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82E6ED" w14:textId="77777777" w:rsidR="00092544" w:rsidRPr="008C7844" w:rsidRDefault="00092544" w:rsidP="00C128E3">
      <w:pPr>
        <w:spacing w:after="0" w:line="240" w:lineRule="auto"/>
        <w:jc w:val="left"/>
      </w:pPr>
      <w:r>
        <w:rPr>
          <w:noProof/>
          <w:lang w:val="fr-FR" w:eastAsia="fr-FR"/>
        </w:rPr>
        <mc:AlternateContent>
          <mc:Choice Requires="wpg">
            <w:drawing>
              <wp:anchor distT="0" distB="0" distL="114300" distR="114300" simplePos="0" relativeHeight="251659264" behindDoc="0" locked="0" layoutInCell="1" allowOverlap="1" wp14:anchorId="558BC9A7" wp14:editId="6EC3F1B8">
                <wp:simplePos x="0" y="0"/>
                <wp:positionH relativeFrom="margin">
                  <wp:posOffset>-371475</wp:posOffset>
                </wp:positionH>
                <wp:positionV relativeFrom="paragraph">
                  <wp:posOffset>-476250</wp:posOffset>
                </wp:positionV>
                <wp:extent cx="6530340" cy="9392285"/>
                <wp:effectExtent l="0" t="0" r="381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53" cy="880791"/>
                          </a:xfrm>
                          <a:prstGeom prst="rect">
                            <a:avLst/>
                          </a:prstGeom>
                          <a:solidFill>
                            <a:srgbClr val="F1EACA"/>
                          </a:solidFill>
                          <a:ln w="6350">
                            <a:noFill/>
                          </a:ln>
                        </wps:spPr>
                        <wps:txbx>
                          <w:txbxContent>
                            <w:p w14:paraId="1ED56BED" w14:textId="6C26C1B1" w:rsidR="009E40BB" w:rsidRPr="00A275C8" w:rsidRDefault="009E40BB" w:rsidP="00092544">
                              <w:pPr>
                                <w:rPr>
                                  <w:b/>
                                </w:rPr>
                              </w:pPr>
                              <w:r>
                                <w:rPr>
                                  <w:b/>
                                </w:rPr>
                                <w:t>S-131</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DD11D8A"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9E40BB" w:rsidRPr="002B2AC3" w:rsidRDefault="009E40BB"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9E40BB" w:rsidRPr="002B2AC3" w:rsidRDefault="009E40BB"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7E77AD52" w14:textId="28F898A0" w:rsidR="009E40BB" w:rsidRDefault="009E40BB"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Marine Harbour Infrastructure (MHI) Product Specification</w:t>
                              </w:r>
                            </w:p>
                            <w:p w14:paraId="50412CE2"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6F63AAF2"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5DA205BE" w14:textId="79824CB2" w:rsidR="009E40BB" w:rsidRPr="00FD27EE" w:rsidRDefault="009E40BB"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ins w:id="0" w:author="Raphael Malyankar" w:date="2022-08-20T22:05:00Z">
                                <w:r>
                                  <w:rPr>
                                    <w:rFonts w:ascii="Arial" w:hAnsi="Arial" w:cs="HelveticaNeueLT Std Med"/>
                                    <w:b/>
                                    <w:color w:val="00004C"/>
                                    <w:sz w:val="28"/>
                                    <w:szCs w:val="28"/>
                                  </w:rPr>
                                  <w:t>0</w:t>
                                </w:r>
                              </w:ins>
                              <w:r w:rsidRPr="00194C42">
                                <w:rPr>
                                  <w:rFonts w:ascii="Arial" w:hAnsi="Arial" w:cs="HelveticaNeueLT Std Med"/>
                                  <w:b/>
                                  <w:color w:val="00004C"/>
                                  <w:sz w:val="28"/>
                                  <w:szCs w:val="28"/>
                                </w:rPr>
                                <w:t>.0</w:t>
                              </w:r>
                              <w:r>
                                <w:rPr>
                                  <w:rFonts w:ascii="Arial" w:hAnsi="Arial" w:cs="HelveticaNeueLT Std Med"/>
                                  <w:b/>
                                  <w:color w:val="00004C"/>
                                  <w:sz w:val="28"/>
                                  <w:szCs w:val="28"/>
                                </w:rPr>
                                <w:t>.</w:t>
                              </w:r>
                              <w:ins w:id="1" w:author="Raphael Malyankar" w:date="2022-09-06T20:17:00Z">
                                <w:r>
                                  <w:rPr>
                                    <w:rFonts w:ascii="Arial" w:hAnsi="Arial" w:cs="HelveticaNeueLT Std Med"/>
                                    <w:b/>
                                    <w:color w:val="00004C"/>
                                    <w:sz w:val="28"/>
                                    <w:szCs w:val="28"/>
                                  </w:rPr>
                                  <w:t>2022</w:t>
                                </w:r>
                              </w:ins>
                              <w:ins w:id="2" w:author="Raphael Malyankar" w:date="2022-11-15T00:02:00Z">
                                <w:r>
                                  <w:rPr>
                                    <w:rFonts w:ascii="Arial" w:hAnsi="Arial" w:cs="HelveticaNeueLT Std Med"/>
                                    <w:b/>
                                    <w:color w:val="00004C"/>
                                    <w:sz w:val="28"/>
                                    <w:szCs w:val="28"/>
                                  </w:rPr>
                                  <w:t>1</w:t>
                                </w:r>
                              </w:ins>
                              <w:ins w:id="3" w:author="Raphael Malyankar" w:date="2023-01-10T14:07:00Z">
                                <w:r>
                                  <w:rPr>
                                    <w:rFonts w:ascii="Arial" w:hAnsi="Arial" w:cs="HelveticaNeueLT Std Med"/>
                                    <w:b/>
                                    <w:color w:val="00004C"/>
                                    <w:sz w:val="28"/>
                                    <w:szCs w:val="28"/>
                                  </w:rPr>
                                  <w:t>231</w:t>
                                </w:r>
                              </w:ins>
                              <w:ins w:id="4" w:author="Raphael Malyankar" w:date="2022-09-06T20:17:00Z">
                                <w:r w:rsidRPr="00194C42">
                                  <w:rPr>
                                    <w:rFonts w:ascii="Arial" w:hAnsi="Arial" w:cs="HelveticaNeueLT Std Med"/>
                                    <w:b/>
                                    <w:color w:val="00004C"/>
                                    <w:sz w:val="28"/>
                                    <w:szCs w:val="28"/>
                                  </w:rPr>
                                  <w:t xml:space="preserve"> </w:t>
                                </w:r>
                              </w:ins>
                              <w:r w:rsidRPr="00194C42">
                                <w:rPr>
                                  <w:rFonts w:ascii="Arial" w:hAnsi="Arial" w:cs="HelveticaNeueLT Std Med"/>
                                  <w:b/>
                                  <w:color w:val="00004C"/>
                                  <w:sz w:val="28"/>
                                  <w:szCs w:val="28"/>
                                </w:rPr>
                                <w:t xml:space="preserve">– </w:t>
                              </w:r>
                              <w:ins w:id="5" w:author="Raphael Malyankar" w:date="2023-01-10T14:07:00Z">
                                <w:r>
                                  <w:rPr>
                                    <w:rFonts w:ascii="Arial" w:hAnsi="Arial" w:cs="HelveticaNeueLT Std Med"/>
                                    <w:b/>
                                    <w:color w:val="FF0000"/>
                                    <w:sz w:val="28"/>
                                    <w:szCs w:val="28"/>
                                  </w:rPr>
                                  <w:t>Dece</w:t>
                                </w:r>
                              </w:ins>
                              <w:ins w:id="6" w:author="Raphael Malyankar" w:date="2023-01-10T14:08:00Z">
                                <w:r>
                                  <w:rPr>
                                    <w:rFonts w:ascii="Arial" w:hAnsi="Arial" w:cs="HelveticaNeueLT Std Med"/>
                                    <w:b/>
                                    <w:color w:val="FF0000"/>
                                    <w:sz w:val="28"/>
                                    <w:szCs w:val="28"/>
                                  </w:rPr>
                                  <w:t>mber</w:t>
                                </w:r>
                              </w:ins>
                              <w:ins w:id="7" w:author="Raphael Malyankar" w:date="2022-11-20T21:51:00Z">
                                <w:r w:rsidRPr="00194C42">
                                  <w:rPr>
                                    <w:rFonts w:ascii="Arial" w:hAnsi="Arial" w:cs="HelveticaNeueLT Std Med"/>
                                    <w:b/>
                                    <w:color w:val="00004C"/>
                                    <w:sz w:val="28"/>
                                    <w:szCs w:val="28"/>
                                  </w:rPr>
                                  <w:t xml:space="preserve"> </w:t>
                                </w:r>
                              </w:ins>
                              <w:r w:rsidRPr="00194C42">
                                <w:rPr>
                                  <w:rFonts w:ascii="Arial" w:hAnsi="Arial" w:cs="HelveticaNeueLT Std Med"/>
                                  <w:b/>
                                  <w:color w:val="00004C"/>
                                  <w:sz w:val="28"/>
                                  <w:szCs w:val="28"/>
                                </w:rPr>
                                <w:t>20</w:t>
                              </w:r>
                              <w:r w:rsidRPr="000E796C">
                                <w:rPr>
                                  <w:rFonts w:ascii="Arial" w:hAnsi="Arial" w:cs="HelveticaNeueLT Std Med"/>
                                  <w:b/>
                                  <w:color w:val="00004C"/>
                                  <w:sz w:val="28"/>
                                  <w:szCs w:val="28"/>
                                </w:rPr>
                                <w:t>2</w:t>
                              </w:r>
                              <w:r>
                                <w:rPr>
                                  <w:rFonts w:ascii="Arial" w:hAnsi="Arial" w:cs="HelveticaNeueLT Std Med"/>
                                  <w:b/>
                                  <w:color w:val="00004C"/>
                                  <w:sz w:val="28"/>
                                  <w:szCs w:val="28"/>
                                </w:rPr>
                                <w:t>2</w:t>
                              </w:r>
                            </w:p>
                            <w:p w14:paraId="2BC31F5E"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77972EB7"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7DE80CF3" w14:textId="77777777" w:rsidR="009E40BB" w:rsidRPr="00FD27EE" w:rsidRDefault="009E40BB" w:rsidP="00092544">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558BC9A7" id="Groep 11" o:spid="_x0000_s1026" style="position:absolute;margin-left:-29.25pt;margin-top:-37.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">
                <v:shapetype id="_x0000_t202" coordsize="21600,21600" o:spt="202" path="m,l,21600r21600,l21600,xe">
                  <v:stroke joinstyle="miter"/>
                  <v:path gradientshapeok="t" o:connecttype="rect"/>
                </v:shapetype>
                <v:shape id="Tekstvak 2" o:spid="_x0000_s1027" type="#_x0000_t202" style="position:absolute;left:9348;width:7055;height:880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1ED56BED" w14:textId="6C26C1B1" w:rsidR="009E40BB" w:rsidRPr="00A275C8" w:rsidRDefault="009E40BB" w:rsidP="00092544">
                        <w:pPr>
                          <w:rPr>
                            <w:b/>
                          </w:rPr>
                        </w:pPr>
                        <w:r>
                          <w:rPr>
                            <w:b/>
                          </w:rPr>
                          <w:t>S-131</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5"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">
                  <v:imagedata r:id="rId16"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">
                  <v:imagedata r:id="rId17"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DD11D8A"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1A671EC3"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0113DA56" w14:textId="77777777" w:rsidR="009E40BB" w:rsidRPr="002B2AC3" w:rsidRDefault="009E40BB"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1ABD142" w14:textId="77777777" w:rsidR="009E40BB" w:rsidRPr="002B2AC3" w:rsidRDefault="009E40BB" w:rsidP="00092544">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6787BDC6"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D88306A"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4CB64A65"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0850D026" w14:textId="77777777" w:rsidR="009E40BB" w:rsidRPr="002B2AC3" w:rsidRDefault="009E40BB" w:rsidP="00092544">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7E77AD52" w14:textId="28F898A0" w:rsidR="009E40BB" w:rsidRDefault="009E40BB" w:rsidP="00092544">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IHO Marine Harbour Infrastructure (MHI) Product Specification</w:t>
                        </w:r>
                      </w:p>
                      <w:p w14:paraId="50412CE2"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6F63AAF2"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5DA205BE" w14:textId="79824CB2" w:rsidR="009E40BB" w:rsidRPr="00FD27EE" w:rsidRDefault="009E40BB" w:rsidP="00092544">
                        <w:pPr>
                          <w:pStyle w:val="Basisalinea"/>
                          <w:suppressAutoHyphens/>
                          <w:spacing w:line="240" w:lineRule="auto"/>
                          <w:rPr>
                            <w:rFonts w:ascii="Arial" w:hAnsi="Arial" w:cs="HelveticaNeueLT Std Med"/>
                            <w:b/>
                            <w:color w:val="00004C"/>
                            <w:sz w:val="28"/>
                            <w:szCs w:val="28"/>
                          </w:rPr>
                        </w:pPr>
                        <w:r w:rsidRPr="00194C42">
                          <w:rPr>
                            <w:rFonts w:ascii="Arial" w:hAnsi="Arial" w:cs="HelveticaNeueLT Std Med"/>
                            <w:b/>
                            <w:color w:val="00004C"/>
                            <w:sz w:val="28"/>
                            <w:szCs w:val="28"/>
                          </w:rPr>
                          <w:t xml:space="preserve">Edition </w:t>
                        </w:r>
                        <w:r>
                          <w:rPr>
                            <w:rFonts w:ascii="Arial" w:hAnsi="Arial" w:cs="HelveticaNeueLT Std Med"/>
                            <w:b/>
                            <w:color w:val="00004C"/>
                            <w:sz w:val="28"/>
                            <w:szCs w:val="28"/>
                          </w:rPr>
                          <w:t>1</w:t>
                        </w:r>
                        <w:r w:rsidRPr="00194C42">
                          <w:rPr>
                            <w:rFonts w:ascii="Arial" w:hAnsi="Arial" w:cs="HelveticaNeueLT Std Med"/>
                            <w:b/>
                            <w:color w:val="00004C"/>
                            <w:sz w:val="28"/>
                            <w:szCs w:val="28"/>
                          </w:rPr>
                          <w:t>.</w:t>
                        </w:r>
                        <w:ins w:id="8" w:author="Raphael Malyankar" w:date="2022-08-20T22:05:00Z">
                          <w:r>
                            <w:rPr>
                              <w:rFonts w:ascii="Arial" w:hAnsi="Arial" w:cs="HelveticaNeueLT Std Med"/>
                              <w:b/>
                              <w:color w:val="00004C"/>
                              <w:sz w:val="28"/>
                              <w:szCs w:val="28"/>
                            </w:rPr>
                            <w:t>0</w:t>
                          </w:r>
                        </w:ins>
                        <w:r w:rsidRPr="00194C42">
                          <w:rPr>
                            <w:rFonts w:ascii="Arial" w:hAnsi="Arial" w:cs="HelveticaNeueLT Std Med"/>
                            <w:b/>
                            <w:color w:val="00004C"/>
                            <w:sz w:val="28"/>
                            <w:szCs w:val="28"/>
                          </w:rPr>
                          <w:t>.0</w:t>
                        </w:r>
                        <w:r>
                          <w:rPr>
                            <w:rFonts w:ascii="Arial" w:hAnsi="Arial" w:cs="HelveticaNeueLT Std Med"/>
                            <w:b/>
                            <w:color w:val="00004C"/>
                            <w:sz w:val="28"/>
                            <w:szCs w:val="28"/>
                          </w:rPr>
                          <w:t>.</w:t>
                        </w:r>
                        <w:ins w:id="9" w:author="Raphael Malyankar" w:date="2022-09-06T20:17:00Z">
                          <w:r>
                            <w:rPr>
                              <w:rFonts w:ascii="Arial" w:hAnsi="Arial" w:cs="HelveticaNeueLT Std Med"/>
                              <w:b/>
                              <w:color w:val="00004C"/>
                              <w:sz w:val="28"/>
                              <w:szCs w:val="28"/>
                            </w:rPr>
                            <w:t>2022</w:t>
                          </w:r>
                        </w:ins>
                        <w:ins w:id="10" w:author="Raphael Malyankar" w:date="2022-11-15T00:02:00Z">
                          <w:r>
                            <w:rPr>
                              <w:rFonts w:ascii="Arial" w:hAnsi="Arial" w:cs="HelveticaNeueLT Std Med"/>
                              <w:b/>
                              <w:color w:val="00004C"/>
                              <w:sz w:val="28"/>
                              <w:szCs w:val="28"/>
                            </w:rPr>
                            <w:t>1</w:t>
                          </w:r>
                        </w:ins>
                        <w:ins w:id="11" w:author="Raphael Malyankar" w:date="2023-01-10T14:07:00Z">
                          <w:r>
                            <w:rPr>
                              <w:rFonts w:ascii="Arial" w:hAnsi="Arial" w:cs="HelveticaNeueLT Std Med"/>
                              <w:b/>
                              <w:color w:val="00004C"/>
                              <w:sz w:val="28"/>
                              <w:szCs w:val="28"/>
                            </w:rPr>
                            <w:t>231</w:t>
                          </w:r>
                        </w:ins>
                        <w:ins w:id="12" w:author="Raphael Malyankar" w:date="2022-09-06T20:17:00Z">
                          <w:r w:rsidRPr="00194C42">
                            <w:rPr>
                              <w:rFonts w:ascii="Arial" w:hAnsi="Arial" w:cs="HelveticaNeueLT Std Med"/>
                              <w:b/>
                              <w:color w:val="00004C"/>
                              <w:sz w:val="28"/>
                              <w:szCs w:val="28"/>
                            </w:rPr>
                            <w:t xml:space="preserve"> </w:t>
                          </w:r>
                        </w:ins>
                        <w:r w:rsidRPr="00194C42">
                          <w:rPr>
                            <w:rFonts w:ascii="Arial" w:hAnsi="Arial" w:cs="HelveticaNeueLT Std Med"/>
                            <w:b/>
                            <w:color w:val="00004C"/>
                            <w:sz w:val="28"/>
                            <w:szCs w:val="28"/>
                          </w:rPr>
                          <w:t xml:space="preserve">– </w:t>
                        </w:r>
                        <w:ins w:id="13" w:author="Raphael Malyankar" w:date="2023-01-10T14:07:00Z">
                          <w:r>
                            <w:rPr>
                              <w:rFonts w:ascii="Arial" w:hAnsi="Arial" w:cs="HelveticaNeueLT Std Med"/>
                              <w:b/>
                              <w:color w:val="FF0000"/>
                              <w:sz w:val="28"/>
                              <w:szCs w:val="28"/>
                            </w:rPr>
                            <w:t>Dece</w:t>
                          </w:r>
                        </w:ins>
                        <w:ins w:id="14" w:author="Raphael Malyankar" w:date="2023-01-10T14:08:00Z">
                          <w:r>
                            <w:rPr>
                              <w:rFonts w:ascii="Arial" w:hAnsi="Arial" w:cs="HelveticaNeueLT Std Med"/>
                              <w:b/>
                              <w:color w:val="FF0000"/>
                              <w:sz w:val="28"/>
                              <w:szCs w:val="28"/>
                            </w:rPr>
                            <w:t>mber</w:t>
                          </w:r>
                        </w:ins>
                        <w:ins w:id="15" w:author="Raphael Malyankar" w:date="2022-11-20T21:51:00Z">
                          <w:r w:rsidRPr="00194C42">
                            <w:rPr>
                              <w:rFonts w:ascii="Arial" w:hAnsi="Arial" w:cs="HelveticaNeueLT Std Med"/>
                              <w:b/>
                              <w:color w:val="00004C"/>
                              <w:sz w:val="28"/>
                              <w:szCs w:val="28"/>
                            </w:rPr>
                            <w:t xml:space="preserve"> </w:t>
                          </w:r>
                        </w:ins>
                        <w:r w:rsidRPr="00194C42">
                          <w:rPr>
                            <w:rFonts w:ascii="Arial" w:hAnsi="Arial" w:cs="HelveticaNeueLT Std Med"/>
                            <w:b/>
                            <w:color w:val="00004C"/>
                            <w:sz w:val="28"/>
                            <w:szCs w:val="28"/>
                          </w:rPr>
                          <w:t>20</w:t>
                        </w:r>
                        <w:r w:rsidRPr="000E796C">
                          <w:rPr>
                            <w:rFonts w:ascii="Arial" w:hAnsi="Arial" w:cs="HelveticaNeueLT Std Med"/>
                            <w:b/>
                            <w:color w:val="00004C"/>
                            <w:sz w:val="28"/>
                            <w:szCs w:val="28"/>
                          </w:rPr>
                          <w:t>2</w:t>
                        </w:r>
                        <w:r>
                          <w:rPr>
                            <w:rFonts w:ascii="Arial" w:hAnsi="Arial" w:cs="HelveticaNeueLT Std Med"/>
                            <w:b/>
                            <w:color w:val="00004C"/>
                            <w:sz w:val="28"/>
                            <w:szCs w:val="28"/>
                          </w:rPr>
                          <w:t>2</w:t>
                        </w:r>
                      </w:p>
                      <w:p w14:paraId="2BC31F5E"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77972EB7" w14:textId="77777777" w:rsidR="009E40BB" w:rsidRDefault="009E40BB" w:rsidP="00092544">
                        <w:pPr>
                          <w:pStyle w:val="Basisalinea"/>
                          <w:suppressAutoHyphens/>
                          <w:spacing w:line="240" w:lineRule="auto"/>
                          <w:rPr>
                            <w:rFonts w:ascii="Arial" w:hAnsi="Arial" w:cs="HelveticaNeueLT Std Med"/>
                            <w:b/>
                            <w:color w:val="00004C"/>
                            <w:sz w:val="56"/>
                            <w:szCs w:val="56"/>
                          </w:rPr>
                        </w:pPr>
                      </w:p>
                      <w:p w14:paraId="7DE80CF3" w14:textId="77777777" w:rsidR="009E40BB" w:rsidRPr="00FD27EE" w:rsidRDefault="009E40BB" w:rsidP="00092544">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8C7844">
        <w:tab/>
        <w:t xml:space="preserve"> </w:t>
      </w:r>
    </w:p>
    <w:p w14:paraId="22E20FFB" w14:textId="77777777" w:rsidR="00092544" w:rsidRPr="008C7844" w:rsidRDefault="00092544" w:rsidP="00C128E3">
      <w:pPr>
        <w:spacing w:after="160" w:line="240" w:lineRule="auto"/>
        <w:jc w:val="left"/>
      </w:pPr>
      <w:r w:rsidRPr="008C7844">
        <w:br w:type="page"/>
      </w:r>
    </w:p>
    <w:p w14:paraId="630AB18C" w14:textId="28AB4A3D" w:rsidR="00BD1032" w:rsidRDefault="00BD1032" w:rsidP="00C128E3">
      <w:pPr>
        <w:spacing w:after="160" w:line="240" w:lineRule="auto"/>
        <w:jc w:val="left"/>
        <w:rPr>
          <w:color w:val="0000FF"/>
          <w:sz w:val="24"/>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788"/>
      </w:tblGrid>
      <w:tr w:rsidR="00BD1032" w:rsidRPr="00DC6E9A" w14:paraId="3FEBD2ED" w14:textId="77777777" w:rsidTr="007C6390">
        <w:tc>
          <w:tcPr>
            <w:tcW w:w="9253" w:type="dxa"/>
            <w:tcBorders>
              <w:top w:val="single" w:sz="4" w:space="0" w:color="000000"/>
            </w:tcBorders>
          </w:tcPr>
          <w:p w14:paraId="0E6E7E31" w14:textId="5E4C1AC1" w:rsidR="00BD1032" w:rsidRPr="002F4B80" w:rsidRDefault="00BD1032" w:rsidP="00C128E3">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AU"/>
              </w:rPr>
            </w:pPr>
            <w:r w:rsidRPr="002F4B80">
              <w:rPr>
                <w:rFonts w:ascii="Helvetica" w:hAnsi="Helvetica" w:cs="Helvetica"/>
                <w:sz w:val="22"/>
                <w:szCs w:val="22"/>
                <w:lang w:val="en-AU"/>
              </w:rPr>
              <w:t xml:space="preserve">© </w:t>
            </w:r>
            <w:r w:rsidRPr="002F4B80">
              <w:rPr>
                <w:rFonts w:ascii="Helvetica" w:hAnsi="Helvetica"/>
                <w:sz w:val="22"/>
                <w:szCs w:val="22"/>
                <w:lang w:val="en-AU"/>
              </w:rPr>
              <w:t>Copyright International Hydrographic Organization 20</w:t>
            </w:r>
            <w:r w:rsidR="00500A50">
              <w:rPr>
                <w:rFonts w:ascii="Helvetica" w:hAnsi="Helvetica"/>
                <w:sz w:val="22"/>
                <w:szCs w:val="22"/>
                <w:lang w:val="en-AU"/>
              </w:rPr>
              <w:t>22</w:t>
            </w:r>
          </w:p>
        </w:tc>
      </w:tr>
      <w:tr w:rsidR="00BD1032" w:rsidRPr="00DC6E9A" w14:paraId="23F5DA83" w14:textId="77777777" w:rsidTr="007C6390">
        <w:tc>
          <w:tcPr>
            <w:tcW w:w="9253" w:type="dxa"/>
          </w:tcPr>
          <w:p w14:paraId="5507B69F" w14:textId="3B5D613E" w:rsidR="00BD1032" w:rsidRPr="004E17D6"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work is copyright. Apart from any use permitted in accordance with the </w:t>
            </w:r>
            <w:hyperlink r:id="rId18" w:history="1">
              <w:r w:rsidRPr="002F4B80">
                <w:rPr>
                  <w:color w:val="auto"/>
                  <w:sz w:val="20"/>
                  <w:szCs w:val="20"/>
                  <w:lang w:val="en-AU"/>
                </w:rPr>
                <w:t>Berne Convention for the Protection of Literary and Artistic Works</w:t>
              </w:r>
            </w:hyperlink>
            <w:r w:rsidRPr="002F4B80">
              <w:rPr>
                <w:color w:val="auto"/>
                <w:sz w:val="20"/>
                <w:szCs w:val="20"/>
                <w:lang w:val="en-AU"/>
              </w:rPr>
              <w:t xml:space="preserve"> (1886), and except in the circumstances</w:t>
            </w:r>
            <w:r w:rsidRPr="007F6DC7">
              <w:rPr>
                <w:color w:val="auto"/>
                <w:sz w:val="20"/>
                <w:szCs w:val="20"/>
                <w:lang w:val="en-AU"/>
              </w:rPr>
              <w:t xml:space="preserve"> described below, no part may be translated, reproduced by any process, adapted, communicated or commercially exploited without prior written permission from the International Hydrographic Organization (IHO). Copyrig</w:t>
            </w:r>
            <w:r w:rsidRPr="004E17D6">
              <w:rPr>
                <w:color w:val="auto"/>
                <w:sz w:val="20"/>
                <w:szCs w:val="20"/>
                <w:lang w:val="en-AU"/>
              </w:rPr>
              <w:t>ht in some of the material in this publication may be owned by another party and permission for the translation and/or reproduction of that material must be obtained from the owner.</w:t>
            </w:r>
          </w:p>
        </w:tc>
      </w:tr>
      <w:tr w:rsidR="00BD1032" w:rsidRPr="00DC6E9A" w14:paraId="2BC46B08" w14:textId="77777777" w:rsidTr="007C6390">
        <w:tc>
          <w:tcPr>
            <w:tcW w:w="9253" w:type="dxa"/>
          </w:tcPr>
          <w:p w14:paraId="29CCAAE2" w14:textId="77777777" w:rsidR="00BD1032" w:rsidRPr="007F6DC7" w:rsidRDefault="00BD1032" w:rsidP="00C128E3">
            <w:pPr>
              <w:pStyle w:val="Default"/>
              <w:spacing w:before="120" w:after="120" w:line="240" w:lineRule="auto"/>
              <w:ind w:left="317" w:right="390"/>
              <w:jc w:val="both"/>
              <w:rPr>
                <w:color w:val="auto"/>
                <w:sz w:val="20"/>
                <w:szCs w:val="20"/>
                <w:lang w:val="en-AU"/>
              </w:rPr>
            </w:pPr>
            <w:r w:rsidRPr="002F4B80">
              <w:rPr>
                <w:color w:val="auto"/>
                <w:sz w:val="20"/>
                <w:szCs w:val="20"/>
                <w:lang w:val="en-AU"/>
              </w:rPr>
              <w:t xml:space="preserve">This document or partial material from this document may be translated, reproduced or distributed for general </w:t>
            </w:r>
            <w:r w:rsidRPr="007F6DC7">
              <w:rPr>
                <w:color w:val="auto"/>
                <w:sz w:val="20"/>
                <w:szCs w:val="20"/>
                <w:lang w:val="en-AU"/>
              </w:rPr>
              <w:t>information, on no more than a cost recovery basis. Copies may not be sold or distributed for profit or gain without prior written agreement of the IHO Secretariat and any other copyright holders.</w:t>
            </w:r>
          </w:p>
        </w:tc>
      </w:tr>
      <w:tr w:rsidR="00BD1032" w:rsidRPr="00DC6E9A" w14:paraId="3831E7DB" w14:textId="77777777" w:rsidTr="007C6390">
        <w:tc>
          <w:tcPr>
            <w:tcW w:w="9253" w:type="dxa"/>
          </w:tcPr>
          <w:p w14:paraId="294ADDF6" w14:textId="77777777" w:rsidR="00BD1032" w:rsidRPr="007F6DC7" w:rsidRDefault="00BD1032" w:rsidP="00C128E3">
            <w:pPr>
              <w:autoSpaceDE w:val="0"/>
              <w:autoSpaceDN w:val="0"/>
              <w:adjustRightInd w:val="0"/>
              <w:spacing w:before="120" w:after="120" w:line="240" w:lineRule="auto"/>
              <w:ind w:left="317" w:right="390"/>
              <w:rPr>
                <w:rFonts w:cs="Arial"/>
                <w:lang w:val="en-AU"/>
              </w:rPr>
            </w:pPr>
            <w:r w:rsidRPr="002F4B80">
              <w:rPr>
                <w:rFonts w:cs="Arial"/>
                <w:lang w:val="en-AU"/>
              </w:rPr>
              <w:t>In the event that this document or partial material from this document is reproduced, translated or distributed under the terms described above, the following statements are to be included:</w:t>
            </w:r>
          </w:p>
        </w:tc>
      </w:tr>
      <w:tr w:rsidR="00BD1032" w:rsidRPr="00DC6E9A" w14:paraId="10646906" w14:textId="77777777" w:rsidTr="007C6390">
        <w:tc>
          <w:tcPr>
            <w:tcW w:w="9253" w:type="dxa"/>
          </w:tcPr>
          <w:p w14:paraId="6D988CF4" w14:textId="77777777" w:rsidR="00BD1032" w:rsidRPr="004E17D6"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“Material from IHO publication [reference to extract: Title, Edition] is reproduced with the permission of the IHO Secreta</w:t>
            </w:r>
            <w:r w:rsidRPr="007F6DC7">
              <w:rPr>
                <w:rFonts w:ascii="Calibri" w:hAnsi="Calibri" w:cs="Arial"/>
                <w:i/>
                <w:lang w:val="en-AU"/>
              </w:rPr>
              <w:t xml:space="preserve">riat (Permission No ……./…) acting for the International Hydrographic Organization (IHO), which does not accept responsibility for the correctness of the material as reproduced: in case of doubt, the IHO’s authentic text </w:t>
            </w:r>
            <w:r w:rsidRPr="004E17D6">
              <w:rPr>
                <w:rFonts w:ascii="Calibri" w:hAnsi="Calibri" w:cs="Arial"/>
                <w:i/>
                <w:lang w:val="en-AU"/>
              </w:rPr>
              <w:t xml:space="preserve">shall prevail.    The incorporation of material sourced from IHO shall not be construed as constituting an endorsement by IHO of this product.” </w:t>
            </w:r>
          </w:p>
        </w:tc>
      </w:tr>
      <w:tr w:rsidR="00BD1032" w:rsidRPr="00DC6E9A" w14:paraId="5F16EAF6" w14:textId="77777777" w:rsidTr="007C6390">
        <w:trPr>
          <w:trHeight w:val="2312"/>
        </w:trPr>
        <w:tc>
          <w:tcPr>
            <w:tcW w:w="9253" w:type="dxa"/>
            <w:tcBorders>
              <w:bottom w:val="single" w:sz="4" w:space="0" w:color="000000"/>
            </w:tcBorders>
          </w:tcPr>
          <w:p w14:paraId="771DD2BC" w14:textId="77777777" w:rsidR="00BD1032" w:rsidRPr="007F6DC7" w:rsidRDefault="00BD1032" w:rsidP="00C128E3">
            <w:pPr>
              <w:autoSpaceDE w:val="0"/>
              <w:autoSpaceDN w:val="0"/>
              <w:adjustRightInd w:val="0"/>
              <w:spacing w:before="120" w:after="120" w:line="240" w:lineRule="auto"/>
              <w:ind w:left="600" w:right="924"/>
              <w:rPr>
                <w:rFonts w:ascii="Calibri" w:hAnsi="Calibri" w:cs="Arial"/>
                <w:i/>
                <w:lang w:val="en-AU"/>
              </w:rPr>
            </w:pPr>
            <w:r w:rsidRPr="002F4B80">
              <w:rPr>
                <w:rFonts w:ascii="Calibri" w:hAnsi="Calibri" w:cs="Arial"/>
                <w:i/>
                <w:lang w:val="en-AU"/>
              </w:rPr>
              <w:t>“This [document/publication] is a translation of IHO [document/publication] [name]. The IHO has not checked this translation and therefore takes n</w:t>
            </w:r>
            <w:r w:rsidRPr="007F6DC7">
              <w:rPr>
                <w:rFonts w:ascii="Calibri" w:hAnsi="Calibri" w:cs="Arial"/>
                <w:i/>
                <w:lang w:val="en-AU"/>
              </w:rPr>
              <w:t>o responsibility for its accuracy. In case of doubt the source version of [name] in [language] should be consulted.”</w:t>
            </w:r>
          </w:p>
          <w:p w14:paraId="4E2A620B" w14:textId="77777777" w:rsidR="00BD1032" w:rsidRPr="00693533" w:rsidRDefault="00BD1032" w:rsidP="00C128E3">
            <w:pPr>
              <w:autoSpaceDE w:val="0"/>
              <w:autoSpaceDN w:val="0"/>
              <w:adjustRightInd w:val="0"/>
              <w:spacing w:before="120" w:after="120" w:line="240" w:lineRule="auto"/>
              <w:ind w:left="366" w:right="924"/>
              <w:rPr>
                <w:rFonts w:cs="Arial"/>
                <w:lang w:val="en-AU"/>
              </w:rPr>
            </w:pPr>
            <w:r w:rsidRPr="004E17D6">
              <w:rPr>
                <w:rFonts w:cs="Arial"/>
                <w:lang w:val="en-AU"/>
              </w:rPr>
              <w:t>The IHO Logo or other identifiers shall not be used in any derived product without prior written permis</w:t>
            </w:r>
            <w:r w:rsidRPr="00693533">
              <w:rPr>
                <w:rFonts w:cs="Arial"/>
                <w:lang w:val="en-AU"/>
              </w:rPr>
              <w:t>sion from the IHO Secretariat.</w:t>
            </w:r>
          </w:p>
          <w:p w14:paraId="4B0021A1" w14:textId="77777777" w:rsidR="00BD1032" w:rsidRPr="00693533" w:rsidRDefault="00BD1032" w:rsidP="00C128E3">
            <w:pPr>
              <w:autoSpaceDE w:val="0"/>
              <w:autoSpaceDN w:val="0"/>
              <w:adjustRightInd w:val="0"/>
              <w:spacing w:before="120" w:after="120" w:line="240" w:lineRule="auto"/>
              <w:ind w:left="600" w:right="924"/>
              <w:rPr>
                <w:rFonts w:cs="Arial"/>
                <w:lang w:val="en-AU"/>
              </w:rPr>
            </w:pPr>
          </w:p>
        </w:tc>
      </w:tr>
    </w:tbl>
    <w:p w14:paraId="2AC471F0" w14:textId="77777777" w:rsidR="00E73EDF" w:rsidRPr="002F4B80" w:rsidRDefault="00E73EDF" w:rsidP="00C128E3">
      <w:pPr>
        <w:pStyle w:val="zzCover"/>
        <w:spacing w:after="0" w:line="240" w:lineRule="auto"/>
        <w:jc w:val="both"/>
        <w:rPr>
          <w:b w:val="0"/>
          <w:color w:val="0000FF"/>
          <w:lang w:val="en-AU"/>
        </w:rPr>
      </w:pPr>
    </w:p>
    <w:p w14:paraId="4F5CD041" w14:textId="36AE26C7" w:rsidR="00BD1032" w:rsidRPr="00BD1032" w:rsidRDefault="00B76E48" w:rsidP="00C128E3">
      <w:pPr>
        <w:spacing w:line="240" w:lineRule="auto"/>
      </w:pPr>
      <w:r>
        <w:br w:type="page"/>
      </w:r>
    </w:p>
    <w:p w14:paraId="648C5DC4" w14:textId="5A92E82B" w:rsidR="00E73EDF" w:rsidRPr="00DF4BBD" w:rsidRDefault="007653F1" w:rsidP="00C128E3">
      <w:pPr>
        <w:pStyle w:val="TOCHeading1"/>
        <w:spacing w:line="240" w:lineRule="auto"/>
        <w:rPr>
          <w:rFonts w:ascii="Arial" w:hAnsi="Arial" w:cs="Arial"/>
          <w:sz w:val="24"/>
          <w:szCs w:val="24"/>
          <w:u w:val="single"/>
        </w:rPr>
      </w:pPr>
      <w:r w:rsidRPr="00224F9F">
        <w:rPr>
          <w:rFonts w:ascii="Arial" w:hAnsi="Arial" w:cs="Arial"/>
          <w:sz w:val="24"/>
          <w:szCs w:val="24"/>
          <w:u w:val="single"/>
        </w:rPr>
        <w:lastRenderedPageBreak/>
        <w:t>Contents</w:t>
      </w:r>
    </w:p>
    <w:p w14:paraId="7EC12C4B" w14:textId="197D1CA2" w:rsidR="00CE16D3" w:rsidRDefault="007653F1">
      <w:pPr>
        <w:pStyle w:val="TOC1"/>
        <w:rPr>
          <w:rFonts w:asciiTheme="minorHAnsi" w:eastAsiaTheme="minorEastAsia" w:hAnsiTheme="minorHAnsi" w:cstheme="minorBidi"/>
          <w:b w:val="0"/>
          <w:noProof/>
          <w:sz w:val="22"/>
          <w:szCs w:val="22"/>
          <w:lang w:val="en-US" w:eastAsia="en-US"/>
        </w:rPr>
      </w:pPr>
      <w:r w:rsidRPr="00AC2B9E">
        <w:rPr>
          <w:rFonts w:cs="Arial"/>
          <w:b w:val="0"/>
        </w:rPr>
        <w:fldChar w:fldCharType="begin"/>
      </w:r>
      <w:r w:rsidRPr="00AC2B9E">
        <w:rPr>
          <w:rFonts w:cs="Arial"/>
          <w:b w:val="0"/>
        </w:rPr>
        <w:instrText xml:space="preserve"> TOC \o "1-3" \h \z \u </w:instrText>
      </w:r>
      <w:r w:rsidRPr="00AC2B9E">
        <w:rPr>
          <w:rFonts w:cs="Arial"/>
          <w:b w:val="0"/>
        </w:rPr>
        <w:fldChar w:fldCharType="separate"/>
      </w:r>
      <w:hyperlink w:anchor="_Toc120228601" w:history="1">
        <w:r w:rsidR="00CE16D3" w:rsidRPr="008E62AB">
          <w:rPr>
            <w:rStyle w:val="Hyperlink"/>
            <w:noProof/>
          </w:rPr>
          <w:t>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Overview</w:t>
        </w:r>
        <w:r w:rsidR="00CE16D3">
          <w:rPr>
            <w:noProof/>
            <w:webHidden/>
          </w:rPr>
          <w:tab/>
        </w:r>
        <w:r w:rsidR="00CE16D3">
          <w:rPr>
            <w:noProof/>
            <w:webHidden/>
          </w:rPr>
          <w:fldChar w:fldCharType="begin"/>
        </w:r>
        <w:r w:rsidR="00CE16D3">
          <w:rPr>
            <w:noProof/>
            <w:webHidden/>
          </w:rPr>
          <w:instrText xml:space="preserve"> PAGEREF _Toc120228601 \h </w:instrText>
        </w:r>
        <w:r w:rsidR="00CE16D3">
          <w:rPr>
            <w:noProof/>
            <w:webHidden/>
          </w:rPr>
        </w:r>
        <w:r w:rsidR="00CE16D3">
          <w:rPr>
            <w:noProof/>
            <w:webHidden/>
          </w:rPr>
          <w:fldChar w:fldCharType="separate"/>
        </w:r>
        <w:r w:rsidR="00CE16D3">
          <w:rPr>
            <w:noProof/>
            <w:webHidden/>
          </w:rPr>
          <w:t>1</w:t>
        </w:r>
        <w:r w:rsidR="00CE16D3">
          <w:rPr>
            <w:noProof/>
            <w:webHidden/>
          </w:rPr>
          <w:fldChar w:fldCharType="end"/>
        </w:r>
      </w:hyperlink>
    </w:p>
    <w:p w14:paraId="53CD2717" w14:textId="1F70772A" w:rsidR="00CE16D3" w:rsidRDefault="009E40BB">
      <w:pPr>
        <w:pStyle w:val="TOC2"/>
        <w:rPr>
          <w:rFonts w:asciiTheme="minorHAnsi" w:eastAsiaTheme="minorEastAsia" w:hAnsiTheme="minorHAnsi" w:cstheme="minorBidi"/>
          <w:b w:val="0"/>
          <w:noProof/>
          <w:sz w:val="22"/>
          <w:szCs w:val="22"/>
          <w:lang w:val="en-US" w:eastAsia="en-US"/>
        </w:rPr>
      </w:pPr>
      <w:hyperlink w:anchor="_Toc120228602" w:history="1">
        <w:r w:rsidR="00CE16D3" w:rsidRPr="008E62AB">
          <w:rPr>
            <w:rStyle w:val="Hyperlink"/>
            <w:noProof/>
          </w:rPr>
          <w:t>1.1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_Toc120228602 \h </w:instrText>
        </w:r>
        <w:r w:rsidR="00CE16D3">
          <w:rPr>
            <w:noProof/>
            <w:webHidden/>
          </w:rPr>
        </w:r>
        <w:r w:rsidR="00CE16D3">
          <w:rPr>
            <w:noProof/>
            <w:webHidden/>
          </w:rPr>
          <w:fldChar w:fldCharType="separate"/>
        </w:r>
        <w:r w:rsidR="00CE16D3">
          <w:rPr>
            <w:noProof/>
            <w:webHidden/>
          </w:rPr>
          <w:t>1</w:t>
        </w:r>
        <w:r w:rsidR="00CE16D3">
          <w:rPr>
            <w:noProof/>
            <w:webHidden/>
          </w:rPr>
          <w:fldChar w:fldCharType="end"/>
        </w:r>
      </w:hyperlink>
    </w:p>
    <w:p w14:paraId="0061824A" w14:textId="732B2562" w:rsidR="00CE16D3" w:rsidRDefault="009E40BB">
      <w:pPr>
        <w:pStyle w:val="TOC2"/>
        <w:rPr>
          <w:rFonts w:asciiTheme="minorHAnsi" w:eastAsiaTheme="minorEastAsia" w:hAnsiTheme="minorHAnsi" w:cstheme="minorBidi"/>
          <w:b w:val="0"/>
          <w:noProof/>
          <w:sz w:val="22"/>
          <w:szCs w:val="22"/>
          <w:lang w:val="en-US" w:eastAsia="en-US"/>
        </w:rPr>
      </w:pPr>
      <w:hyperlink w:anchor="_Toc120228603" w:history="1">
        <w:r w:rsidR="00CE16D3" w:rsidRPr="008E62AB">
          <w:rPr>
            <w:rStyle w:val="Hyperlink"/>
            <w:noProof/>
          </w:rPr>
          <w:t>1.2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Scope</w:t>
        </w:r>
        <w:r w:rsidR="00CE16D3">
          <w:rPr>
            <w:noProof/>
            <w:webHidden/>
          </w:rPr>
          <w:tab/>
        </w:r>
        <w:r w:rsidR="00CE16D3">
          <w:rPr>
            <w:noProof/>
            <w:webHidden/>
          </w:rPr>
          <w:fldChar w:fldCharType="begin"/>
        </w:r>
        <w:r w:rsidR="00CE16D3">
          <w:rPr>
            <w:noProof/>
            <w:webHidden/>
          </w:rPr>
          <w:instrText xml:space="preserve"> PAGEREF _Toc120228603 \h </w:instrText>
        </w:r>
        <w:r w:rsidR="00CE16D3">
          <w:rPr>
            <w:noProof/>
            <w:webHidden/>
          </w:rPr>
        </w:r>
        <w:r w:rsidR="00CE16D3">
          <w:rPr>
            <w:noProof/>
            <w:webHidden/>
          </w:rPr>
          <w:fldChar w:fldCharType="separate"/>
        </w:r>
        <w:r w:rsidR="00CE16D3">
          <w:rPr>
            <w:noProof/>
            <w:webHidden/>
          </w:rPr>
          <w:t>1</w:t>
        </w:r>
        <w:r w:rsidR="00CE16D3">
          <w:rPr>
            <w:noProof/>
            <w:webHidden/>
          </w:rPr>
          <w:fldChar w:fldCharType="end"/>
        </w:r>
      </w:hyperlink>
    </w:p>
    <w:p w14:paraId="37CFF7B2" w14:textId="07F11380" w:rsidR="00CE16D3" w:rsidRDefault="009E40BB">
      <w:pPr>
        <w:pStyle w:val="TOC2"/>
        <w:rPr>
          <w:rFonts w:asciiTheme="minorHAnsi" w:eastAsiaTheme="minorEastAsia" w:hAnsiTheme="minorHAnsi" w:cstheme="minorBidi"/>
          <w:b w:val="0"/>
          <w:noProof/>
          <w:sz w:val="22"/>
          <w:szCs w:val="22"/>
          <w:lang w:val="en-US" w:eastAsia="en-US"/>
        </w:rPr>
      </w:pPr>
      <w:hyperlink w:anchor="_Toc120228604" w:history="1">
        <w:r w:rsidR="00CE16D3" w:rsidRPr="008E62AB">
          <w:rPr>
            <w:rStyle w:val="Hyperlink"/>
            <w:noProof/>
            <w:lang w:eastAsia="en-GB"/>
          </w:rPr>
          <w:t>1.3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GB"/>
          </w:rPr>
          <w:t>References</w:t>
        </w:r>
        <w:r w:rsidR="00CE16D3">
          <w:rPr>
            <w:noProof/>
            <w:webHidden/>
          </w:rPr>
          <w:tab/>
        </w:r>
        <w:r w:rsidR="00CE16D3">
          <w:rPr>
            <w:noProof/>
            <w:webHidden/>
          </w:rPr>
          <w:fldChar w:fldCharType="begin"/>
        </w:r>
        <w:r w:rsidR="00CE16D3">
          <w:rPr>
            <w:noProof/>
            <w:webHidden/>
          </w:rPr>
          <w:instrText xml:space="preserve"> PAGEREF _Toc120228604 \h </w:instrText>
        </w:r>
        <w:r w:rsidR="00CE16D3">
          <w:rPr>
            <w:noProof/>
            <w:webHidden/>
          </w:rPr>
        </w:r>
        <w:r w:rsidR="00CE16D3">
          <w:rPr>
            <w:noProof/>
            <w:webHidden/>
          </w:rPr>
          <w:fldChar w:fldCharType="separate"/>
        </w:r>
        <w:r w:rsidR="00CE16D3">
          <w:rPr>
            <w:noProof/>
            <w:webHidden/>
          </w:rPr>
          <w:t>1</w:t>
        </w:r>
        <w:r w:rsidR="00CE16D3">
          <w:rPr>
            <w:noProof/>
            <w:webHidden/>
          </w:rPr>
          <w:fldChar w:fldCharType="end"/>
        </w:r>
      </w:hyperlink>
    </w:p>
    <w:p w14:paraId="405E44F4" w14:textId="433E4991" w:rsidR="00CE16D3" w:rsidRDefault="009E40BB">
      <w:pPr>
        <w:pStyle w:val="TOC3"/>
        <w:rPr>
          <w:rFonts w:asciiTheme="minorHAnsi" w:eastAsiaTheme="minorEastAsia" w:hAnsiTheme="minorHAnsi" w:cstheme="minorBidi"/>
          <w:b w:val="0"/>
          <w:noProof/>
          <w:sz w:val="22"/>
          <w:szCs w:val="22"/>
          <w:lang w:val="en-US" w:eastAsia="en-US"/>
        </w:rPr>
      </w:pPr>
      <w:hyperlink w:anchor="_Toc120228605" w:history="1">
        <w:r w:rsidR="00CE16D3" w:rsidRPr="008E62AB">
          <w:rPr>
            <w:rStyle w:val="Hyperlink"/>
            <w:noProof/>
            <w:lang w:eastAsia="en-GB"/>
          </w:rPr>
          <w:t>1.3.1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GB"/>
          </w:rPr>
          <w:t>Normative</w:t>
        </w:r>
        <w:r w:rsidR="00CE16D3">
          <w:rPr>
            <w:noProof/>
            <w:webHidden/>
          </w:rPr>
          <w:tab/>
        </w:r>
        <w:r w:rsidR="00CE16D3">
          <w:rPr>
            <w:noProof/>
            <w:webHidden/>
          </w:rPr>
          <w:fldChar w:fldCharType="begin"/>
        </w:r>
        <w:r w:rsidR="00CE16D3">
          <w:rPr>
            <w:noProof/>
            <w:webHidden/>
          </w:rPr>
          <w:instrText xml:space="preserve"> PAGEREF _Toc120228605 \h </w:instrText>
        </w:r>
        <w:r w:rsidR="00CE16D3">
          <w:rPr>
            <w:noProof/>
            <w:webHidden/>
          </w:rPr>
        </w:r>
        <w:r w:rsidR="00CE16D3">
          <w:rPr>
            <w:noProof/>
            <w:webHidden/>
          </w:rPr>
          <w:fldChar w:fldCharType="separate"/>
        </w:r>
        <w:r w:rsidR="00CE16D3">
          <w:rPr>
            <w:noProof/>
            <w:webHidden/>
          </w:rPr>
          <w:t>1</w:t>
        </w:r>
        <w:r w:rsidR="00CE16D3">
          <w:rPr>
            <w:noProof/>
            <w:webHidden/>
          </w:rPr>
          <w:fldChar w:fldCharType="end"/>
        </w:r>
      </w:hyperlink>
    </w:p>
    <w:p w14:paraId="7B880BF8" w14:textId="2DBE8144" w:rsidR="00CE16D3" w:rsidRDefault="009E40BB">
      <w:pPr>
        <w:pStyle w:val="TOC3"/>
        <w:rPr>
          <w:rFonts w:asciiTheme="minorHAnsi" w:eastAsiaTheme="minorEastAsia" w:hAnsiTheme="minorHAnsi" w:cstheme="minorBidi"/>
          <w:b w:val="0"/>
          <w:noProof/>
          <w:sz w:val="22"/>
          <w:szCs w:val="22"/>
          <w:lang w:val="en-US" w:eastAsia="en-US"/>
        </w:rPr>
      </w:pPr>
      <w:hyperlink w:anchor="_Toc120228606" w:history="1">
        <w:r w:rsidR="00CE16D3" w:rsidRPr="008E62AB">
          <w:rPr>
            <w:rStyle w:val="Hyperlink"/>
            <w:noProof/>
            <w:lang w:val="en-AU" w:eastAsia="en-GB"/>
          </w:rPr>
          <w:t>1.3.2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AU" w:eastAsia="en-GB"/>
          </w:rPr>
          <w:t>Informative</w:t>
        </w:r>
        <w:r w:rsidR="00CE16D3">
          <w:rPr>
            <w:noProof/>
            <w:webHidden/>
          </w:rPr>
          <w:tab/>
        </w:r>
        <w:r w:rsidR="00CE16D3">
          <w:rPr>
            <w:noProof/>
            <w:webHidden/>
          </w:rPr>
          <w:fldChar w:fldCharType="begin"/>
        </w:r>
        <w:r w:rsidR="00CE16D3">
          <w:rPr>
            <w:noProof/>
            <w:webHidden/>
          </w:rPr>
          <w:instrText xml:space="preserve"> PAGEREF _Toc120228606 \h </w:instrText>
        </w:r>
        <w:r w:rsidR="00CE16D3">
          <w:rPr>
            <w:noProof/>
            <w:webHidden/>
          </w:rPr>
        </w:r>
        <w:r w:rsidR="00CE16D3">
          <w:rPr>
            <w:noProof/>
            <w:webHidden/>
          </w:rPr>
          <w:fldChar w:fldCharType="separate"/>
        </w:r>
        <w:r w:rsidR="00CE16D3">
          <w:rPr>
            <w:noProof/>
            <w:webHidden/>
          </w:rPr>
          <w:t>1</w:t>
        </w:r>
        <w:r w:rsidR="00CE16D3">
          <w:rPr>
            <w:noProof/>
            <w:webHidden/>
          </w:rPr>
          <w:fldChar w:fldCharType="end"/>
        </w:r>
      </w:hyperlink>
    </w:p>
    <w:p w14:paraId="2D40264D" w14:textId="3023255D" w:rsidR="00CE16D3" w:rsidRDefault="009E40BB">
      <w:pPr>
        <w:pStyle w:val="TOC2"/>
        <w:rPr>
          <w:rFonts w:asciiTheme="minorHAnsi" w:eastAsiaTheme="minorEastAsia" w:hAnsiTheme="minorHAnsi" w:cstheme="minorBidi"/>
          <w:b w:val="0"/>
          <w:noProof/>
          <w:sz w:val="22"/>
          <w:szCs w:val="22"/>
          <w:lang w:val="en-US" w:eastAsia="en-US"/>
        </w:rPr>
      </w:pPr>
      <w:hyperlink w:anchor="_Toc120228607" w:history="1">
        <w:r w:rsidR="00CE16D3" w:rsidRPr="008E62AB">
          <w:rPr>
            <w:rStyle w:val="Hyperlink"/>
            <w:noProof/>
          </w:rPr>
          <w:t>1.4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Terms, definitions and abbreviations</w:t>
        </w:r>
        <w:r w:rsidR="00CE16D3">
          <w:rPr>
            <w:noProof/>
            <w:webHidden/>
          </w:rPr>
          <w:tab/>
        </w:r>
        <w:r w:rsidR="00CE16D3">
          <w:rPr>
            <w:noProof/>
            <w:webHidden/>
          </w:rPr>
          <w:fldChar w:fldCharType="begin"/>
        </w:r>
        <w:r w:rsidR="00CE16D3">
          <w:rPr>
            <w:noProof/>
            <w:webHidden/>
          </w:rPr>
          <w:instrText xml:space="preserve"> PAGEREF _Toc120228607 \h </w:instrText>
        </w:r>
        <w:r w:rsidR="00CE16D3">
          <w:rPr>
            <w:noProof/>
            <w:webHidden/>
          </w:rPr>
        </w:r>
        <w:r w:rsidR="00CE16D3">
          <w:rPr>
            <w:noProof/>
            <w:webHidden/>
          </w:rPr>
          <w:fldChar w:fldCharType="separate"/>
        </w:r>
        <w:r w:rsidR="00CE16D3">
          <w:rPr>
            <w:noProof/>
            <w:webHidden/>
          </w:rPr>
          <w:t>2</w:t>
        </w:r>
        <w:r w:rsidR="00CE16D3">
          <w:rPr>
            <w:noProof/>
            <w:webHidden/>
          </w:rPr>
          <w:fldChar w:fldCharType="end"/>
        </w:r>
      </w:hyperlink>
    </w:p>
    <w:p w14:paraId="110A1F88" w14:textId="198D8E01" w:rsidR="00CE16D3" w:rsidRDefault="009E40BB">
      <w:pPr>
        <w:pStyle w:val="TOC3"/>
        <w:rPr>
          <w:rFonts w:asciiTheme="minorHAnsi" w:eastAsiaTheme="minorEastAsia" w:hAnsiTheme="minorHAnsi" w:cstheme="minorBidi"/>
          <w:b w:val="0"/>
          <w:noProof/>
          <w:sz w:val="22"/>
          <w:szCs w:val="22"/>
          <w:lang w:val="en-US" w:eastAsia="en-US"/>
        </w:rPr>
      </w:pPr>
      <w:hyperlink w:anchor="_Toc120228608" w:history="1">
        <w:r w:rsidR="00CE16D3" w:rsidRPr="008E62AB">
          <w:rPr>
            <w:rStyle w:val="Hyperlink"/>
            <w:noProof/>
          </w:rPr>
          <w:t>1.4.1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Use of language</w:t>
        </w:r>
        <w:r w:rsidR="00CE16D3">
          <w:rPr>
            <w:noProof/>
            <w:webHidden/>
          </w:rPr>
          <w:tab/>
        </w:r>
        <w:r w:rsidR="00CE16D3">
          <w:rPr>
            <w:noProof/>
            <w:webHidden/>
          </w:rPr>
          <w:fldChar w:fldCharType="begin"/>
        </w:r>
        <w:r w:rsidR="00CE16D3">
          <w:rPr>
            <w:noProof/>
            <w:webHidden/>
          </w:rPr>
          <w:instrText xml:space="preserve"> PAGEREF _Toc120228608 \h </w:instrText>
        </w:r>
        <w:r w:rsidR="00CE16D3">
          <w:rPr>
            <w:noProof/>
            <w:webHidden/>
          </w:rPr>
        </w:r>
        <w:r w:rsidR="00CE16D3">
          <w:rPr>
            <w:noProof/>
            <w:webHidden/>
          </w:rPr>
          <w:fldChar w:fldCharType="separate"/>
        </w:r>
        <w:r w:rsidR="00CE16D3">
          <w:rPr>
            <w:noProof/>
            <w:webHidden/>
          </w:rPr>
          <w:t>2</w:t>
        </w:r>
        <w:r w:rsidR="00CE16D3">
          <w:rPr>
            <w:noProof/>
            <w:webHidden/>
          </w:rPr>
          <w:fldChar w:fldCharType="end"/>
        </w:r>
      </w:hyperlink>
    </w:p>
    <w:p w14:paraId="4C6869CA" w14:textId="49AF3BE0" w:rsidR="00CE16D3" w:rsidRDefault="009E40BB">
      <w:pPr>
        <w:pStyle w:val="TOC3"/>
        <w:rPr>
          <w:rFonts w:asciiTheme="minorHAnsi" w:eastAsiaTheme="minorEastAsia" w:hAnsiTheme="minorHAnsi" w:cstheme="minorBidi"/>
          <w:b w:val="0"/>
          <w:noProof/>
          <w:sz w:val="22"/>
          <w:szCs w:val="22"/>
          <w:lang w:val="en-US" w:eastAsia="en-US"/>
        </w:rPr>
      </w:pPr>
      <w:hyperlink w:anchor="_Toc120228609" w:history="1">
        <w:r w:rsidR="00CE16D3" w:rsidRPr="008E62AB">
          <w:rPr>
            <w:rStyle w:val="Hyperlink"/>
            <w:noProof/>
          </w:rPr>
          <w:t>1.4.2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Terms and definitions</w:t>
        </w:r>
        <w:r w:rsidR="00CE16D3">
          <w:rPr>
            <w:noProof/>
            <w:webHidden/>
          </w:rPr>
          <w:tab/>
        </w:r>
        <w:r w:rsidR="00CE16D3">
          <w:rPr>
            <w:noProof/>
            <w:webHidden/>
          </w:rPr>
          <w:fldChar w:fldCharType="begin"/>
        </w:r>
        <w:r w:rsidR="00CE16D3">
          <w:rPr>
            <w:noProof/>
            <w:webHidden/>
          </w:rPr>
          <w:instrText xml:space="preserve"> PAGEREF _Toc120228609 \h </w:instrText>
        </w:r>
        <w:r w:rsidR="00CE16D3">
          <w:rPr>
            <w:noProof/>
            <w:webHidden/>
          </w:rPr>
        </w:r>
        <w:r w:rsidR="00CE16D3">
          <w:rPr>
            <w:noProof/>
            <w:webHidden/>
          </w:rPr>
          <w:fldChar w:fldCharType="separate"/>
        </w:r>
        <w:r w:rsidR="00CE16D3">
          <w:rPr>
            <w:noProof/>
            <w:webHidden/>
          </w:rPr>
          <w:t>2</w:t>
        </w:r>
        <w:r w:rsidR="00CE16D3">
          <w:rPr>
            <w:noProof/>
            <w:webHidden/>
          </w:rPr>
          <w:fldChar w:fldCharType="end"/>
        </w:r>
      </w:hyperlink>
    </w:p>
    <w:p w14:paraId="5CAF4BDD" w14:textId="6E849B15" w:rsidR="00CE16D3" w:rsidRDefault="009E40BB">
      <w:pPr>
        <w:pStyle w:val="TOC3"/>
        <w:rPr>
          <w:rFonts w:asciiTheme="minorHAnsi" w:eastAsiaTheme="minorEastAsia" w:hAnsiTheme="minorHAnsi" w:cstheme="minorBidi"/>
          <w:b w:val="0"/>
          <w:noProof/>
          <w:sz w:val="22"/>
          <w:szCs w:val="22"/>
          <w:lang w:val="en-US" w:eastAsia="en-US"/>
        </w:rPr>
      </w:pPr>
      <w:hyperlink w:anchor="_Toc120228610" w:history="1">
        <w:r w:rsidR="00CE16D3" w:rsidRPr="008E62AB">
          <w:rPr>
            <w:rStyle w:val="Hyperlink"/>
            <w:noProof/>
          </w:rPr>
          <w:t>1.4.3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Abbreviations</w:t>
        </w:r>
        <w:r w:rsidR="00CE16D3">
          <w:rPr>
            <w:noProof/>
            <w:webHidden/>
          </w:rPr>
          <w:tab/>
        </w:r>
        <w:r w:rsidR="00CE16D3">
          <w:rPr>
            <w:noProof/>
            <w:webHidden/>
          </w:rPr>
          <w:fldChar w:fldCharType="begin"/>
        </w:r>
        <w:r w:rsidR="00CE16D3">
          <w:rPr>
            <w:noProof/>
            <w:webHidden/>
          </w:rPr>
          <w:instrText xml:space="preserve"> PAGEREF _Toc120228610 \h </w:instrText>
        </w:r>
        <w:r w:rsidR="00CE16D3">
          <w:rPr>
            <w:noProof/>
            <w:webHidden/>
          </w:rPr>
        </w:r>
        <w:r w:rsidR="00CE16D3">
          <w:rPr>
            <w:noProof/>
            <w:webHidden/>
          </w:rPr>
          <w:fldChar w:fldCharType="separate"/>
        </w:r>
        <w:r w:rsidR="00CE16D3">
          <w:rPr>
            <w:noProof/>
            <w:webHidden/>
          </w:rPr>
          <w:t>6</w:t>
        </w:r>
        <w:r w:rsidR="00CE16D3">
          <w:rPr>
            <w:noProof/>
            <w:webHidden/>
          </w:rPr>
          <w:fldChar w:fldCharType="end"/>
        </w:r>
      </w:hyperlink>
    </w:p>
    <w:p w14:paraId="4BFE4330" w14:textId="58A1693B" w:rsidR="00CE16D3" w:rsidRDefault="009E40BB">
      <w:pPr>
        <w:pStyle w:val="TOC2"/>
        <w:rPr>
          <w:rFonts w:asciiTheme="minorHAnsi" w:eastAsiaTheme="minorEastAsia" w:hAnsiTheme="minorHAnsi" w:cstheme="minorBidi"/>
          <w:b w:val="0"/>
          <w:noProof/>
          <w:sz w:val="22"/>
          <w:szCs w:val="22"/>
          <w:lang w:val="en-US" w:eastAsia="en-US"/>
        </w:rPr>
      </w:pPr>
      <w:hyperlink w:anchor="_Toc120228611" w:history="1">
        <w:r w:rsidR="00CE16D3" w:rsidRPr="008E62AB">
          <w:rPr>
            <w:rStyle w:val="Hyperlink"/>
            <w:noProof/>
          </w:rPr>
          <w:t>1.5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General data product description</w:t>
        </w:r>
        <w:r w:rsidR="00CE16D3">
          <w:rPr>
            <w:noProof/>
            <w:webHidden/>
          </w:rPr>
          <w:tab/>
        </w:r>
        <w:r w:rsidR="00CE16D3">
          <w:rPr>
            <w:noProof/>
            <w:webHidden/>
          </w:rPr>
          <w:fldChar w:fldCharType="begin"/>
        </w:r>
        <w:r w:rsidR="00CE16D3">
          <w:rPr>
            <w:noProof/>
            <w:webHidden/>
          </w:rPr>
          <w:instrText xml:space="preserve"> PAGEREF _Toc120228611 \h </w:instrText>
        </w:r>
        <w:r w:rsidR="00CE16D3">
          <w:rPr>
            <w:noProof/>
            <w:webHidden/>
          </w:rPr>
        </w:r>
        <w:r w:rsidR="00CE16D3">
          <w:rPr>
            <w:noProof/>
            <w:webHidden/>
          </w:rPr>
          <w:fldChar w:fldCharType="separate"/>
        </w:r>
        <w:r w:rsidR="00CE16D3">
          <w:rPr>
            <w:noProof/>
            <w:webHidden/>
          </w:rPr>
          <w:t>7</w:t>
        </w:r>
        <w:r w:rsidR="00CE16D3">
          <w:rPr>
            <w:noProof/>
            <w:webHidden/>
          </w:rPr>
          <w:fldChar w:fldCharType="end"/>
        </w:r>
      </w:hyperlink>
    </w:p>
    <w:p w14:paraId="74646379" w14:textId="2344C1D4" w:rsidR="00CE16D3" w:rsidRDefault="009E40BB">
      <w:pPr>
        <w:pStyle w:val="TOC2"/>
        <w:rPr>
          <w:rFonts w:asciiTheme="minorHAnsi" w:eastAsiaTheme="minorEastAsia" w:hAnsiTheme="minorHAnsi" w:cstheme="minorBidi"/>
          <w:b w:val="0"/>
          <w:noProof/>
          <w:sz w:val="22"/>
          <w:szCs w:val="22"/>
          <w:lang w:val="en-US" w:eastAsia="en-US"/>
        </w:rPr>
      </w:pPr>
      <w:hyperlink w:anchor="_Toc120228612" w:history="1">
        <w:r w:rsidR="00CE16D3" w:rsidRPr="008E62AB">
          <w:rPr>
            <w:rStyle w:val="Hyperlink"/>
            <w:noProof/>
          </w:rPr>
          <w:t>1.6</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Product Specification metadata</w:t>
        </w:r>
        <w:r w:rsidR="00CE16D3">
          <w:rPr>
            <w:noProof/>
            <w:webHidden/>
          </w:rPr>
          <w:tab/>
        </w:r>
        <w:r w:rsidR="00CE16D3">
          <w:rPr>
            <w:noProof/>
            <w:webHidden/>
          </w:rPr>
          <w:fldChar w:fldCharType="begin"/>
        </w:r>
        <w:r w:rsidR="00CE16D3">
          <w:rPr>
            <w:noProof/>
            <w:webHidden/>
          </w:rPr>
          <w:instrText xml:space="preserve"> PAGEREF _Toc120228612 \h </w:instrText>
        </w:r>
        <w:r w:rsidR="00CE16D3">
          <w:rPr>
            <w:noProof/>
            <w:webHidden/>
          </w:rPr>
        </w:r>
        <w:r w:rsidR="00CE16D3">
          <w:rPr>
            <w:noProof/>
            <w:webHidden/>
          </w:rPr>
          <w:fldChar w:fldCharType="separate"/>
        </w:r>
        <w:r w:rsidR="00CE16D3">
          <w:rPr>
            <w:noProof/>
            <w:webHidden/>
          </w:rPr>
          <w:t>8</w:t>
        </w:r>
        <w:r w:rsidR="00CE16D3">
          <w:rPr>
            <w:noProof/>
            <w:webHidden/>
          </w:rPr>
          <w:fldChar w:fldCharType="end"/>
        </w:r>
      </w:hyperlink>
    </w:p>
    <w:p w14:paraId="4A490D65" w14:textId="394687B1" w:rsidR="00CE16D3" w:rsidRDefault="009E40BB">
      <w:pPr>
        <w:pStyle w:val="TOC2"/>
        <w:rPr>
          <w:rFonts w:asciiTheme="minorHAnsi" w:eastAsiaTheme="minorEastAsia" w:hAnsiTheme="minorHAnsi" w:cstheme="minorBidi"/>
          <w:b w:val="0"/>
          <w:noProof/>
          <w:sz w:val="22"/>
          <w:szCs w:val="22"/>
          <w:lang w:val="en-US" w:eastAsia="en-US"/>
        </w:rPr>
      </w:pPr>
      <w:hyperlink w:anchor="_Toc120228613" w:history="1">
        <w:r w:rsidR="00CE16D3" w:rsidRPr="008E62AB">
          <w:rPr>
            <w:rStyle w:val="Hyperlink"/>
            <w:noProof/>
            <w:lang w:val="en-US" w:eastAsia="en-US"/>
          </w:rPr>
          <w:t>1.7</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US" w:eastAsia="en-US"/>
          </w:rPr>
          <w:t>IHO Product Specification maintenance</w:t>
        </w:r>
        <w:r w:rsidR="00CE16D3">
          <w:rPr>
            <w:noProof/>
            <w:webHidden/>
          </w:rPr>
          <w:tab/>
        </w:r>
        <w:r w:rsidR="00CE16D3">
          <w:rPr>
            <w:noProof/>
            <w:webHidden/>
          </w:rPr>
          <w:fldChar w:fldCharType="begin"/>
        </w:r>
        <w:r w:rsidR="00CE16D3">
          <w:rPr>
            <w:noProof/>
            <w:webHidden/>
          </w:rPr>
          <w:instrText xml:space="preserve"> PAGEREF _Toc120228613 \h </w:instrText>
        </w:r>
        <w:r w:rsidR="00CE16D3">
          <w:rPr>
            <w:noProof/>
            <w:webHidden/>
          </w:rPr>
        </w:r>
        <w:r w:rsidR="00CE16D3">
          <w:rPr>
            <w:noProof/>
            <w:webHidden/>
          </w:rPr>
          <w:fldChar w:fldCharType="separate"/>
        </w:r>
        <w:r w:rsidR="00CE16D3">
          <w:rPr>
            <w:noProof/>
            <w:webHidden/>
          </w:rPr>
          <w:t>8</w:t>
        </w:r>
        <w:r w:rsidR="00CE16D3">
          <w:rPr>
            <w:noProof/>
            <w:webHidden/>
          </w:rPr>
          <w:fldChar w:fldCharType="end"/>
        </w:r>
      </w:hyperlink>
    </w:p>
    <w:p w14:paraId="6F93C005" w14:textId="01322EE7" w:rsidR="00CE16D3" w:rsidRDefault="009E40BB">
      <w:pPr>
        <w:pStyle w:val="TOC3"/>
        <w:rPr>
          <w:rFonts w:asciiTheme="minorHAnsi" w:eastAsiaTheme="minorEastAsia" w:hAnsiTheme="minorHAnsi" w:cstheme="minorBidi"/>
          <w:b w:val="0"/>
          <w:noProof/>
          <w:sz w:val="22"/>
          <w:szCs w:val="22"/>
          <w:lang w:val="en-US" w:eastAsia="en-US"/>
        </w:rPr>
      </w:pPr>
      <w:hyperlink w:anchor="_Toc120228614" w:history="1">
        <w:r w:rsidR="00CE16D3" w:rsidRPr="008E62AB">
          <w:rPr>
            <w:rStyle w:val="Hyperlink"/>
            <w:noProof/>
            <w:lang w:val="en-US" w:eastAsia="en-US"/>
          </w:rPr>
          <w:t>1.7.1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US" w:eastAsia="en-US"/>
          </w:rPr>
          <w:t>Introduction</w:t>
        </w:r>
        <w:r w:rsidR="00CE16D3">
          <w:rPr>
            <w:noProof/>
            <w:webHidden/>
          </w:rPr>
          <w:tab/>
        </w:r>
        <w:r w:rsidR="00CE16D3">
          <w:rPr>
            <w:noProof/>
            <w:webHidden/>
          </w:rPr>
          <w:fldChar w:fldCharType="begin"/>
        </w:r>
        <w:r w:rsidR="00CE16D3">
          <w:rPr>
            <w:noProof/>
            <w:webHidden/>
          </w:rPr>
          <w:instrText xml:space="preserve"> PAGEREF _Toc120228614 \h </w:instrText>
        </w:r>
        <w:r w:rsidR="00CE16D3">
          <w:rPr>
            <w:noProof/>
            <w:webHidden/>
          </w:rPr>
        </w:r>
        <w:r w:rsidR="00CE16D3">
          <w:rPr>
            <w:noProof/>
            <w:webHidden/>
          </w:rPr>
          <w:fldChar w:fldCharType="separate"/>
        </w:r>
        <w:r w:rsidR="00CE16D3">
          <w:rPr>
            <w:noProof/>
            <w:webHidden/>
          </w:rPr>
          <w:t>8</w:t>
        </w:r>
        <w:r w:rsidR="00CE16D3">
          <w:rPr>
            <w:noProof/>
            <w:webHidden/>
          </w:rPr>
          <w:fldChar w:fldCharType="end"/>
        </w:r>
      </w:hyperlink>
    </w:p>
    <w:p w14:paraId="123A61FA" w14:textId="02821F01" w:rsidR="00CE16D3" w:rsidRDefault="009E40BB">
      <w:pPr>
        <w:pStyle w:val="TOC3"/>
        <w:rPr>
          <w:rFonts w:asciiTheme="minorHAnsi" w:eastAsiaTheme="minorEastAsia" w:hAnsiTheme="minorHAnsi" w:cstheme="minorBidi"/>
          <w:b w:val="0"/>
          <w:noProof/>
          <w:sz w:val="22"/>
          <w:szCs w:val="22"/>
          <w:lang w:val="en-US" w:eastAsia="en-US"/>
        </w:rPr>
      </w:pPr>
      <w:hyperlink w:anchor="_Toc120228615" w:history="1">
        <w:r w:rsidR="00CE16D3" w:rsidRPr="008E62AB">
          <w:rPr>
            <w:rStyle w:val="Hyperlink"/>
            <w:noProof/>
            <w:lang w:val="en-US" w:eastAsia="en-US"/>
          </w:rPr>
          <w:t>1.7.2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US" w:eastAsia="en-US"/>
          </w:rPr>
          <w:t>New Edition</w:t>
        </w:r>
        <w:r w:rsidR="00CE16D3">
          <w:rPr>
            <w:noProof/>
            <w:webHidden/>
          </w:rPr>
          <w:tab/>
        </w:r>
        <w:r w:rsidR="00CE16D3">
          <w:rPr>
            <w:noProof/>
            <w:webHidden/>
          </w:rPr>
          <w:fldChar w:fldCharType="begin"/>
        </w:r>
        <w:r w:rsidR="00CE16D3">
          <w:rPr>
            <w:noProof/>
            <w:webHidden/>
          </w:rPr>
          <w:instrText xml:space="preserve"> PAGEREF _Toc120228615 \h </w:instrText>
        </w:r>
        <w:r w:rsidR="00CE16D3">
          <w:rPr>
            <w:noProof/>
            <w:webHidden/>
          </w:rPr>
        </w:r>
        <w:r w:rsidR="00CE16D3">
          <w:rPr>
            <w:noProof/>
            <w:webHidden/>
          </w:rPr>
          <w:fldChar w:fldCharType="separate"/>
        </w:r>
        <w:r w:rsidR="00CE16D3">
          <w:rPr>
            <w:noProof/>
            <w:webHidden/>
          </w:rPr>
          <w:t>8</w:t>
        </w:r>
        <w:r w:rsidR="00CE16D3">
          <w:rPr>
            <w:noProof/>
            <w:webHidden/>
          </w:rPr>
          <w:fldChar w:fldCharType="end"/>
        </w:r>
      </w:hyperlink>
    </w:p>
    <w:p w14:paraId="64CD657F" w14:textId="3800DD94" w:rsidR="00CE16D3" w:rsidRDefault="009E40BB">
      <w:pPr>
        <w:pStyle w:val="TOC3"/>
        <w:rPr>
          <w:rFonts w:asciiTheme="minorHAnsi" w:eastAsiaTheme="minorEastAsia" w:hAnsiTheme="minorHAnsi" w:cstheme="minorBidi"/>
          <w:b w:val="0"/>
          <w:noProof/>
          <w:sz w:val="22"/>
          <w:szCs w:val="22"/>
          <w:lang w:val="en-US" w:eastAsia="en-US"/>
        </w:rPr>
      </w:pPr>
      <w:hyperlink w:anchor="_Toc120228616" w:history="1">
        <w:r w:rsidR="00CE16D3" w:rsidRPr="008E62AB">
          <w:rPr>
            <w:rStyle w:val="Hyperlink"/>
            <w:noProof/>
            <w:lang w:val="en-US" w:eastAsia="en-US"/>
          </w:rPr>
          <w:t>1.7.3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US" w:eastAsia="en-US"/>
          </w:rPr>
          <w:t>Revision</w:t>
        </w:r>
        <w:r w:rsidR="00CE16D3">
          <w:rPr>
            <w:noProof/>
            <w:webHidden/>
          </w:rPr>
          <w:tab/>
        </w:r>
        <w:r w:rsidR="00CE16D3">
          <w:rPr>
            <w:noProof/>
            <w:webHidden/>
          </w:rPr>
          <w:fldChar w:fldCharType="begin"/>
        </w:r>
        <w:r w:rsidR="00CE16D3">
          <w:rPr>
            <w:noProof/>
            <w:webHidden/>
          </w:rPr>
          <w:instrText xml:space="preserve"> PAGEREF _Toc120228616 \h </w:instrText>
        </w:r>
        <w:r w:rsidR="00CE16D3">
          <w:rPr>
            <w:noProof/>
            <w:webHidden/>
          </w:rPr>
        </w:r>
        <w:r w:rsidR="00CE16D3">
          <w:rPr>
            <w:noProof/>
            <w:webHidden/>
          </w:rPr>
          <w:fldChar w:fldCharType="separate"/>
        </w:r>
        <w:r w:rsidR="00CE16D3">
          <w:rPr>
            <w:noProof/>
            <w:webHidden/>
          </w:rPr>
          <w:t>8</w:t>
        </w:r>
        <w:r w:rsidR="00CE16D3">
          <w:rPr>
            <w:noProof/>
            <w:webHidden/>
          </w:rPr>
          <w:fldChar w:fldCharType="end"/>
        </w:r>
      </w:hyperlink>
    </w:p>
    <w:p w14:paraId="36BBA363" w14:textId="37A2D836" w:rsidR="00CE16D3" w:rsidRDefault="009E40BB">
      <w:pPr>
        <w:pStyle w:val="TOC3"/>
        <w:rPr>
          <w:rFonts w:asciiTheme="minorHAnsi" w:eastAsiaTheme="minorEastAsia" w:hAnsiTheme="minorHAnsi" w:cstheme="minorBidi"/>
          <w:b w:val="0"/>
          <w:noProof/>
          <w:sz w:val="22"/>
          <w:szCs w:val="22"/>
          <w:lang w:val="en-US" w:eastAsia="en-US"/>
        </w:rPr>
      </w:pPr>
      <w:hyperlink w:anchor="_Toc120228617" w:history="1">
        <w:r w:rsidR="00CE16D3" w:rsidRPr="008E62AB">
          <w:rPr>
            <w:rStyle w:val="Hyperlink"/>
            <w:noProof/>
            <w:lang w:val="en-US" w:eastAsia="en-US"/>
          </w:rPr>
          <w:t>1.7.4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US" w:eastAsia="en-US"/>
          </w:rPr>
          <w:t>Clarification</w:t>
        </w:r>
        <w:r w:rsidR="00CE16D3">
          <w:rPr>
            <w:noProof/>
            <w:webHidden/>
          </w:rPr>
          <w:tab/>
        </w:r>
        <w:r w:rsidR="00CE16D3">
          <w:rPr>
            <w:noProof/>
            <w:webHidden/>
          </w:rPr>
          <w:fldChar w:fldCharType="begin"/>
        </w:r>
        <w:r w:rsidR="00CE16D3">
          <w:rPr>
            <w:noProof/>
            <w:webHidden/>
          </w:rPr>
          <w:instrText xml:space="preserve"> PAGEREF _Toc120228617 \h </w:instrText>
        </w:r>
        <w:r w:rsidR="00CE16D3">
          <w:rPr>
            <w:noProof/>
            <w:webHidden/>
          </w:rPr>
        </w:r>
        <w:r w:rsidR="00CE16D3">
          <w:rPr>
            <w:noProof/>
            <w:webHidden/>
          </w:rPr>
          <w:fldChar w:fldCharType="separate"/>
        </w:r>
        <w:r w:rsidR="00CE16D3">
          <w:rPr>
            <w:noProof/>
            <w:webHidden/>
          </w:rPr>
          <w:t>9</w:t>
        </w:r>
        <w:r w:rsidR="00CE16D3">
          <w:rPr>
            <w:noProof/>
            <w:webHidden/>
          </w:rPr>
          <w:fldChar w:fldCharType="end"/>
        </w:r>
      </w:hyperlink>
    </w:p>
    <w:p w14:paraId="5777D62B" w14:textId="6BABF80D" w:rsidR="00CE16D3" w:rsidRDefault="009E40BB">
      <w:pPr>
        <w:pStyle w:val="TOC3"/>
        <w:rPr>
          <w:rFonts w:asciiTheme="minorHAnsi" w:eastAsiaTheme="minorEastAsia" w:hAnsiTheme="minorHAnsi" w:cstheme="minorBidi"/>
          <w:b w:val="0"/>
          <w:noProof/>
          <w:sz w:val="22"/>
          <w:szCs w:val="22"/>
          <w:lang w:val="en-US" w:eastAsia="en-US"/>
        </w:rPr>
      </w:pPr>
      <w:hyperlink w:anchor="_Toc120228618" w:history="1">
        <w:r w:rsidR="00CE16D3" w:rsidRPr="008E62AB">
          <w:rPr>
            <w:rStyle w:val="Hyperlink"/>
            <w:noProof/>
          </w:rPr>
          <w:t>1.7.5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Version numbers</w:t>
        </w:r>
        <w:r w:rsidR="00CE16D3">
          <w:rPr>
            <w:noProof/>
            <w:webHidden/>
          </w:rPr>
          <w:tab/>
        </w:r>
        <w:r w:rsidR="00CE16D3">
          <w:rPr>
            <w:noProof/>
            <w:webHidden/>
          </w:rPr>
          <w:fldChar w:fldCharType="begin"/>
        </w:r>
        <w:r w:rsidR="00CE16D3">
          <w:rPr>
            <w:noProof/>
            <w:webHidden/>
          </w:rPr>
          <w:instrText xml:space="preserve"> PAGEREF _Toc120228618 \h </w:instrText>
        </w:r>
        <w:r w:rsidR="00CE16D3">
          <w:rPr>
            <w:noProof/>
            <w:webHidden/>
          </w:rPr>
        </w:r>
        <w:r w:rsidR="00CE16D3">
          <w:rPr>
            <w:noProof/>
            <w:webHidden/>
          </w:rPr>
          <w:fldChar w:fldCharType="separate"/>
        </w:r>
        <w:r w:rsidR="00CE16D3">
          <w:rPr>
            <w:noProof/>
            <w:webHidden/>
          </w:rPr>
          <w:t>9</w:t>
        </w:r>
        <w:r w:rsidR="00CE16D3">
          <w:rPr>
            <w:noProof/>
            <w:webHidden/>
          </w:rPr>
          <w:fldChar w:fldCharType="end"/>
        </w:r>
      </w:hyperlink>
    </w:p>
    <w:p w14:paraId="2B601B38" w14:textId="06BB3E24" w:rsidR="00CE16D3" w:rsidRDefault="009E40BB">
      <w:pPr>
        <w:pStyle w:val="TOC1"/>
        <w:rPr>
          <w:rFonts w:asciiTheme="minorHAnsi" w:eastAsiaTheme="minorEastAsia" w:hAnsiTheme="minorHAnsi" w:cstheme="minorBidi"/>
          <w:b w:val="0"/>
          <w:noProof/>
          <w:sz w:val="22"/>
          <w:szCs w:val="22"/>
          <w:lang w:val="en-US" w:eastAsia="en-US"/>
        </w:rPr>
      </w:pPr>
      <w:hyperlink w:anchor="_Toc120228619" w:history="1">
        <w:r w:rsidR="00CE16D3" w:rsidRPr="008E62AB">
          <w:rPr>
            <w:rStyle w:val="Hyperlink"/>
            <w:noProof/>
          </w:rPr>
          <w:t>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Specification Scope</w:t>
        </w:r>
        <w:r w:rsidR="00CE16D3">
          <w:rPr>
            <w:noProof/>
            <w:webHidden/>
          </w:rPr>
          <w:tab/>
        </w:r>
        <w:r w:rsidR="00CE16D3">
          <w:rPr>
            <w:noProof/>
            <w:webHidden/>
          </w:rPr>
          <w:fldChar w:fldCharType="begin"/>
        </w:r>
        <w:r w:rsidR="00CE16D3">
          <w:rPr>
            <w:noProof/>
            <w:webHidden/>
          </w:rPr>
          <w:instrText xml:space="preserve"> PAGEREF _Toc120228619 \h </w:instrText>
        </w:r>
        <w:r w:rsidR="00CE16D3">
          <w:rPr>
            <w:noProof/>
            <w:webHidden/>
          </w:rPr>
        </w:r>
        <w:r w:rsidR="00CE16D3">
          <w:rPr>
            <w:noProof/>
            <w:webHidden/>
          </w:rPr>
          <w:fldChar w:fldCharType="separate"/>
        </w:r>
        <w:r w:rsidR="00CE16D3">
          <w:rPr>
            <w:noProof/>
            <w:webHidden/>
          </w:rPr>
          <w:t>9</w:t>
        </w:r>
        <w:r w:rsidR="00CE16D3">
          <w:rPr>
            <w:noProof/>
            <w:webHidden/>
          </w:rPr>
          <w:fldChar w:fldCharType="end"/>
        </w:r>
      </w:hyperlink>
    </w:p>
    <w:p w14:paraId="210106E4" w14:textId="295DB16E" w:rsidR="00CE16D3" w:rsidRDefault="009E40BB">
      <w:pPr>
        <w:pStyle w:val="TOC1"/>
        <w:rPr>
          <w:rFonts w:asciiTheme="minorHAnsi" w:eastAsiaTheme="minorEastAsia" w:hAnsiTheme="minorHAnsi" w:cstheme="minorBidi"/>
          <w:b w:val="0"/>
          <w:noProof/>
          <w:sz w:val="22"/>
          <w:szCs w:val="22"/>
          <w:lang w:val="en-US" w:eastAsia="en-US"/>
        </w:rPr>
      </w:pPr>
      <w:hyperlink w:anchor="_Toc120228620" w:history="1">
        <w:r w:rsidR="00CE16D3" w:rsidRPr="008E62AB">
          <w:rPr>
            <w:rStyle w:val="Hyperlink"/>
            <w:noProof/>
          </w:rPr>
          <w:t>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Dataset Identification</w:t>
        </w:r>
        <w:r w:rsidR="00CE16D3">
          <w:rPr>
            <w:noProof/>
            <w:webHidden/>
          </w:rPr>
          <w:tab/>
        </w:r>
        <w:r w:rsidR="00CE16D3">
          <w:rPr>
            <w:noProof/>
            <w:webHidden/>
          </w:rPr>
          <w:fldChar w:fldCharType="begin"/>
        </w:r>
        <w:r w:rsidR="00CE16D3">
          <w:rPr>
            <w:noProof/>
            <w:webHidden/>
          </w:rPr>
          <w:instrText xml:space="preserve"> PAGEREF _Toc120228620 \h </w:instrText>
        </w:r>
        <w:r w:rsidR="00CE16D3">
          <w:rPr>
            <w:noProof/>
            <w:webHidden/>
          </w:rPr>
        </w:r>
        <w:r w:rsidR="00CE16D3">
          <w:rPr>
            <w:noProof/>
            <w:webHidden/>
          </w:rPr>
          <w:fldChar w:fldCharType="separate"/>
        </w:r>
        <w:r w:rsidR="00CE16D3">
          <w:rPr>
            <w:noProof/>
            <w:webHidden/>
          </w:rPr>
          <w:t>9</w:t>
        </w:r>
        <w:r w:rsidR="00CE16D3">
          <w:rPr>
            <w:noProof/>
            <w:webHidden/>
          </w:rPr>
          <w:fldChar w:fldCharType="end"/>
        </w:r>
      </w:hyperlink>
    </w:p>
    <w:p w14:paraId="3F72209C" w14:textId="17CBDD85" w:rsidR="00CE16D3" w:rsidRDefault="009E40BB">
      <w:pPr>
        <w:pStyle w:val="TOC1"/>
        <w:rPr>
          <w:rFonts w:asciiTheme="minorHAnsi" w:eastAsiaTheme="minorEastAsia" w:hAnsiTheme="minorHAnsi" w:cstheme="minorBidi"/>
          <w:b w:val="0"/>
          <w:noProof/>
          <w:sz w:val="22"/>
          <w:szCs w:val="22"/>
          <w:lang w:val="en-US" w:eastAsia="en-US"/>
        </w:rPr>
      </w:pPr>
      <w:hyperlink w:anchor="_Toc120228621" w:history="1">
        <w:r w:rsidR="00CE16D3" w:rsidRPr="008E62AB">
          <w:rPr>
            <w:rStyle w:val="Hyperlink"/>
            <w:noProof/>
          </w:rPr>
          <w:t>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Content and Structure</w:t>
        </w:r>
        <w:r w:rsidR="00CE16D3">
          <w:rPr>
            <w:noProof/>
            <w:webHidden/>
          </w:rPr>
          <w:tab/>
        </w:r>
        <w:r w:rsidR="00CE16D3">
          <w:rPr>
            <w:noProof/>
            <w:webHidden/>
          </w:rPr>
          <w:fldChar w:fldCharType="begin"/>
        </w:r>
        <w:r w:rsidR="00CE16D3">
          <w:rPr>
            <w:noProof/>
            <w:webHidden/>
          </w:rPr>
          <w:instrText xml:space="preserve"> PAGEREF _Toc120228621 \h </w:instrText>
        </w:r>
        <w:r w:rsidR="00CE16D3">
          <w:rPr>
            <w:noProof/>
            <w:webHidden/>
          </w:rPr>
        </w:r>
        <w:r w:rsidR="00CE16D3">
          <w:rPr>
            <w:noProof/>
            <w:webHidden/>
          </w:rPr>
          <w:fldChar w:fldCharType="separate"/>
        </w:r>
        <w:r w:rsidR="00CE16D3">
          <w:rPr>
            <w:noProof/>
            <w:webHidden/>
          </w:rPr>
          <w:t>10</w:t>
        </w:r>
        <w:r w:rsidR="00CE16D3">
          <w:rPr>
            <w:noProof/>
            <w:webHidden/>
          </w:rPr>
          <w:fldChar w:fldCharType="end"/>
        </w:r>
      </w:hyperlink>
    </w:p>
    <w:p w14:paraId="1859DAF7" w14:textId="64B7BA48" w:rsidR="00CE16D3" w:rsidRDefault="009E40BB">
      <w:pPr>
        <w:pStyle w:val="TOC2"/>
        <w:rPr>
          <w:rFonts w:asciiTheme="minorHAnsi" w:eastAsiaTheme="minorEastAsia" w:hAnsiTheme="minorHAnsi" w:cstheme="minorBidi"/>
          <w:b w:val="0"/>
          <w:noProof/>
          <w:sz w:val="22"/>
          <w:szCs w:val="22"/>
          <w:lang w:val="en-US" w:eastAsia="en-US"/>
        </w:rPr>
      </w:pPr>
      <w:hyperlink w:anchor="_Toc120228622" w:history="1">
        <w:r w:rsidR="00CE16D3" w:rsidRPr="008E62AB">
          <w:rPr>
            <w:rStyle w:val="Hyperlink"/>
            <w:noProof/>
          </w:rPr>
          <w:t>4.1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_Toc120228622 \h </w:instrText>
        </w:r>
        <w:r w:rsidR="00CE16D3">
          <w:rPr>
            <w:noProof/>
            <w:webHidden/>
          </w:rPr>
        </w:r>
        <w:r w:rsidR="00CE16D3">
          <w:rPr>
            <w:noProof/>
            <w:webHidden/>
          </w:rPr>
          <w:fldChar w:fldCharType="separate"/>
        </w:r>
        <w:r w:rsidR="00CE16D3">
          <w:rPr>
            <w:noProof/>
            <w:webHidden/>
          </w:rPr>
          <w:t>10</w:t>
        </w:r>
        <w:r w:rsidR="00CE16D3">
          <w:rPr>
            <w:noProof/>
            <w:webHidden/>
          </w:rPr>
          <w:fldChar w:fldCharType="end"/>
        </w:r>
      </w:hyperlink>
    </w:p>
    <w:p w14:paraId="4A31E47C" w14:textId="330FD16F" w:rsidR="00CE16D3" w:rsidRDefault="009E40BB">
      <w:pPr>
        <w:pStyle w:val="TOC2"/>
        <w:rPr>
          <w:rFonts w:asciiTheme="minorHAnsi" w:eastAsiaTheme="minorEastAsia" w:hAnsiTheme="minorHAnsi" w:cstheme="minorBidi"/>
          <w:b w:val="0"/>
          <w:noProof/>
          <w:sz w:val="22"/>
          <w:szCs w:val="22"/>
          <w:lang w:val="en-US" w:eastAsia="en-US"/>
        </w:rPr>
      </w:pPr>
      <w:hyperlink w:anchor="_Toc120228623" w:history="1">
        <w:r w:rsidR="00CE16D3" w:rsidRPr="008E62AB">
          <w:rPr>
            <w:rStyle w:val="Hyperlink"/>
            <w:noProof/>
          </w:rPr>
          <w:t>4.2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Application Schema</w:t>
        </w:r>
        <w:r w:rsidR="00CE16D3">
          <w:rPr>
            <w:noProof/>
            <w:webHidden/>
          </w:rPr>
          <w:tab/>
        </w:r>
        <w:r w:rsidR="00CE16D3">
          <w:rPr>
            <w:noProof/>
            <w:webHidden/>
          </w:rPr>
          <w:fldChar w:fldCharType="begin"/>
        </w:r>
        <w:r w:rsidR="00CE16D3">
          <w:rPr>
            <w:noProof/>
            <w:webHidden/>
          </w:rPr>
          <w:instrText xml:space="preserve"> PAGEREF _Toc120228623 \h </w:instrText>
        </w:r>
        <w:r w:rsidR="00CE16D3">
          <w:rPr>
            <w:noProof/>
            <w:webHidden/>
          </w:rPr>
        </w:r>
        <w:r w:rsidR="00CE16D3">
          <w:rPr>
            <w:noProof/>
            <w:webHidden/>
          </w:rPr>
          <w:fldChar w:fldCharType="separate"/>
        </w:r>
        <w:r w:rsidR="00CE16D3">
          <w:rPr>
            <w:noProof/>
            <w:webHidden/>
          </w:rPr>
          <w:t>10</w:t>
        </w:r>
        <w:r w:rsidR="00CE16D3">
          <w:rPr>
            <w:noProof/>
            <w:webHidden/>
          </w:rPr>
          <w:fldChar w:fldCharType="end"/>
        </w:r>
      </w:hyperlink>
    </w:p>
    <w:p w14:paraId="77175012" w14:textId="7DF04FE0" w:rsidR="00CE16D3" w:rsidRDefault="009E40BB">
      <w:pPr>
        <w:pStyle w:val="TOC3"/>
        <w:rPr>
          <w:rFonts w:asciiTheme="minorHAnsi" w:eastAsiaTheme="minorEastAsia" w:hAnsiTheme="minorHAnsi" w:cstheme="minorBidi"/>
          <w:b w:val="0"/>
          <w:noProof/>
          <w:sz w:val="22"/>
          <w:szCs w:val="22"/>
          <w:lang w:val="en-US" w:eastAsia="en-US"/>
        </w:rPr>
      </w:pPr>
      <w:hyperlink w:anchor="_Toc120228624" w:history="1">
        <w:r w:rsidR="00CE16D3" w:rsidRPr="008E62AB">
          <w:rPr>
            <w:rStyle w:val="Hyperlink"/>
            <w:noProof/>
          </w:rPr>
          <w:t>4.2.1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Domain model</w:t>
        </w:r>
        <w:r w:rsidR="00CE16D3">
          <w:rPr>
            <w:noProof/>
            <w:webHidden/>
          </w:rPr>
          <w:tab/>
        </w:r>
        <w:r w:rsidR="00CE16D3">
          <w:rPr>
            <w:noProof/>
            <w:webHidden/>
          </w:rPr>
          <w:fldChar w:fldCharType="begin"/>
        </w:r>
        <w:r w:rsidR="00CE16D3">
          <w:rPr>
            <w:noProof/>
            <w:webHidden/>
          </w:rPr>
          <w:instrText xml:space="preserve"> PAGEREF _Toc120228624 \h </w:instrText>
        </w:r>
        <w:r w:rsidR="00CE16D3">
          <w:rPr>
            <w:noProof/>
            <w:webHidden/>
          </w:rPr>
        </w:r>
        <w:r w:rsidR="00CE16D3">
          <w:rPr>
            <w:noProof/>
            <w:webHidden/>
          </w:rPr>
          <w:fldChar w:fldCharType="separate"/>
        </w:r>
        <w:r w:rsidR="00CE16D3">
          <w:rPr>
            <w:noProof/>
            <w:webHidden/>
          </w:rPr>
          <w:t>11</w:t>
        </w:r>
        <w:r w:rsidR="00CE16D3">
          <w:rPr>
            <w:noProof/>
            <w:webHidden/>
          </w:rPr>
          <w:fldChar w:fldCharType="end"/>
        </w:r>
      </w:hyperlink>
    </w:p>
    <w:p w14:paraId="5467B960" w14:textId="23DD6300" w:rsidR="00CE16D3" w:rsidRDefault="009E40BB">
      <w:pPr>
        <w:pStyle w:val="TOC3"/>
        <w:rPr>
          <w:rFonts w:asciiTheme="minorHAnsi" w:eastAsiaTheme="minorEastAsia" w:hAnsiTheme="minorHAnsi" w:cstheme="minorBidi"/>
          <w:b w:val="0"/>
          <w:noProof/>
          <w:sz w:val="22"/>
          <w:szCs w:val="22"/>
          <w:lang w:val="en-US" w:eastAsia="en-US"/>
        </w:rPr>
      </w:pPr>
      <w:hyperlink w:anchor="_Toc120228625" w:history="1">
        <w:r w:rsidR="00CE16D3" w:rsidRPr="008E62AB">
          <w:rPr>
            <w:rStyle w:val="Hyperlink"/>
            <w:noProof/>
          </w:rPr>
          <w:t>4.2.2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Meta Features</w:t>
        </w:r>
        <w:r w:rsidR="00CE16D3">
          <w:rPr>
            <w:noProof/>
            <w:webHidden/>
          </w:rPr>
          <w:tab/>
        </w:r>
        <w:r w:rsidR="00CE16D3">
          <w:rPr>
            <w:noProof/>
            <w:webHidden/>
          </w:rPr>
          <w:fldChar w:fldCharType="begin"/>
        </w:r>
        <w:r w:rsidR="00CE16D3">
          <w:rPr>
            <w:noProof/>
            <w:webHidden/>
          </w:rPr>
          <w:instrText xml:space="preserve"> PAGEREF _Toc120228625 \h </w:instrText>
        </w:r>
        <w:r w:rsidR="00CE16D3">
          <w:rPr>
            <w:noProof/>
            <w:webHidden/>
          </w:rPr>
        </w:r>
        <w:r w:rsidR="00CE16D3">
          <w:rPr>
            <w:noProof/>
            <w:webHidden/>
          </w:rPr>
          <w:fldChar w:fldCharType="separate"/>
        </w:r>
        <w:r w:rsidR="00CE16D3">
          <w:rPr>
            <w:noProof/>
            <w:webHidden/>
          </w:rPr>
          <w:t>30</w:t>
        </w:r>
        <w:r w:rsidR="00CE16D3">
          <w:rPr>
            <w:noProof/>
            <w:webHidden/>
          </w:rPr>
          <w:fldChar w:fldCharType="end"/>
        </w:r>
      </w:hyperlink>
    </w:p>
    <w:p w14:paraId="2A3F7503" w14:textId="38AEE9AE" w:rsidR="00CE16D3" w:rsidRDefault="009E40BB">
      <w:pPr>
        <w:pStyle w:val="TOC3"/>
        <w:rPr>
          <w:rFonts w:asciiTheme="minorHAnsi" w:eastAsiaTheme="minorEastAsia" w:hAnsiTheme="minorHAnsi" w:cstheme="minorBidi"/>
          <w:b w:val="0"/>
          <w:noProof/>
          <w:sz w:val="22"/>
          <w:szCs w:val="22"/>
          <w:lang w:val="en-US" w:eastAsia="en-US"/>
        </w:rPr>
      </w:pPr>
      <w:hyperlink w:anchor="_Toc120228626" w:history="1">
        <w:r w:rsidR="00CE16D3" w:rsidRPr="008E62AB">
          <w:rPr>
            <w:rStyle w:val="Hyperlink"/>
            <w:noProof/>
          </w:rPr>
          <w:t>4.2.3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Spatial Quality Information Type</w:t>
        </w:r>
        <w:r w:rsidR="00CE16D3">
          <w:rPr>
            <w:noProof/>
            <w:webHidden/>
          </w:rPr>
          <w:tab/>
        </w:r>
        <w:r w:rsidR="00CE16D3">
          <w:rPr>
            <w:noProof/>
            <w:webHidden/>
          </w:rPr>
          <w:fldChar w:fldCharType="begin"/>
        </w:r>
        <w:r w:rsidR="00CE16D3">
          <w:rPr>
            <w:noProof/>
            <w:webHidden/>
          </w:rPr>
          <w:instrText xml:space="preserve"> PAGEREF _Toc120228626 \h </w:instrText>
        </w:r>
        <w:r w:rsidR="00CE16D3">
          <w:rPr>
            <w:noProof/>
            <w:webHidden/>
          </w:rPr>
        </w:r>
        <w:r w:rsidR="00CE16D3">
          <w:rPr>
            <w:noProof/>
            <w:webHidden/>
          </w:rPr>
          <w:fldChar w:fldCharType="separate"/>
        </w:r>
        <w:r w:rsidR="00CE16D3">
          <w:rPr>
            <w:noProof/>
            <w:webHidden/>
          </w:rPr>
          <w:t>31</w:t>
        </w:r>
        <w:r w:rsidR="00CE16D3">
          <w:rPr>
            <w:noProof/>
            <w:webHidden/>
          </w:rPr>
          <w:fldChar w:fldCharType="end"/>
        </w:r>
      </w:hyperlink>
    </w:p>
    <w:p w14:paraId="5F78C576" w14:textId="29F5DA42" w:rsidR="00CE16D3" w:rsidRDefault="009E40BB">
      <w:pPr>
        <w:pStyle w:val="TOC3"/>
        <w:rPr>
          <w:rFonts w:asciiTheme="minorHAnsi" w:eastAsiaTheme="minorEastAsia" w:hAnsiTheme="minorHAnsi" w:cstheme="minorBidi"/>
          <w:b w:val="0"/>
          <w:noProof/>
          <w:sz w:val="22"/>
          <w:szCs w:val="22"/>
          <w:lang w:val="en-US" w:eastAsia="en-US"/>
        </w:rPr>
      </w:pPr>
      <w:hyperlink w:anchor="_Toc120228627" w:history="1">
        <w:r w:rsidR="00CE16D3" w:rsidRPr="008E62AB">
          <w:rPr>
            <w:rStyle w:val="Hyperlink"/>
            <w:noProof/>
          </w:rPr>
          <w:t>4.2.4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Cartographic Features</w:t>
        </w:r>
        <w:r w:rsidR="00CE16D3">
          <w:rPr>
            <w:noProof/>
            <w:webHidden/>
          </w:rPr>
          <w:tab/>
        </w:r>
        <w:r w:rsidR="00CE16D3">
          <w:rPr>
            <w:noProof/>
            <w:webHidden/>
          </w:rPr>
          <w:fldChar w:fldCharType="begin"/>
        </w:r>
        <w:r w:rsidR="00CE16D3">
          <w:rPr>
            <w:noProof/>
            <w:webHidden/>
          </w:rPr>
          <w:instrText xml:space="preserve"> PAGEREF _Toc120228627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373C23BF" w14:textId="3B867BDC" w:rsidR="00CE16D3" w:rsidRDefault="009E40BB">
      <w:pPr>
        <w:pStyle w:val="TOC1"/>
        <w:rPr>
          <w:rFonts w:asciiTheme="minorHAnsi" w:eastAsiaTheme="minorEastAsia" w:hAnsiTheme="minorHAnsi" w:cstheme="minorBidi"/>
          <w:b w:val="0"/>
          <w:noProof/>
          <w:sz w:val="22"/>
          <w:szCs w:val="22"/>
          <w:lang w:val="en-US" w:eastAsia="en-US"/>
        </w:rPr>
      </w:pPr>
      <w:hyperlink w:anchor="_Toc120228628" w:history="1">
        <w:r w:rsidR="00CE16D3" w:rsidRPr="008E62AB">
          <w:rPr>
            <w:rStyle w:val="Hyperlink"/>
            <w:noProof/>
          </w:rPr>
          <w:t>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Feature Catalogue</w:t>
        </w:r>
        <w:r w:rsidR="00CE16D3">
          <w:rPr>
            <w:noProof/>
            <w:webHidden/>
          </w:rPr>
          <w:tab/>
        </w:r>
        <w:r w:rsidR="00CE16D3">
          <w:rPr>
            <w:noProof/>
            <w:webHidden/>
          </w:rPr>
          <w:fldChar w:fldCharType="begin"/>
        </w:r>
        <w:r w:rsidR="00CE16D3">
          <w:rPr>
            <w:noProof/>
            <w:webHidden/>
          </w:rPr>
          <w:instrText xml:space="preserve"> PAGEREF _Toc120228628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19343519" w14:textId="62BF23F4" w:rsidR="00CE16D3" w:rsidRDefault="009E40BB">
      <w:pPr>
        <w:pStyle w:val="TOC2"/>
        <w:rPr>
          <w:rFonts w:asciiTheme="minorHAnsi" w:eastAsiaTheme="minorEastAsia" w:hAnsiTheme="minorHAnsi" w:cstheme="minorBidi"/>
          <w:b w:val="0"/>
          <w:noProof/>
          <w:sz w:val="22"/>
          <w:szCs w:val="22"/>
          <w:lang w:val="en-US" w:eastAsia="en-US"/>
        </w:rPr>
      </w:pPr>
      <w:hyperlink w:anchor="_Toc120228629" w:history="1">
        <w:r w:rsidR="00CE16D3" w:rsidRPr="008E62AB">
          <w:rPr>
            <w:rStyle w:val="Hyperlink"/>
            <w:noProof/>
            <w:lang w:eastAsia="en-US"/>
          </w:rPr>
          <w:t>5.1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Introduction</w:t>
        </w:r>
        <w:r w:rsidR="00CE16D3">
          <w:rPr>
            <w:noProof/>
            <w:webHidden/>
          </w:rPr>
          <w:tab/>
        </w:r>
        <w:r w:rsidR="00CE16D3">
          <w:rPr>
            <w:noProof/>
            <w:webHidden/>
          </w:rPr>
          <w:fldChar w:fldCharType="begin"/>
        </w:r>
        <w:r w:rsidR="00CE16D3">
          <w:rPr>
            <w:noProof/>
            <w:webHidden/>
          </w:rPr>
          <w:instrText xml:space="preserve"> PAGEREF _Toc120228629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02E5CA57" w14:textId="0C05C520" w:rsidR="00CE16D3" w:rsidRDefault="009E40BB">
      <w:pPr>
        <w:pStyle w:val="TOC2"/>
        <w:rPr>
          <w:rFonts w:asciiTheme="minorHAnsi" w:eastAsiaTheme="minorEastAsia" w:hAnsiTheme="minorHAnsi" w:cstheme="minorBidi"/>
          <w:b w:val="0"/>
          <w:noProof/>
          <w:sz w:val="22"/>
          <w:szCs w:val="22"/>
          <w:lang w:val="en-US" w:eastAsia="en-US"/>
        </w:rPr>
      </w:pPr>
      <w:hyperlink w:anchor="_Toc120228630" w:history="1">
        <w:r w:rsidR="00CE16D3" w:rsidRPr="008E62AB">
          <w:rPr>
            <w:rStyle w:val="Hyperlink"/>
            <w:noProof/>
          </w:rPr>
          <w:t>5.2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Feature types</w:t>
        </w:r>
        <w:r w:rsidR="00CE16D3">
          <w:rPr>
            <w:noProof/>
            <w:webHidden/>
          </w:rPr>
          <w:tab/>
        </w:r>
        <w:r w:rsidR="00CE16D3">
          <w:rPr>
            <w:noProof/>
            <w:webHidden/>
          </w:rPr>
          <w:fldChar w:fldCharType="begin"/>
        </w:r>
        <w:r w:rsidR="00CE16D3">
          <w:rPr>
            <w:noProof/>
            <w:webHidden/>
          </w:rPr>
          <w:instrText xml:space="preserve"> PAGEREF _Toc120228630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44901F4E" w14:textId="38BC6F9D" w:rsidR="00CE16D3" w:rsidRDefault="009E40BB">
      <w:pPr>
        <w:pStyle w:val="TOC3"/>
        <w:rPr>
          <w:rFonts w:asciiTheme="minorHAnsi" w:eastAsiaTheme="minorEastAsia" w:hAnsiTheme="minorHAnsi" w:cstheme="minorBidi"/>
          <w:b w:val="0"/>
          <w:noProof/>
          <w:sz w:val="22"/>
          <w:szCs w:val="22"/>
          <w:lang w:val="en-US" w:eastAsia="en-US"/>
        </w:rPr>
      </w:pPr>
      <w:hyperlink w:anchor="_Toc120228631" w:history="1">
        <w:r w:rsidR="00CE16D3" w:rsidRPr="008E62AB">
          <w:rPr>
            <w:rStyle w:val="Hyperlink"/>
            <w:rFonts w:eastAsia="Times New Roman" w:cs="Arial"/>
            <w:noProof/>
            <w:lang w:eastAsia="en-US"/>
          </w:rPr>
          <w:t>5.2.1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Geographic</w:t>
        </w:r>
        <w:r w:rsidR="00CE16D3">
          <w:rPr>
            <w:noProof/>
            <w:webHidden/>
          </w:rPr>
          <w:tab/>
        </w:r>
        <w:r w:rsidR="00CE16D3">
          <w:rPr>
            <w:noProof/>
            <w:webHidden/>
          </w:rPr>
          <w:fldChar w:fldCharType="begin"/>
        </w:r>
        <w:r w:rsidR="00CE16D3">
          <w:rPr>
            <w:noProof/>
            <w:webHidden/>
          </w:rPr>
          <w:instrText xml:space="preserve"> PAGEREF _Toc120228631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680DD9EA" w14:textId="4AE6A5CD" w:rsidR="00CE16D3" w:rsidRDefault="009E40BB">
      <w:pPr>
        <w:pStyle w:val="TOC3"/>
        <w:rPr>
          <w:rFonts w:asciiTheme="minorHAnsi" w:eastAsiaTheme="minorEastAsia" w:hAnsiTheme="minorHAnsi" w:cstheme="minorBidi"/>
          <w:b w:val="0"/>
          <w:noProof/>
          <w:sz w:val="22"/>
          <w:szCs w:val="22"/>
          <w:lang w:val="en-US" w:eastAsia="en-US"/>
        </w:rPr>
      </w:pPr>
      <w:hyperlink w:anchor="_Toc120228632" w:history="1">
        <w:r w:rsidR="00CE16D3" w:rsidRPr="008E62AB">
          <w:rPr>
            <w:rStyle w:val="Hyperlink"/>
            <w:noProof/>
          </w:rPr>
          <w:t>5.2.2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Meta</w:t>
        </w:r>
        <w:r w:rsidR="00CE16D3">
          <w:rPr>
            <w:noProof/>
            <w:webHidden/>
          </w:rPr>
          <w:tab/>
        </w:r>
        <w:r w:rsidR="00CE16D3">
          <w:rPr>
            <w:noProof/>
            <w:webHidden/>
          </w:rPr>
          <w:fldChar w:fldCharType="begin"/>
        </w:r>
        <w:r w:rsidR="00CE16D3">
          <w:rPr>
            <w:noProof/>
            <w:webHidden/>
          </w:rPr>
          <w:instrText xml:space="preserve"> PAGEREF _Toc120228632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766DCA09" w14:textId="01050901" w:rsidR="00CE16D3" w:rsidRDefault="009E40BB">
      <w:pPr>
        <w:pStyle w:val="TOC3"/>
        <w:rPr>
          <w:rFonts w:asciiTheme="minorHAnsi" w:eastAsiaTheme="minorEastAsia" w:hAnsiTheme="minorHAnsi" w:cstheme="minorBidi"/>
          <w:b w:val="0"/>
          <w:noProof/>
          <w:sz w:val="22"/>
          <w:szCs w:val="22"/>
          <w:lang w:val="en-US" w:eastAsia="en-US"/>
        </w:rPr>
      </w:pPr>
      <w:hyperlink w:anchor="_Toc120228633" w:history="1">
        <w:r w:rsidR="00CE16D3" w:rsidRPr="008E62AB">
          <w:rPr>
            <w:rStyle w:val="Hyperlink"/>
            <w:noProof/>
            <w:lang w:val="en-US" w:eastAsia="en-US"/>
          </w:rPr>
          <w:t>5.2.3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US" w:eastAsia="en-US"/>
          </w:rPr>
          <w:t>Cartographic</w:t>
        </w:r>
        <w:r w:rsidR="00CE16D3">
          <w:rPr>
            <w:noProof/>
            <w:webHidden/>
          </w:rPr>
          <w:tab/>
        </w:r>
        <w:r w:rsidR="00CE16D3">
          <w:rPr>
            <w:noProof/>
            <w:webHidden/>
          </w:rPr>
          <w:fldChar w:fldCharType="begin"/>
        </w:r>
        <w:r w:rsidR="00CE16D3">
          <w:rPr>
            <w:noProof/>
            <w:webHidden/>
          </w:rPr>
          <w:instrText xml:space="preserve"> PAGEREF _Toc120228633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6CECA7EA" w14:textId="3CE14340" w:rsidR="00CE16D3" w:rsidRDefault="009E40BB">
      <w:pPr>
        <w:pStyle w:val="TOC2"/>
        <w:rPr>
          <w:rFonts w:asciiTheme="minorHAnsi" w:eastAsiaTheme="minorEastAsia" w:hAnsiTheme="minorHAnsi" w:cstheme="minorBidi"/>
          <w:b w:val="0"/>
          <w:noProof/>
          <w:sz w:val="22"/>
          <w:szCs w:val="22"/>
          <w:lang w:val="en-US" w:eastAsia="en-US"/>
        </w:rPr>
      </w:pPr>
      <w:hyperlink w:anchor="_Toc120228634" w:history="1">
        <w:r w:rsidR="00CE16D3" w:rsidRPr="008E62AB">
          <w:rPr>
            <w:rStyle w:val="Hyperlink"/>
            <w:noProof/>
            <w:lang w:eastAsia="en-US"/>
          </w:rPr>
          <w:t>5.3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Information types</w:t>
        </w:r>
        <w:r w:rsidR="00CE16D3">
          <w:rPr>
            <w:noProof/>
            <w:webHidden/>
          </w:rPr>
          <w:tab/>
        </w:r>
        <w:r w:rsidR="00CE16D3">
          <w:rPr>
            <w:noProof/>
            <w:webHidden/>
          </w:rPr>
          <w:fldChar w:fldCharType="begin"/>
        </w:r>
        <w:r w:rsidR="00CE16D3">
          <w:rPr>
            <w:noProof/>
            <w:webHidden/>
          </w:rPr>
          <w:instrText xml:space="preserve"> PAGEREF _Toc120228634 \h </w:instrText>
        </w:r>
        <w:r w:rsidR="00CE16D3">
          <w:rPr>
            <w:noProof/>
            <w:webHidden/>
          </w:rPr>
        </w:r>
        <w:r w:rsidR="00CE16D3">
          <w:rPr>
            <w:noProof/>
            <w:webHidden/>
          </w:rPr>
          <w:fldChar w:fldCharType="separate"/>
        </w:r>
        <w:r w:rsidR="00CE16D3">
          <w:rPr>
            <w:noProof/>
            <w:webHidden/>
          </w:rPr>
          <w:t>32</w:t>
        </w:r>
        <w:r w:rsidR="00CE16D3">
          <w:rPr>
            <w:noProof/>
            <w:webHidden/>
          </w:rPr>
          <w:fldChar w:fldCharType="end"/>
        </w:r>
      </w:hyperlink>
    </w:p>
    <w:p w14:paraId="4DF2A488" w14:textId="2AC987C7" w:rsidR="00CE16D3" w:rsidRDefault="009E40BB">
      <w:pPr>
        <w:pStyle w:val="TOC3"/>
        <w:rPr>
          <w:rFonts w:asciiTheme="minorHAnsi" w:eastAsiaTheme="minorEastAsia" w:hAnsiTheme="minorHAnsi" w:cstheme="minorBidi"/>
          <w:b w:val="0"/>
          <w:noProof/>
          <w:sz w:val="22"/>
          <w:szCs w:val="22"/>
          <w:lang w:val="en-US" w:eastAsia="en-US"/>
        </w:rPr>
      </w:pPr>
      <w:hyperlink w:anchor="_Toc120228635" w:history="1">
        <w:r w:rsidR="00CE16D3" w:rsidRPr="008E62AB">
          <w:rPr>
            <w:rStyle w:val="Hyperlink"/>
            <w:noProof/>
            <w:lang w:val="en-AU"/>
          </w:rPr>
          <w:t>5.3.1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AU"/>
          </w:rPr>
          <w:t>Spatial quality</w:t>
        </w:r>
        <w:r w:rsidR="00CE16D3">
          <w:rPr>
            <w:noProof/>
            <w:webHidden/>
          </w:rPr>
          <w:tab/>
        </w:r>
        <w:r w:rsidR="00CE16D3">
          <w:rPr>
            <w:noProof/>
            <w:webHidden/>
          </w:rPr>
          <w:fldChar w:fldCharType="begin"/>
        </w:r>
        <w:r w:rsidR="00CE16D3">
          <w:rPr>
            <w:noProof/>
            <w:webHidden/>
          </w:rPr>
          <w:instrText xml:space="preserve"> PAGEREF _Toc120228635 \h </w:instrText>
        </w:r>
        <w:r w:rsidR="00CE16D3">
          <w:rPr>
            <w:noProof/>
            <w:webHidden/>
          </w:rPr>
        </w:r>
        <w:r w:rsidR="00CE16D3">
          <w:rPr>
            <w:noProof/>
            <w:webHidden/>
          </w:rPr>
          <w:fldChar w:fldCharType="separate"/>
        </w:r>
        <w:r w:rsidR="00CE16D3">
          <w:rPr>
            <w:noProof/>
            <w:webHidden/>
          </w:rPr>
          <w:t>33</w:t>
        </w:r>
        <w:r w:rsidR="00CE16D3">
          <w:rPr>
            <w:noProof/>
            <w:webHidden/>
          </w:rPr>
          <w:fldChar w:fldCharType="end"/>
        </w:r>
      </w:hyperlink>
    </w:p>
    <w:p w14:paraId="709EDE3A" w14:textId="14E01149" w:rsidR="00CE16D3" w:rsidRDefault="009E40BB">
      <w:pPr>
        <w:pStyle w:val="TOC2"/>
        <w:rPr>
          <w:rFonts w:asciiTheme="minorHAnsi" w:eastAsiaTheme="minorEastAsia" w:hAnsiTheme="minorHAnsi" w:cstheme="minorBidi"/>
          <w:b w:val="0"/>
          <w:noProof/>
          <w:sz w:val="22"/>
          <w:szCs w:val="22"/>
          <w:lang w:val="en-US" w:eastAsia="en-US"/>
        </w:rPr>
      </w:pPr>
      <w:hyperlink w:anchor="_Toc120228636" w:history="1">
        <w:r w:rsidR="00CE16D3" w:rsidRPr="008E62AB">
          <w:rPr>
            <w:rStyle w:val="Hyperlink"/>
            <w:noProof/>
          </w:rPr>
          <w:t>5.4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Feature and information relationships</w:t>
        </w:r>
        <w:r w:rsidR="00CE16D3">
          <w:rPr>
            <w:noProof/>
            <w:webHidden/>
          </w:rPr>
          <w:tab/>
        </w:r>
        <w:r w:rsidR="00CE16D3">
          <w:rPr>
            <w:noProof/>
            <w:webHidden/>
          </w:rPr>
          <w:fldChar w:fldCharType="begin"/>
        </w:r>
        <w:r w:rsidR="00CE16D3">
          <w:rPr>
            <w:noProof/>
            <w:webHidden/>
          </w:rPr>
          <w:instrText xml:space="preserve"> PAGEREF _Toc120228636 \h </w:instrText>
        </w:r>
        <w:r w:rsidR="00CE16D3">
          <w:rPr>
            <w:noProof/>
            <w:webHidden/>
          </w:rPr>
        </w:r>
        <w:r w:rsidR="00CE16D3">
          <w:rPr>
            <w:noProof/>
            <w:webHidden/>
          </w:rPr>
          <w:fldChar w:fldCharType="separate"/>
        </w:r>
        <w:r w:rsidR="00CE16D3">
          <w:rPr>
            <w:noProof/>
            <w:webHidden/>
          </w:rPr>
          <w:t>33</w:t>
        </w:r>
        <w:r w:rsidR="00CE16D3">
          <w:rPr>
            <w:noProof/>
            <w:webHidden/>
          </w:rPr>
          <w:fldChar w:fldCharType="end"/>
        </w:r>
      </w:hyperlink>
    </w:p>
    <w:p w14:paraId="19C05BB2" w14:textId="757A5C86" w:rsidR="00CE16D3" w:rsidRDefault="009E40BB">
      <w:pPr>
        <w:pStyle w:val="TOC2"/>
        <w:rPr>
          <w:rFonts w:asciiTheme="minorHAnsi" w:eastAsiaTheme="minorEastAsia" w:hAnsiTheme="minorHAnsi" w:cstheme="minorBidi"/>
          <w:b w:val="0"/>
          <w:noProof/>
          <w:sz w:val="22"/>
          <w:szCs w:val="22"/>
          <w:lang w:val="en-US" w:eastAsia="en-US"/>
        </w:rPr>
      </w:pPr>
      <w:hyperlink w:anchor="_Toc120228637" w:history="1">
        <w:r w:rsidR="00CE16D3" w:rsidRPr="008E62AB">
          <w:rPr>
            <w:rStyle w:val="Hyperlink"/>
            <w:noProof/>
            <w:lang w:eastAsia="en-US"/>
          </w:rPr>
          <w:t>5.5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Attributes</w:t>
        </w:r>
        <w:r w:rsidR="00CE16D3">
          <w:rPr>
            <w:noProof/>
            <w:webHidden/>
          </w:rPr>
          <w:tab/>
        </w:r>
        <w:r w:rsidR="00CE16D3">
          <w:rPr>
            <w:noProof/>
            <w:webHidden/>
          </w:rPr>
          <w:fldChar w:fldCharType="begin"/>
        </w:r>
        <w:r w:rsidR="00CE16D3">
          <w:rPr>
            <w:noProof/>
            <w:webHidden/>
          </w:rPr>
          <w:instrText xml:space="preserve"> PAGEREF _Toc120228637 \h </w:instrText>
        </w:r>
        <w:r w:rsidR="00CE16D3">
          <w:rPr>
            <w:noProof/>
            <w:webHidden/>
          </w:rPr>
        </w:r>
        <w:r w:rsidR="00CE16D3">
          <w:rPr>
            <w:noProof/>
            <w:webHidden/>
          </w:rPr>
          <w:fldChar w:fldCharType="separate"/>
        </w:r>
        <w:r w:rsidR="00CE16D3">
          <w:rPr>
            <w:noProof/>
            <w:webHidden/>
          </w:rPr>
          <w:t>33</w:t>
        </w:r>
        <w:r w:rsidR="00CE16D3">
          <w:rPr>
            <w:noProof/>
            <w:webHidden/>
          </w:rPr>
          <w:fldChar w:fldCharType="end"/>
        </w:r>
      </w:hyperlink>
    </w:p>
    <w:p w14:paraId="038A82A0" w14:textId="0B676F21" w:rsidR="00CE16D3" w:rsidRDefault="009E40BB">
      <w:pPr>
        <w:pStyle w:val="TOC3"/>
        <w:rPr>
          <w:rFonts w:asciiTheme="minorHAnsi" w:eastAsiaTheme="minorEastAsia" w:hAnsiTheme="minorHAnsi" w:cstheme="minorBidi"/>
          <w:b w:val="0"/>
          <w:noProof/>
          <w:sz w:val="22"/>
          <w:szCs w:val="22"/>
          <w:lang w:val="en-US" w:eastAsia="en-US"/>
        </w:rPr>
      </w:pPr>
      <w:hyperlink w:anchor="_Toc120228638" w:history="1">
        <w:r w:rsidR="00CE16D3" w:rsidRPr="008E62AB">
          <w:rPr>
            <w:rStyle w:val="Hyperlink"/>
            <w:noProof/>
          </w:rPr>
          <w:t>5.5.1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Simple attributes</w:t>
        </w:r>
        <w:r w:rsidR="00CE16D3">
          <w:rPr>
            <w:noProof/>
            <w:webHidden/>
          </w:rPr>
          <w:tab/>
        </w:r>
        <w:r w:rsidR="00CE16D3">
          <w:rPr>
            <w:noProof/>
            <w:webHidden/>
          </w:rPr>
          <w:fldChar w:fldCharType="begin"/>
        </w:r>
        <w:r w:rsidR="00CE16D3">
          <w:rPr>
            <w:noProof/>
            <w:webHidden/>
          </w:rPr>
          <w:instrText xml:space="preserve"> PAGEREF _Toc120228638 \h </w:instrText>
        </w:r>
        <w:r w:rsidR="00CE16D3">
          <w:rPr>
            <w:noProof/>
            <w:webHidden/>
          </w:rPr>
        </w:r>
        <w:r w:rsidR="00CE16D3">
          <w:rPr>
            <w:noProof/>
            <w:webHidden/>
          </w:rPr>
          <w:fldChar w:fldCharType="separate"/>
        </w:r>
        <w:r w:rsidR="00CE16D3">
          <w:rPr>
            <w:noProof/>
            <w:webHidden/>
          </w:rPr>
          <w:t>33</w:t>
        </w:r>
        <w:r w:rsidR="00CE16D3">
          <w:rPr>
            <w:noProof/>
            <w:webHidden/>
          </w:rPr>
          <w:fldChar w:fldCharType="end"/>
        </w:r>
      </w:hyperlink>
    </w:p>
    <w:p w14:paraId="73C1E81F" w14:textId="35CF3539" w:rsidR="00CE16D3" w:rsidRDefault="009E40BB">
      <w:pPr>
        <w:pStyle w:val="TOC3"/>
        <w:rPr>
          <w:rFonts w:asciiTheme="minorHAnsi" w:eastAsiaTheme="minorEastAsia" w:hAnsiTheme="minorHAnsi" w:cstheme="minorBidi"/>
          <w:b w:val="0"/>
          <w:noProof/>
          <w:sz w:val="22"/>
          <w:szCs w:val="22"/>
          <w:lang w:val="en-US" w:eastAsia="en-US"/>
        </w:rPr>
      </w:pPr>
      <w:hyperlink w:anchor="_Toc120228639" w:history="1">
        <w:r w:rsidR="00CE16D3" w:rsidRPr="008E62AB">
          <w:rPr>
            <w:rStyle w:val="Hyperlink"/>
            <w:noProof/>
          </w:rPr>
          <w:t>5.5.2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Complex attributes</w:t>
        </w:r>
        <w:r w:rsidR="00CE16D3">
          <w:rPr>
            <w:noProof/>
            <w:webHidden/>
          </w:rPr>
          <w:tab/>
        </w:r>
        <w:r w:rsidR="00CE16D3">
          <w:rPr>
            <w:noProof/>
            <w:webHidden/>
          </w:rPr>
          <w:fldChar w:fldCharType="begin"/>
        </w:r>
        <w:r w:rsidR="00CE16D3">
          <w:rPr>
            <w:noProof/>
            <w:webHidden/>
          </w:rPr>
          <w:instrText xml:space="preserve"> PAGEREF _Toc120228639 \h </w:instrText>
        </w:r>
        <w:r w:rsidR="00CE16D3">
          <w:rPr>
            <w:noProof/>
            <w:webHidden/>
          </w:rPr>
        </w:r>
        <w:r w:rsidR="00CE16D3">
          <w:rPr>
            <w:noProof/>
            <w:webHidden/>
          </w:rPr>
          <w:fldChar w:fldCharType="separate"/>
        </w:r>
        <w:r w:rsidR="00CE16D3">
          <w:rPr>
            <w:noProof/>
            <w:webHidden/>
          </w:rPr>
          <w:t>34</w:t>
        </w:r>
        <w:r w:rsidR="00CE16D3">
          <w:rPr>
            <w:noProof/>
            <w:webHidden/>
          </w:rPr>
          <w:fldChar w:fldCharType="end"/>
        </w:r>
      </w:hyperlink>
    </w:p>
    <w:p w14:paraId="70F2EFB6" w14:textId="37DE0353" w:rsidR="00CE16D3" w:rsidRDefault="009E40BB">
      <w:pPr>
        <w:pStyle w:val="TOC2"/>
        <w:rPr>
          <w:rFonts w:asciiTheme="minorHAnsi" w:eastAsiaTheme="minorEastAsia" w:hAnsiTheme="minorHAnsi" w:cstheme="minorBidi"/>
          <w:b w:val="0"/>
          <w:noProof/>
          <w:sz w:val="22"/>
          <w:szCs w:val="22"/>
          <w:lang w:val="en-US" w:eastAsia="en-US"/>
        </w:rPr>
      </w:pPr>
      <w:hyperlink w:anchor="_Toc120228640" w:history="1">
        <w:r w:rsidR="00CE16D3" w:rsidRPr="008E62AB">
          <w:rPr>
            <w:rStyle w:val="Hyperlink"/>
            <w:noProof/>
          </w:rPr>
          <w:t>5.6</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Units of measure</w:t>
        </w:r>
        <w:r w:rsidR="00CE16D3">
          <w:rPr>
            <w:noProof/>
            <w:webHidden/>
          </w:rPr>
          <w:tab/>
        </w:r>
        <w:r w:rsidR="00CE16D3">
          <w:rPr>
            <w:noProof/>
            <w:webHidden/>
          </w:rPr>
          <w:fldChar w:fldCharType="begin"/>
        </w:r>
        <w:r w:rsidR="00CE16D3">
          <w:rPr>
            <w:noProof/>
            <w:webHidden/>
          </w:rPr>
          <w:instrText xml:space="preserve"> PAGEREF _Toc120228640 \h </w:instrText>
        </w:r>
        <w:r w:rsidR="00CE16D3">
          <w:rPr>
            <w:noProof/>
            <w:webHidden/>
          </w:rPr>
        </w:r>
        <w:r w:rsidR="00CE16D3">
          <w:rPr>
            <w:noProof/>
            <w:webHidden/>
          </w:rPr>
          <w:fldChar w:fldCharType="separate"/>
        </w:r>
        <w:r w:rsidR="00CE16D3">
          <w:rPr>
            <w:noProof/>
            <w:webHidden/>
          </w:rPr>
          <w:t>34</w:t>
        </w:r>
        <w:r w:rsidR="00CE16D3">
          <w:rPr>
            <w:noProof/>
            <w:webHidden/>
          </w:rPr>
          <w:fldChar w:fldCharType="end"/>
        </w:r>
      </w:hyperlink>
    </w:p>
    <w:p w14:paraId="32E2FC19" w14:textId="61DD76BC" w:rsidR="00CE16D3" w:rsidRDefault="009E40BB">
      <w:pPr>
        <w:pStyle w:val="TOC1"/>
        <w:rPr>
          <w:rFonts w:asciiTheme="minorHAnsi" w:eastAsiaTheme="minorEastAsia" w:hAnsiTheme="minorHAnsi" w:cstheme="minorBidi"/>
          <w:b w:val="0"/>
          <w:noProof/>
          <w:sz w:val="22"/>
          <w:szCs w:val="22"/>
          <w:lang w:val="en-US" w:eastAsia="en-US"/>
        </w:rPr>
      </w:pPr>
      <w:hyperlink w:anchor="_Toc120228641" w:history="1">
        <w:r w:rsidR="00CE16D3" w:rsidRPr="008E62AB">
          <w:rPr>
            <w:rStyle w:val="Hyperlink"/>
            <w:noProof/>
          </w:rPr>
          <w:t>6</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Coordinate Reference Systems (CRS)</w:t>
        </w:r>
        <w:r w:rsidR="00CE16D3">
          <w:rPr>
            <w:noProof/>
            <w:webHidden/>
          </w:rPr>
          <w:tab/>
        </w:r>
        <w:r w:rsidR="00CE16D3">
          <w:rPr>
            <w:noProof/>
            <w:webHidden/>
          </w:rPr>
          <w:fldChar w:fldCharType="begin"/>
        </w:r>
        <w:r w:rsidR="00CE16D3">
          <w:rPr>
            <w:noProof/>
            <w:webHidden/>
          </w:rPr>
          <w:instrText xml:space="preserve"> PAGEREF _Toc120228641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48EE22F9" w14:textId="668F0B74" w:rsidR="00CE16D3" w:rsidRDefault="009E40BB">
      <w:pPr>
        <w:pStyle w:val="TOC2"/>
        <w:rPr>
          <w:rFonts w:asciiTheme="minorHAnsi" w:eastAsiaTheme="minorEastAsia" w:hAnsiTheme="minorHAnsi" w:cstheme="minorBidi"/>
          <w:b w:val="0"/>
          <w:noProof/>
          <w:sz w:val="22"/>
          <w:szCs w:val="22"/>
          <w:lang w:val="en-US" w:eastAsia="en-US"/>
        </w:rPr>
      </w:pPr>
      <w:hyperlink w:anchor="_Toc120228642" w:history="1">
        <w:r w:rsidR="00CE16D3" w:rsidRPr="008E62AB">
          <w:rPr>
            <w:rStyle w:val="Hyperlink"/>
            <w:noProof/>
          </w:rPr>
          <w:t>6.1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_Toc120228642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72C086C4" w14:textId="62D59742" w:rsidR="00CE16D3" w:rsidRDefault="009E40BB">
      <w:pPr>
        <w:pStyle w:val="TOC2"/>
        <w:rPr>
          <w:rFonts w:asciiTheme="minorHAnsi" w:eastAsiaTheme="minorEastAsia" w:hAnsiTheme="minorHAnsi" w:cstheme="minorBidi"/>
          <w:b w:val="0"/>
          <w:noProof/>
          <w:sz w:val="22"/>
          <w:szCs w:val="22"/>
          <w:lang w:val="en-US" w:eastAsia="en-US"/>
        </w:rPr>
      </w:pPr>
      <w:hyperlink w:anchor="_Toc120228643" w:history="1">
        <w:r w:rsidR="00CE16D3" w:rsidRPr="008E62AB">
          <w:rPr>
            <w:rStyle w:val="Hyperlink"/>
            <w:noProof/>
          </w:rPr>
          <w:t>6.2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Horizontal Coordinate Reference System</w:t>
        </w:r>
        <w:r w:rsidR="00CE16D3">
          <w:rPr>
            <w:noProof/>
            <w:webHidden/>
          </w:rPr>
          <w:tab/>
        </w:r>
        <w:r w:rsidR="00CE16D3">
          <w:rPr>
            <w:noProof/>
            <w:webHidden/>
          </w:rPr>
          <w:fldChar w:fldCharType="begin"/>
        </w:r>
        <w:r w:rsidR="00CE16D3">
          <w:rPr>
            <w:noProof/>
            <w:webHidden/>
          </w:rPr>
          <w:instrText xml:space="preserve"> PAGEREF _Toc120228643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5EFF0503" w14:textId="381889CB" w:rsidR="00CE16D3" w:rsidRDefault="009E40BB">
      <w:pPr>
        <w:pStyle w:val="TOC2"/>
        <w:rPr>
          <w:rFonts w:asciiTheme="minorHAnsi" w:eastAsiaTheme="minorEastAsia" w:hAnsiTheme="minorHAnsi" w:cstheme="minorBidi"/>
          <w:b w:val="0"/>
          <w:noProof/>
          <w:sz w:val="22"/>
          <w:szCs w:val="22"/>
          <w:lang w:val="en-US" w:eastAsia="en-US"/>
        </w:rPr>
      </w:pPr>
      <w:hyperlink w:anchor="_Toc120228644" w:history="1">
        <w:r w:rsidR="00CE16D3" w:rsidRPr="008E62AB">
          <w:rPr>
            <w:rStyle w:val="Hyperlink"/>
            <w:noProof/>
          </w:rPr>
          <w:t>6.3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Vertical CRS for Depths and Elevations</w:t>
        </w:r>
        <w:r w:rsidR="00CE16D3">
          <w:rPr>
            <w:noProof/>
            <w:webHidden/>
          </w:rPr>
          <w:tab/>
        </w:r>
        <w:r w:rsidR="00CE16D3">
          <w:rPr>
            <w:noProof/>
            <w:webHidden/>
          </w:rPr>
          <w:fldChar w:fldCharType="begin"/>
        </w:r>
        <w:r w:rsidR="00CE16D3">
          <w:rPr>
            <w:noProof/>
            <w:webHidden/>
          </w:rPr>
          <w:instrText xml:space="preserve"> PAGEREF _Toc120228644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78702F02" w14:textId="4CB70F98" w:rsidR="00CE16D3" w:rsidRDefault="009E40BB">
      <w:pPr>
        <w:pStyle w:val="TOC2"/>
        <w:rPr>
          <w:rFonts w:asciiTheme="minorHAnsi" w:eastAsiaTheme="minorEastAsia" w:hAnsiTheme="minorHAnsi" w:cstheme="minorBidi"/>
          <w:b w:val="0"/>
          <w:noProof/>
          <w:sz w:val="22"/>
          <w:szCs w:val="22"/>
          <w:lang w:val="en-US" w:eastAsia="en-US"/>
        </w:rPr>
      </w:pPr>
      <w:hyperlink w:anchor="_Toc120228645" w:history="1">
        <w:r w:rsidR="00CE16D3" w:rsidRPr="008E62AB">
          <w:rPr>
            <w:rStyle w:val="Hyperlink"/>
            <w:noProof/>
          </w:rPr>
          <w:t>6.4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Projections</w:t>
        </w:r>
        <w:r w:rsidR="00CE16D3">
          <w:rPr>
            <w:noProof/>
            <w:webHidden/>
          </w:rPr>
          <w:tab/>
        </w:r>
        <w:r w:rsidR="00CE16D3">
          <w:rPr>
            <w:noProof/>
            <w:webHidden/>
          </w:rPr>
          <w:fldChar w:fldCharType="begin"/>
        </w:r>
        <w:r w:rsidR="00CE16D3">
          <w:rPr>
            <w:noProof/>
            <w:webHidden/>
          </w:rPr>
          <w:instrText xml:space="preserve"> PAGEREF _Toc120228645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02C867A7" w14:textId="01ACF5C2" w:rsidR="00CE16D3" w:rsidRDefault="009E40BB">
      <w:pPr>
        <w:pStyle w:val="TOC2"/>
        <w:rPr>
          <w:rFonts w:asciiTheme="minorHAnsi" w:eastAsiaTheme="minorEastAsia" w:hAnsiTheme="minorHAnsi" w:cstheme="minorBidi"/>
          <w:b w:val="0"/>
          <w:noProof/>
          <w:sz w:val="22"/>
          <w:szCs w:val="22"/>
          <w:lang w:val="en-US" w:eastAsia="en-US"/>
        </w:rPr>
      </w:pPr>
      <w:hyperlink w:anchor="_Toc120228646" w:history="1">
        <w:r w:rsidR="00CE16D3" w:rsidRPr="008E62AB">
          <w:rPr>
            <w:rStyle w:val="Hyperlink"/>
            <w:noProof/>
          </w:rPr>
          <w:t>6.5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Temporal reference system</w:t>
        </w:r>
        <w:r w:rsidR="00CE16D3">
          <w:rPr>
            <w:noProof/>
            <w:webHidden/>
          </w:rPr>
          <w:tab/>
        </w:r>
        <w:r w:rsidR="00CE16D3">
          <w:rPr>
            <w:noProof/>
            <w:webHidden/>
          </w:rPr>
          <w:fldChar w:fldCharType="begin"/>
        </w:r>
        <w:r w:rsidR="00CE16D3">
          <w:rPr>
            <w:noProof/>
            <w:webHidden/>
          </w:rPr>
          <w:instrText xml:space="preserve"> PAGEREF _Toc120228646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5D3D11F6" w14:textId="31DAB04B" w:rsidR="00CE16D3" w:rsidRDefault="009E40BB">
      <w:pPr>
        <w:pStyle w:val="TOC1"/>
        <w:rPr>
          <w:rFonts w:asciiTheme="minorHAnsi" w:eastAsiaTheme="minorEastAsia" w:hAnsiTheme="minorHAnsi" w:cstheme="minorBidi"/>
          <w:b w:val="0"/>
          <w:noProof/>
          <w:sz w:val="22"/>
          <w:szCs w:val="22"/>
          <w:lang w:val="en-US" w:eastAsia="en-US"/>
        </w:rPr>
      </w:pPr>
      <w:hyperlink w:anchor="_Toc120228647" w:history="1">
        <w:r w:rsidR="00CE16D3" w:rsidRPr="008E62AB">
          <w:rPr>
            <w:rStyle w:val="Hyperlink"/>
            <w:noProof/>
          </w:rPr>
          <w:t>7</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Datasets</w:t>
        </w:r>
        <w:r w:rsidR="00CE16D3">
          <w:rPr>
            <w:noProof/>
            <w:webHidden/>
          </w:rPr>
          <w:tab/>
        </w:r>
        <w:r w:rsidR="00CE16D3">
          <w:rPr>
            <w:noProof/>
            <w:webHidden/>
          </w:rPr>
          <w:fldChar w:fldCharType="begin"/>
        </w:r>
        <w:r w:rsidR="00CE16D3">
          <w:rPr>
            <w:noProof/>
            <w:webHidden/>
          </w:rPr>
          <w:instrText xml:space="preserve"> PAGEREF _Toc120228647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0AE6EF3A" w14:textId="3125045F" w:rsidR="00CE16D3" w:rsidRDefault="009E40BB">
      <w:pPr>
        <w:pStyle w:val="TOC3"/>
        <w:rPr>
          <w:rFonts w:asciiTheme="minorHAnsi" w:eastAsiaTheme="minorEastAsia" w:hAnsiTheme="minorHAnsi" w:cstheme="minorBidi"/>
          <w:b w:val="0"/>
          <w:noProof/>
          <w:sz w:val="22"/>
          <w:szCs w:val="22"/>
          <w:lang w:val="en-US" w:eastAsia="en-US"/>
        </w:rPr>
      </w:pPr>
      <w:hyperlink w:anchor="_Toc120228648" w:history="1">
        <w:r w:rsidR="00CE16D3" w:rsidRPr="008E62AB">
          <w:rPr>
            <w:rStyle w:val="Hyperlink"/>
            <w:noProof/>
          </w:rPr>
          <w:t>7.1.1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_Toc120228648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58743AEB" w14:textId="730BC98A" w:rsidR="00CE16D3" w:rsidRDefault="009E40BB">
      <w:pPr>
        <w:pStyle w:val="TOC3"/>
        <w:rPr>
          <w:rFonts w:asciiTheme="minorHAnsi" w:eastAsiaTheme="minorEastAsia" w:hAnsiTheme="minorHAnsi" w:cstheme="minorBidi"/>
          <w:b w:val="0"/>
          <w:noProof/>
          <w:sz w:val="22"/>
          <w:szCs w:val="22"/>
          <w:lang w:val="en-US" w:eastAsia="en-US"/>
        </w:rPr>
      </w:pPr>
      <w:hyperlink w:anchor="_Toc120228649" w:history="1">
        <w:r w:rsidR="00CE16D3" w:rsidRPr="008E62AB">
          <w:rPr>
            <w:rStyle w:val="Hyperlink"/>
            <w:noProof/>
          </w:rPr>
          <w:t>7.1.2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Dataset rules</w:t>
        </w:r>
        <w:r w:rsidR="00CE16D3">
          <w:rPr>
            <w:noProof/>
            <w:webHidden/>
          </w:rPr>
          <w:tab/>
        </w:r>
        <w:r w:rsidR="00CE16D3">
          <w:rPr>
            <w:noProof/>
            <w:webHidden/>
          </w:rPr>
          <w:fldChar w:fldCharType="begin"/>
        </w:r>
        <w:r w:rsidR="00CE16D3">
          <w:rPr>
            <w:noProof/>
            <w:webHidden/>
          </w:rPr>
          <w:instrText xml:space="preserve"> PAGEREF _Toc120228649 \h </w:instrText>
        </w:r>
        <w:r w:rsidR="00CE16D3">
          <w:rPr>
            <w:noProof/>
            <w:webHidden/>
          </w:rPr>
        </w:r>
        <w:r w:rsidR="00CE16D3">
          <w:rPr>
            <w:noProof/>
            <w:webHidden/>
          </w:rPr>
          <w:fldChar w:fldCharType="separate"/>
        </w:r>
        <w:r w:rsidR="00CE16D3">
          <w:rPr>
            <w:noProof/>
            <w:webHidden/>
          </w:rPr>
          <w:t>35</w:t>
        </w:r>
        <w:r w:rsidR="00CE16D3">
          <w:rPr>
            <w:noProof/>
            <w:webHidden/>
          </w:rPr>
          <w:fldChar w:fldCharType="end"/>
        </w:r>
      </w:hyperlink>
    </w:p>
    <w:p w14:paraId="7E0521B5" w14:textId="4F0BFDD9" w:rsidR="00CE16D3" w:rsidRDefault="009E40BB">
      <w:pPr>
        <w:pStyle w:val="TOC3"/>
        <w:rPr>
          <w:rFonts w:asciiTheme="minorHAnsi" w:eastAsiaTheme="minorEastAsia" w:hAnsiTheme="minorHAnsi" w:cstheme="minorBidi"/>
          <w:b w:val="0"/>
          <w:noProof/>
          <w:sz w:val="22"/>
          <w:szCs w:val="22"/>
          <w:lang w:val="en-US" w:eastAsia="en-US"/>
        </w:rPr>
      </w:pPr>
      <w:hyperlink w:anchor="_Toc120228650" w:history="1">
        <w:r w:rsidR="00CE16D3" w:rsidRPr="008E62AB">
          <w:rPr>
            <w:rStyle w:val="Hyperlink"/>
            <w:noProof/>
          </w:rPr>
          <w:t>7.1.3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Coverage rules</w:t>
        </w:r>
        <w:r w:rsidR="00CE16D3">
          <w:rPr>
            <w:noProof/>
            <w:webHidden/>
          </w:rPr>
          <w:tab/>
        </w:r>
        <w:r w:rsidR="00CE16D3">
          <w:rPr>
            <w:noProof/>
            <w:webHidden/>
          </w:rPr>
          <w:fldChar w:fldCharType="begin"/>
        </w:r>
        <w:r w:rsidR="00CE16D3">
          <w:rPr>
            <w:noProof/>
            <w:webHidden/>
          </w:rPr>
          <w:instrText xml:space="preserve"> PAGEREF _Toc120228650 \h </w:instrText>
        </w:r>
        <w:r w:rsidR="00CE16D3">
          <w:rPr>
            <w:noProof/>
            <w:webHidden/>
          </w:rPr>
        </w:r>
        <w:r w:rsidR="00CE16D3">
          <w:rPr>
            <w:noProof/>
            <w:webHidden/>
          </w:rPr>
          <w:fldChar w:fldCharType="separate"/>
        </w:r>
        <w:r w:rsidR="00CE16D3">
          <w:rPr>
            <w:noProof/>
            <w:webHidden/>
          </w:rPr>
          <w:t>36</w:t>
        </w:r>
        <w:r w:rsidR="00CE16D3">
          <w:rPr>
            <w:noProof/>
            <w:webHidden/>
          </w:rPr>
          <w:fldChar w:fldCharType="end"/>
        </w:r>
      </w:hyperlink>
    </w:p>
    <w:p w14:paraId="25EB22E1" w14:textId="1ED5E9F4" w:rsidR="00CE16D3" w:rsidRDefault="009E40BB">
      <w:pPr>
        <w:pStyle w:val="TOC2"/>
        <w:rPr>
          <w:rFonts w:asciiTheme="minorHAnsi" w:eastAsiaTheme="minorEastAsia" w:hAnsiTheme="minorHAnsi" w:cstheme="minorBidi"/>
          <w:b w:val="0"/>
          <w:noProof/>
          <w:sz w:val="22"/>
          <w:szCs w:val="22"/>
          <w:lang w:val="en-US" w:eastAsia="en-US"/>
        </w:rPr>
      </w:pPr>
      <w:hyperlink w:anchor="_Toc120228651" w:history="1">
        <w:r w:rsidR="00CE16D3" w:rsidRPr="008E62AB">
          <w:rPr>
            <w:rStyle w:val="Hyperlink"/>
            <w:noProof/>
          </w:rPr>
          <w:t>7.2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Display scale range</w:t>
        </w:r>
        <w:r w:rsidR="00CE16D3">
          <w:rPr>
            <w:noProof/>
            <w:webHidden/>
          </w:rPr>
          <w:tab/>
        </w:r>
        <w:r w:rsidR="00CE16D3">
          <w:rPr>
            <w:noProof/>
            <w:webHidden/>
          </w:rPr>
          <w:fldChar w:fldCharType="begin"/>
        </w:r>
        <w:r w:rsidR="00CE16D3">
          <w:rPr>
            <w:noProof/>
            <w:webHidden/>
          </w:rPr>
          <w:instrText xml:space="preserve"> PAGEREF _Toc120228651 \h </w:instrText>
        </w:r>
        <w:r w:rsidR="00CE16D3">
          <w:rPr>
            <w:noProof/>
            <w:webHidden/>
          </w:rPr>
        </w:r>
        <w:r w:rsidR="00CE16D3">
          <w:rPr>
            <w:noProof/>
            <w:webHidden/>
          </w:rPr>
          <w:fldChar w:fldCharType="separate"/>
        </w:r>
        <w:r w:rsidR="00CE16D3">
          <w:rPr>
            <w:noProof/>
            <w:webHidden/>
          </w:rPr>
          <w:t>36</w:t>
        </w:r>
        <w:r w:rsidR="00CE16D3">
          <w:rPr>
            <w:noProof/>
            <w:webHidden/>
          </w:rPr>
          <w:fldChar w:fldCharType="end"/>
        </w:r>
      </w:hyperlink>
    </w:p>
    <w:p w14:paraId="48A5CA9C" w14:textId="150B5CF1" w:rsidR="00CE16D3" w:rsidRDefault="009E40BB">
      <w:pPr>
        <w:pStyle w:val="TOC2"/>
        <w:rPr>
          <w:rFonts w:asciiTheme="minorHAnsi" w:eastAsiaTheme="minorEastAsia" w:hAnsiTheme="minorHAnsi" w:cstheme="minorBidi"/>
          <w:b w:val="0"/>
          <w:noProof/>
          <w:sz w:val="22"/>
          <w:szCs w:val="22"/>
          <w:lang w:val="en-US" w:eastAsia="en-US"/>
        </w:rPr>
      </w:pPr>
      <w:hyperlink w:anchor="_Toc120228652" w:history="1">
        <w:r w:rsidR="00CE16D3" w:rsidRPr="008E62AB">
          <w:rPr>
            <w:rStyle w:val="Hyperlink"/>
            <w:noProof/>
          </w:rPr>
          <w:t>7.3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Geometry</w:t>
        </w:r>
        <w:r w:rsidR="00CE16D3">
          <w:rPr>
            <w:noProof/>
            <w:webHidden/>
          </w:rPr>
          <w:tab/>
        </w:r>
        <w:r w:rsidR="00CE16D3">
          <w:rPr>
            <w:noProof/>
            <w:webHidden/>
          </w:rPr>
          <w:fldChar w:fldCharType="begin"/>
        </w:r>
        <w:r w:rsidR="00CE16D3">
          <w:rPr>
            <w:noProof/>
            <w:webHidden/>
          </w:rPr>
          <w:instrText xml:space="preserve"> PAGEREF _Toc120228652 \h </w:instrText>
        </w:r>
        <w:r w:rsidR="00CE16D3">
          <w:rPr>
            <w:noProof/>
            <w:webHidden/>
          </w:rPr>
        </w:r>
        <w:r w:rsidR="00CE16D3">
          <w:rPr>
            <w:noProof/>
            <w:webHidden/>
          </w:rPr>
          <w:fldChar w:fldCharType="separate"/>
        </w:r>
        <w:r w:rsidR="00CE16D3">
          <w:rPr>
            <w:noProof/>
            <w:webHidden/>
          </w:rPr>
          <w:t>36</w:t>
        </w:r>
        <w:r w:rsidR="00CE16D3">
          <w:rPr>
            <w:noProof/>
            <w:webHidden/>
          </w:rPr>
          <w:fldChar w:fldCharType="end"/>
        </w:r>
      </w:hyperlink>
    </w:p>
    <w:p w14:paraId="1B5A9758" w14:textId="3EE49217" w:rsidR="00CE16D3" w:rsidRDefault="009E40BB">
      <w:pPr>
        <w:pStyle w:val="TOC3"/>
        <w:rPr>
          <w:rFonts w:asciiTheme="minorHAnsi" w:eastAsiaTheme="minorEastAsia" w:hAnsiTheme="minorHAnsi" w:cstheme="minorBidi"/>
          <w:b w:val="0"/>
          <w:noProof/>
          <w:sz w:val="22"/>
          <w:szCs w:val="22"/>
          <w:lang w:val="en-US" w:eastAsia="en-US"/>
        </w:rPr>
      </w:pPr>
      <w:hyperlink w:anchor="_Toc120228653" w:history="1">
        <w:r w:rsidR="00CE16D3" w:rsidRPr="008E62AB">
          <w:rPr>
            <w:rStyle w:val="Hyperlink"/>
            <w:noProof/>
          </w:rPr>
          <w:t>7.3.1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S-131 geometry</w:t>
        </w:r>
        <w:r w:rsidR="00CE16D3">
          <w:rPr>
            <w:noProof/>
            <w:webHidden/>
          </w:rPr>
          <w:tab/>
        </w:r>
        <w:r w:rsidR="00CE16D3">
          <w:rPr>
            <w:noProof/>
            <w:webHidden/>
          </w:rPr>
          <w:fldChar w:fldCharType="begin"/>
        </w:r>
        <w:r w:rsidR="00CE16D3">
          <w:rPr>
            <w:noProof/>
            <w:webHidden/>
          </w:rPr>
          <w:instrText xml:space="preserve"> PAGEREF _Toc120228653 \h </w:instrText>
        </w:r>
        <w:r w:rsidR="00CE16D3">
          <w:rPr>
            <w:noProof/>
            <w:webHidden/>
          </w:rPr>
        </w:r>
        <w:r w:rsidR="00CE16D3">
          <w:rPr>
            <w:noProof/>
            <w:webHidden/>
          </w:rPr>
          <w:fldChar w:fldCharType="separate"/>
        </w:r>
        <w:r w:rsidR="00CE16D3">
          <w:rPr>
            <w:noProof/>
            <w:webHidden/>
          </w:rPr>
          <w:t>36</w:t>
        </w:r>
        <w:r w:rsidR="00CE16D3">
          <w:rPr>
            <w:noProof/>
            <w:webHidden/>
          </w:rPr>
          <w:fldChar w:fldCharType="end"/>
        </w:r>
      </w:hyperlink>
    </w:p>
    <w:p w14:paraId="7D6CC82F" w14:textId="26B49A6B" w:rsidR="00CE16D3" w:rsidRDefault="009E40BB">
      <w:pPr>
        <w:pStyle w:val="TOC3"/>
        <w:rPr>
          <w:rFonts w:asciiTheme="minorHAnsi" w:eastAsiaTheme="minorEastAsia" w:hAnsiTheme="minorHAnsi" w:cstheme="minorBidi"/>
          <w:b w:val="0"/>
          <w:noProof/>
          <w:sz w:val="22"/>
          <w:szCs w:val="22"/>
          <w:lang w:val="en-US" w:eastAsia="en-US"/>
        </w:rPr>
      </w:pPr>
      <w:hyperlink w:anchor="_Toc120228654" w:history="1">
        <w:r w:rsidR="00CE16D3" w:rsidRPr="008E62AB">
          <w:rPr>
            <w:rStyle w:val="Hyperlink"/>
            <w:noProof/>
          </w:rPr>
          <w:t>7.3.2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Masking</w:t>
        </w:r>
        <w:r w:rsidR="00CE16D3">
          <w:rPr>
            <w:noProof/>
            <w:webHidden/>
          </w:rPr>
          <w:tab/>
        </w:r>
        <w:r w:rsidR="00CE16D3">
          <w:rPr>
            <w:noProof/>
            <w:webHidden/>
          </w:rPr>
          <w:fldChar w:fldCharType="begin"/>
        </w:r>
        <w:r w:rsidR="00CE16D3">
          <w:rPr>
            <w:noProof/>
            <w:webHidden/>
          </w:rPr>
          <w:instrText xml:space="preserve"> PAGEREF _Toc120228654 \h </w:instrText>
        </w:r>
        <w:r w:rsidR="00CE16D3">
          <w:rPr>
            <w:noProof/>
            <w:webHidden/>
          </w:rPr>
        </w:r>
        <w:r w:rsidR="00CE16D3">
          <w:rPr>
            <w:noProof/>
            <w:webHidden/>
          </w:rPr>
          <w:fldChar w:fldCharType="separate"/>
        </w:r>
        <w:r w:rsidR="00CE16D3">
          <w:rPr>
            <w:noProof/>
            <w:webHidden/>
          </w:rPr>
          <w:t>37</w:t>
        </w:r>
        <w:r w:rsidR="00CE16D3">
          <w:rPr>
            <w:noProof/>
            <w:webHidden/>
          </w:rPr>
          <w:fldChar w:fldCharType="end"/>
        </w:r>
      </w:hyperlink>
    </w:p>
    <w:p w14:paraId="51489C46" w14:textId="3F277183" w:rsidR="00CE16D3" w:rsidRDefault="009E40BB">
      <w:pPr>
        <w:pStyle w:val="TOC3"/>
        <w:rPr>
          <w:rFonts w:asciiTheme="minorHAnsi" w:eastAsiaTheme="minorEastAsia" w:hAnsiTheme="minorHAnsi" w:cstheme="minorBidi"/>
          <w:b w:val="0"/>
          <w:noProof/>
          <w:sz w:val="22"/>
          <w:szCs w:val="22"/>
          <w:lang w:val="en-US" w:eastAsia="en-US"/>
        </w:rPr>
      </w:pPr>
      <w:hyperlink w:anchor="_Toc120228655" w:history="1">
        <w:r w:rsidR="00CE16D3" w:rsidRPr="008E62AB">
          <w:rPr>
            <w:rStyle w:val="Hyperlink"/>
            <w:noProof/>
          </w:rPr>
          <w:t>7.3.3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Coordinate encoding in spatial primitives</w:t>
        </w:r>
        <w:r w:rsidR="00CE16D3">
          <w:rPr>
            <w:noProof/>
            <w:webHidden/>
          </w:rPr>
          <w:tab/>
        </w:r>
        <w:r w:rsidR="00CE16D3">
          <w:rPr>
            <w:noProof/>
            <w:webHidden/>
          </w:rPr>
          <w:fldChar w:fldCharType="begin"/>
        </w:r>
        <w:r w:rsidR="00CE16D3">
          <w:rPr>
            <w:noProof/>
            <w:webHidden/>
          </w:rPr>
          <w:instrText xml:space="preserve"> PAGEREF _Toc120228655 \h </w:instrText>
        </w:r>
        <w:r w:rsidR="00CE16D3">
          <w:rPr>
            <w:noProof/>
            <w:webHidden/>
          </w:rPr>
        </w:r>
        <w:r w:rsidR="00CE16D3">
          <w:rPr>
            <w:noProof/>
            <w:webHidden/>
          </w:rPr>
          <w:fldChar w:fldCharType="separate"/>
        </w:r>
        <w:r w:rsidR="00CE16D3">
          <w:rPr>
            <w:noProof/>
            <w:webHidden/>
          </w:rPr>
          <w:t>37</w:t>
        </w:r>
        <w:r w:rsidR="00CE16D3">
          <w:rPr>
            <w:noProof/>
            <w:webHidden/>
          </w:rPr>
          <w:fldChar w:fldCharType="end"/>
        </w:r>
      </w:hyperlink>
    </w:p>
    <w:p w14:paraId="69A0042A" w14:textId="5058D15B" w:rsidR="00CE16D3" w:rsidRDefault="009E40BB">
      <w:pPr>
        <w:pStyle w:val="TOC1"/>
        <w:rPr>
          <w:rFonts w:asciiTheme="minorHAnsi" w:eastAsiaTheme="minorEastAsia" w:hAnsiTheme="minorHAnsi" w:cstheme="minorBidi"/>
          <w:b w:val="0"/>
          <w:noProof/>
          <w:sz w:val="22"/>
          <w:szCs w:val="22"/>
          <w:lang w:val="en-US" w:eastAsia="en-US"/>
        </w:rPr>
      </w:pPr>
      <w:hyperlink w:anchor="_Toc120228656" w:history="1">
        <w:r w:rsidR="00CE16D3" w:rsidRPr="008E62AB">
          <w:rPr>
            <w:rStyle w:val="Hyperlink"/>
            <w:noProof/>
          </w:rPr>
          <w:t>8</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Quality</w:t>
        </w:r>
        <w:r w:rsidR="00CE16D3">
          <w:rPr>
            <w:noProof/>
            <w:webHidden/>
          </w:rPr>
          <w:tab/>
        </w:r>
        <w:r w:rsidR="00CE16D3">
          <w:rPr>
            <w:noProof/>
            <w:webHidden/>
          </w:rPr>
          <w:fldChar w:fldCharType="begin"/>
        </w:r>
        <w:r w:rsidR="00CE16D3">
          <w:rPr>
            <w:noProof/>
            <w:webHidden/>
          </w:rPr>
          <w:instrText xml:space="preserve"> PAGEREF _Toc120228656 \h </w:instrText>
        </w:r>
        <w:r w:rsidR="00CE16D3">
          <w:rPr>
            <w:noProof/>
            <w:webHidden/>
          </w:rPr>
        </w:r>
        <w:r w:rsidR="00CE16D3">
          <w:rPr>
            <w:noProof/>
            <w:webHidden/>
          </w:rPr>
          <w:fldChar w:fldCharType="separate"/>
        </w:r>
        <w:r w:rsidR="00CE16D3">
          <w:rPr>
            <w:noProof/>
            <w:webHidden/>
          </w:rPr>
          <w:t>37</w:t>
        </w:r>
        <w:r w:rsidR="00CE16D3">
          <w:rPr>
            <w:noProof/>
            <w:webHidden/>
          </w:rPr>
          <w:fldChar w:fldCharType="end"/>
        </w:r>
      </w:hyperlink>
    </w:p>
    <w:p w14:paraId="3ACCBE30" w14:textId="0B8AC4A0" w:rsidR="00CE16D3" w:rsidRDefault="009E40BB">
      <w:pPr>
        <w:pStyle w:val="TOC2"/>
        <w:rPr>
          <w:rFonts w:asciiTheme="minorHAnsi" w:eastAsiaTheme="minorEastAsia" w:hAnsiTheme="minorHAnsi" w:cstheme="minorBidi"/>
          <w:b w:val="0"/>
          <w:noProof/>
          <w:sz w:val="22"/>
          <w:szCs w:val="22"/>
          <w:lang w:val="en-US" w:eastAsia="en-US"/>
        </w:rPr>
      </w:pPr>
      <w:hyperlink w:anchor="_Toc120228657" w:history="1">
        <w:r w:rsidR="00CE16D3" w:rsidRPr="008E62AB">
          <w:rPr>
            <w:rStyle w:val="Hyperlink"/>
            <w:noProof/>
          </w:rPr>
          <w:t>8.1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_Toc120228657 \h </w:instrText>
        </w:r>
        <w:r w:rsidR="00CE16D3">
          <w:rPr>
            <w:noProof/>
            <w:webHidden/>
          </w:rPr>
        </w:r>
        <w:r w:rsidR="00CE16D3">
          <w:rPr>
            <w:noProof/>
            <w:webHidden/>
          </w:rPr>
          <w:fldChar w:fldCharType="separate"/>
        </w:r>
        <w:r w:rsidR="00CE16D3">
          <w:rPr>
            <w:noProof/>
            <w:webHidden/>
          </w:rPr>
          <w:t>37</w:t>
        </w:r>
        <w:r w:rsidR="00CE16D3">
          <w:rPr>
            <w:noProof/>
            <w:webHidden/>
          </w:rPr>
          <w:fldChar w:fldCharType="end"/>
        </w:r>
      </w:hyperlink>
    </w:p>
    <w:p w14:paraId="5BA905BC" w14:textId="12107BE6" w:rsidR="00CE16D3" w:rsidRDefault="009E40BB">
      <w:pPr>
        <w:pStyle w:val="TOC2"/>
        <w:rPr>
          <w:rFonts w:asciiTheme="minorHAnsi" w:eastAsiaTheme="minorEastAsia" w:hAnsiTheme="minorHAnsi" w:cstheme="minorBidi"/>
          <w:b w:val="0"/>
          <w:noProof/>
          <w:sz w:val="22"/>
          <w:szCs w:val="22"/>
          <w:lang w:val="en-US" w:eastAsia="en-US"/>
        </w:rPr>
      </w:pPr>
      <w:hyperlink w:anchor="_Toc120228658" w:history="1">
        <w:r w:rsidR="00CE16D3" w:rsidRPr="008E62AB">
          <w:rPr>
            <w:rStyle w:val="Hyperlink"/>
            <w:noProof/>
          </w:rPr>
          <w:t>8.2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Quality measure elements</w:t>
        </w:r>
        <w:r w:rsidR="00CE16D3">
          <w:rPr>
            <w:noProof/>
            <w:webHidden/>
          </w:rPr>
          <w:tab/>
        </w:r>
        <w:r w:rsidR="00CE16D3">
          <w:rPr>
            <w:noProof/>
            <w:webHidden/>
          </w:rPr>
          <w:fldChar w:fldCharType="begin"/>
        </w:r>
        <w:r w:rsidR="00CE16D3">
          <w:rPr>
            <w:noProof/>
            <w:webHidden/>
          </w:rPr>
          <w:instrText xml:space="preserve"> PAGEREF _Toc120228658 \h </w:instrText>
        </w:r>
        <w:r w:rsidR="00CE16D3">
          <w:rPr>
            <w:noProof/>
            <w:webHidden/>
          </w:rPr>
        </w:r>
        <w:r w:rsidR="00CE16D3">
          <w:rPr>
            <w:noProof/>
            <w:webHidden/>
          </w:rPr>
          <w:fldChar w:fldCharType="separate"/>
        </w:r>
        <w:r w:rsidR="00CE16D3">
          <w:rPr>
            <w:noProof/>
            <w:webHidden/>
          </w:rPr>
          <w:t>37</w:t>
        </w:r>
        <w:r w:rsidR="00CE16D3">
          <w:rPr>
            <w:noProof/>
            <w:webHidden/>
          </w:rPr>
          <w:fldChar w:fldCharType="end"/>
        </w:r>
      </w:hyperlink>
    </w:p>
    <w:p w14:paraId="7E4DF661" w14:textId="50BD36B5" w:rsidR="00CE16D3" w:rsidRDefault="009E40BB">
      <w:pPr>
        <w:pStyle w:val="TOC2"/>
        <w:rPr>
          <w:rFonts w:asciiTheme="minorHAnsi" w:eastAsiaTheme="minorEastAsia" w:hAnsiTheme="minorHAnsi" w:cstheme="minorBidi"/>
          <w:b w:val="0"/>
          <w:noProof/>
          <w:sz w:val="22"/>
          <w:szCs w:val="22"/>
          <w:lang w:val="en-US" w:eastAsia="en-US"/>
        </w:rPr>
      </w:pPr>
      <w:hyperlink w:anchor="_Toc120228659" w:history="1">
        <w:r w:rsidR="00CE16D3" w:rsidRPr="008E62AB">
          <w:rPr>
            <w:rStyle w:val="Hyperlink"/>
            <w:noProof/>
          </w:rPr>
          <w:t>8.3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Test methods for data compliance and usability</w:t>
        </w:r>
        <w:r w:rsidR="00CE16D3">
          <w:rPr>
            <w:noProof/>
            <w:webHidden/>
          </w:rPr>
          <w:tab/>
        </w:r>
        <w:r w:rsidR="00CE16D3">
          <w:rPr>
            <w:noProof/>
            <w:webHidden/>
          </w:rPr>
          <w:fldChar w:fldCharType="begin"/>
        </w:r>
        <w:r w:rsidR="00CE16D3">
          <w:rPr>
            <w:noProof/>
            <w:webHidden/>
          </w:rPr>
          <w:instrText xml:space="preserve"> PAGEREF _Toc120228659 \h </w:instrText>
        </w:r>
        <w:r w:rsidR="00CE16D3">
          <w:rPr>
            <w:noProof/>
            <w:webHidden/>
          </w:rPr>
        </w:r>
        <w:r w:rsidR="00CE16D3">
          <w:rPr>
            <w:noProof/>
            <w:webHidden/>
          </w:rPr>
          <w:fldChar w:fldCharType="separate"/>
        </w:r>
        <w:r w:rsidR="00CE16D3">
          <w:rPr>
            <w:noProof/>
            <w:webHidden/>
          </w:rPr>
          <w:t>40</w:t>
        </w:r>
        <w:r w:rsidR="00CE16D3">
          <w:rPr>
            <w:noProof/>
            <w:webHidden/>
          </w:rPr>
          <w:fldChar w:fldCharType="end"/>
        </w:r>
      </w:hyperlink>
    </w:p>
    <w:p w14:paraId="0FF1D576" w14:textId="338C1989" w:rsidR="00CE16D3" w:rsidRDefault="009E40BB">
      <w:pPr>
        <w:pStyle w:val="TOC2"/>
        <w:rPr>
          <w:rFonts w:asciiTheme="minorHAnsi" w:eastAsiaTheme="minorEastAsia" w:hAnsiTheme="minorHAnsi" w:cstheme="minorBidi"/>
          <w:b w:val="0"/>
          <w:noProof/>
          <w:sz w:val="22"/>
          <w:szCs w:val="22"/>
          <w:lang w:val="en-US" w:eastAsia="en-US"/>
        </w:rPr>
      </w:pPr>
      <w:hyperlink w:anchor="_Toc120228660" w:history="1">
        <w:r w:rsidR="00CE16D3" w:rsidRPr="008E62AB">
          <w:rPr>
            <w:rStyle w:val="Hyperlink"/>
            <w:noProof/>
          </w:rPr>
          <w:t>8.4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quality testing and reporting</w:t>
        </w:r>
        <w:r w:rsidR="00CE16D3">
          <w:rPr>
            <w:noProof/>
            <w:webHidden/>
          </w:rPr>
          <w:tab/>
        </w:r>
        <w:r w:rsidR="00CE16D3">
          <w:rPr>
            <w:noProof/>
            <w:webHidden/>
          </w:rPr>
          <w:fldChar w:fldCharType="begin"/>
        </w:r>
        <w:r w:rsidR="00CE16D3">
          <w:rPr>
            <w:noProof/>
            <w:webHidden/>
          </w:rPr>
          <w:instrText xml:space="preserve"> PAGEREF _Toc120228660 \h </w:instrText>
        </w:r>
        <w:r w:rsidR="00CE16D3">
          <w:rPr>
            <w:noProof/>
            <w:webHidden/>
          </w:rPr>
        </w:r>
        <w:r w:rsidR="00CE16D3">
          <w:rPr>
            <w:noProof/>
            <w:webHidden/>
          </w:rPr>
          <w:fldChar w:fldCharType="separate"/>
        </w:r>
        <w:r w:rsidR="00CE16D3">
          <w:rPr>
            <w:noProof/>
            <w:webHidden/>
          </w:rPr>
          <w:t>41</w:t>
        </w:r>
        <w:r w:rsidR="00CE16D3">
          <w:rPr>
            <w:noProof/>
            <w:webHidden/>
          </w:rPr>
          <w:fldChar w:fldCharType="end"/>
        </w:r>
      </w:hyperlink>
    </w:p>
    <w:p w14:paraId="4B96CAD6" w14:textId="6D59E411" w:rsidR="00CE16D3" w:rsidRDefault="009E40BB">
      <w:pPr>
        <w:pStyle w:val="TOC1"/>
        <w:rPr>
          <w:rFonts w:asciiTheme="minorHAnsi" w:eastAsiaTheme="minorEastAsia" w:hAnsiTheme="minorHAnsi" w:cstheme="minorBidi"/>
          <w:b w:val="0"/>
          <w:noProof/>
          <w:sz w:val="22"/>
          <w:szCs w:val="22"/>
          <w:lang w:val="en-US" w:eastAsia="en-US"/>
        </w:rPr>
      </w:pPr>
      <w:hyperlink w:anchor="_Toc120228661" w:history="1">
        <w:r w:rsidR="00CE16D3" w:rsidRPr="008E62AB">
          <w:rPr>
            <w:rStyle w:val="Hyperlink"/>
            <w:noProof/>
          </w:rPr>
          <w:t>9</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Capture and Classification</w:t>
        </w:r>
        <w:r w:rsidR="00CE16D3">
          <w:rPr>
            <w:noProof/>
            <w:webHidden/>
          </w:rPr>
          <w:tab/>
        </w:r>
        <w:r w:rsidR="00CE16D3">
          <w:rPr>
            <w:noProof/>
            <w:webHidden/>
          </w:rPr>
          <w:fldChar w:fldCharType="begin"/>
        </w:r>
        <w:r w:rsidR="00CE16D3">
          <w:rPr>
            <w:noProof/>
            <w:webHidden/>
          </w:rPr>
          <w:instrText xml:space="preserve"> PAGEREF _Toc120228661 \h </w:instrText>
        </w:r>
        <w:r w:rsidR="00CE16D3">
          <w:rPr>
            <w:noProof/>
            <w:webHidden/>
          </w:rPr>
        </w:r>
        <w:r w:rsidR="00CE16D3">
          <w:rPr>
            <w:noProof/>
            <w:webHidden/>
          </w:rPr>
          <w:fldChar w:fldCharType="separate"/>
        </w:r>
        <w:r w:rsidR="00CE16D3">
          <w:rPr>
            <w:noProof/>
            <w:webHidden/>
          </w:rPr>
          <w:t>41</w:t>
        </w:r>
        <w:r w:rsidR="00CE16D3">
          <w:rPr>
            <w:noProof/>
            <w:webHidden/>
          </w:rPr>
          <w:fldChar w:fldCharType="end"/>
        </w:r>
      </w:hyperlink>
    </w:p>
    <w:p w14:paraId="72F04BB5" w14:textId="06E15C16" w:rsidR="00CE16D3" w:rsidRDefault="009E40BB">
      <w:pPr>
        <w:pStyle w:val="TOC1"/>
        <w:rPr>
          <w:rFonts w:asciiTheme="minorHAnsi" w:eastAsiaTheme="minorEastAsia" w:hAnsiTheme="minorHAnsi" w:cstheme="minorBidi"/>
          <w:b w:val="0"/>
          <w:noProof/>
          <w:sz w:val="22"/>
          <w:szCs w:val="22"/>
          <w:lang w:val="en-US" w:eastAsia="en-US"/>
        </w:rPr>
      </w:pPr>
      <w:hyperlink w:anchor="_Toc120228662" w:history="1">
        <w:r w:rsidR="00CE16D3" w:rsidRPr="008E62AB">
          <w:rPr>
            <w:rStyle w:val="Hyperlink"/>
            <w:noProof/>
          </w:rPr>
          <w:t>10</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Maintenance</w:t>
        </w:r>
        <w:r w:rsidR="00CE16D3">
          <w:rPr>
            <w:noProof/>
            <w:webHidden/>
          </w:rPr>
          <w:tab/>
        </w:r>
        <w:r w:rsidR="00CE16D3">
          <w:rPr>
            <w:noProof/>
            <w:webHidden/>
          </w:rPr>
          <w:fldChar w:fldCharType="begin"/>
        </w:r>
        <w:r w:rsidR="00CE16D3">
          <w:rPr>
            <w:noProof/>
            <w:webHidden/>
          </w:rPr>
          <w:instrText xml:space="preserve"> PAGEREF _Toc120228662 \h </w:instrText>
        </w:r>
        <w:r w:rsidR="00CE16D3">
          <w:rPr>
            <w:noProof/>
            <w:webHidden/>
          </w:rPr>
        </w:r>
        <w:r w:rsidR="00CE16D3">
          <w:rPr>
            <w:noProof/>
            <w:webHidden/>
          </w:rPr>
          <w:fldChar w:fldCharType="separate"/>
        </w:r>
        <w:r w:rsidR="00CE16D3">
          <w:rPr>
            <w:noProof/>
            <w:webHidden/>
          </w:rPr>
          <w:t>41</w:t>
        </w:r>
        <w:r w:rsidR="00CE16D3">
          <w:rPr>
            <w:noProof/>
            <w:webHidden/>
          </w:rPr>
          <w:fldChar w:fldCharType="end"/>
        </w:r>
      </w:hyperlink>
    </w:p>
    <w:p w14:paraId="0795420A" w14:textId="10A4401F" w:rsidR="00CE16D3" w:rsidRDefault="009E40BB">
      <w:pPr>
        <w:pStyle w:val="TOC2"/>
        <w:rPr>
          <w:rFonts w:asciiTheme="minorHAnsi" w:eastAsiaTheme="minorEastAsia" w:hAnsiTheme="minorHAnsi" w:cstheme="minorBidi"/>
          <w:b w:val="0"/>
          <w:noProof/>
          <w:sz w:val="22"/>
          <w:szCs w:val="22"/>
          <w:lang w:val="en-US" w:eastAsia="en-US"/>
        </w:rPr>
      </w:pPr>
      <w:hyperlink w:anchor="_Toc120228663" w:history="1">
        <w:r w:rsidR="00CE16D3" w:rsidRPr="008E62AB">
          <w:rPr>
            <w:rStyle w:val="Hyperlink"/>
            <w:noProof/>
          </w:rPr>
          <w:t>10.1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_Toc120228663 \h </w:instrText>
        </w:r>
        <w:r w:rsidR="00CE16D3">
          <w:rPr>
            <w:noProof/>
            <w:webHidden/>
          </w:rPr>
        </w:r>
        <w:r w:rsidR="00CE16D3">
          <w:rPr>
            <w:noProof/>
            <w:webHidden/>
          </w:rPr>
          <w:fldChar w:fldCharType="separate"/>
        </w:r>
        <w:r w:rsidR="00CE16D3">
          <w:rPr>
            <w:noProof/>
            <w:webHidden/>
          </w:rPr>
          <w:t>41</w:t>
        </w:r>
        <w:r w:rsidR="00CE16D3">
          <w:rPr>
            <w:noProof/>
            <w:webHidden/>
          </w:rPr>
          <w:fldChar w:fldCharType="end"/>
        </w:r>
      </w:hyperlink>
    </w:p>
    <w:p w14:paraId="041320AD" w14:textId="3FFCC733" w:rsidR="00CE16D3" w:rsidRDefault="009E40BB">
      <w:pPr>
        <w:pStyle w:val="TOC2"/>
        <w:rPr>
          <w:rFonts w:asciiTheme="minorHAnsi" w:eastAsiaTheme="minorEastAsia" w:hAnsiTheme="minorHAnsi" w:cstheme="minorBidi"/>
          <w:b w:val="0"/>
          <w:noProof/>
          <w:sz w:val="22"/>
          <w:szCs w:val="22"/>
          <w:lang w:val="en-US" w:eastAsia="en-US"/>
        </w:rPr>
      </w:pPr>
      <w:hyperlink w:anchor="_Toc120228664" w:history="1">
        <w:r w:rsidR="00CE16D3" w:rsidRPr="008E62AB">
          <w:rPr>
            <w:rStyle w:val="Hyperlink"/>
            <w:noProof/>
          </w:rPr>
          <w:t>10.2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Maintenance and update frequency</w:t>
        </w:r>
        <w:r w:rsidR="00CE16D3">
          <w:rPr>
            <w:noProof/>
            <w:webHidden/>
          </w:rPr>
          <w:tab/>
        </w:r>
        <w:r w:rsidR="00CE16D3">
          <w:rPr>
            <w:noProof/>
            <w:webHidden/>
          </w:rPr>
          <w:fldChar w:fldCharType="begin"/>
        </w:r>
        <w:r w:rsidR="00CE16D3">
          <w:rPr>
            <w:noProof/>
            <w:webHidden/>
          </w:rPr>
          <w:instrText xml:space="preserve"> PAGEREF _Toc120228664 \h </w:instrText>
        </w:r>
        <w:r w:rsidR="00CE16D3">
          <w:rPr>
            <w:noProof/>
            <w:webHidden/>
          </w:rPr>
        </w:r>
        <w:r w:rsidR="00CE16D3">
          <w:rPr>
            <w:noProof/>
            <w:webHidden/>
          </w:rPr>
          <w:fldChar w:fldCharType="separate"/>
        </w:r>
        <w:r w:rsidR="00CE16D3">
          <w:rPr>
            <w:noProof/>
            <w:webHidden/>
          </w:rPr>
          <w:t>42</w:t>
        </w:r>
        <w:r w:rsidR="00CE16D3">
          <w:rPr>
            <w:noProof/>
            <w:webHidden/>
          </w:rPr>
          <w:fldChar w:fldCharType="end"/>
        </w:r>
      </w:hyperlink>
    </w:p>
    <w:p w14:paraId="6CD9324F" w14:textId="4BD5C5BD" w:rsidR="00CE16D3" w:rsidRDefault="009E40BB">
      <w:pPr>
        <w:pStyle w:val="TOC2"/>
        <w:rPr>
          <w:rFonts w:asciiTheme="minorHAnsi" w:eastAsiaTheme="minorEastAsia" w:hAnsiTheme="minorHAnsi" w:cstheme="minorBidi"/>
          <w:b w:val="0"/>
          <w:noProof/>
          <w:sz w:val="22"/>
          <w:szCs w:val="22"/>
          <w:lang w:val="en-US" w:eastAsia="en-US"/>
        </w:rPr>
      </w:pPr>
      <w:hyperlink w:anchor="_Toc120228665" w:history="1">
        <w:r w:rsidR="00CE16D3" w:rsidRPr="008E62AB">
          <w:rPr>
            <w:rStyle w:val="Hyperlink"/>
            <w:noProof/>
          </w:rPr>
          <w:t>10.3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Source</w:t>
        </w:r>
        <w:r w:rsidR="00CE16D3">
          <w:rPr>
            <w:noProof/>
            <w:webHidden/>
          </w:rPr>
          <w:tab/>
        </w:r>
        <w:r w:rsidR="00CE16D3">
          <w:rPr>
            <w:noProof/>
            <w:webHidden/>
          </w:rPr>
          <w:fldChar w:fldCharType="begin"/>
        </w:r>
        <w:r w:rsidR="00CE16D3">
          <w:rPr>
            <w:noProof/>
            <w:webHidden/>
          </w:rPr>
          <w:instrText xml:space="preserve"> PAGEREF _Toc120228665 \h </w:instrText>
        </w:r>
        <w:r w:rsidR="00CE16D3">
          <w:rPr>
            <w:noProof/>
            <w:webHidden/>
          </w:rPr>
        </w:r>
        <w:r w:rsidR="00CE16D3">
          <w:rPr>
            <w:noProof/>
            <w:webHidden/>
          </w:rPr>
          <w:fldChar w:fldCharType="separate"/>
        </w:r>
        <w:r w:rsidR="00CE16D3">
          <w:rPr>
            <w:noProof/>
            <w:webHidden/>
          </w:rPr>
          <w:t>42</w:t>
        </w:r>
        <w:r w:rsidR="00CE16D3">
          <w:rPr>
            <w:noProof/>
            <w:webHidden/>
          </w:rPr>
          <w:fldChar w:fldCharType="end"/>
        </w:r>
      </w:hyperlink>
    </w:p>
    <w:p w14:paraId="636BFA02" w14:textId="07B7CDD6" w:rsidR="00CE16D3" w:rsidRDefault="009E40BB">
      <w:pPr>
        <w:pStyle w:val="TOC2"/>
        <w:rPr>
          <w:rFonts w:asciiTheme="minorHAnsi" w:eastAsiaTheme="minorEastAsia" w:hAnsiTheme="minorHAnsi" w:cstheme="minorBidi"/>
          <w:b w:val="0"/>
          <w:noProof/>
          <w:sz w:val="22"/>
          <w:szCs w:val="22"/>
          <w:lang w:val="en-US" w:eastAsia="en-US"/>
        </w:rPr>
      </w:pPr>
      <w:hyperlink w:anchor="_Toc120228666" w:history="1">
        <w:r w:rsidR="00CE16D3" w:rsidRPr="008E62AB">
          <w:rPr>
            <w:rStyle w:val="Hyperlink"/>
            <w:noProof/>
          </w:rPr>
          <w:t>10.4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Production Process</w:t>
        </w:r>
        <w:r w:rsidR="00CE16D3">
          <w:rPr>
            <w:noProof/>
            <w:webHidden/>
          </w:rPr>
          <w:tab/>
        </w:r>
        <w:r w:rsidR="00CE16D3">
          <w:rPr>
            <w:noProof/>
            <w:webHidden/>
          </w:rPr>
          <w:fldChar w:fldCharType="begin"/>
        </w:r>
        <w:r w:rsidR="00CE16D3">
          <w:rPr>
            <w:noProof/>
            <w:webHidden/>
          </w:rPr>
          <w:instrText xml:space="preserve"> PAGEREF _Toc120228666 \h </w:instrText>
        </w:r>
        <w:r w:rsidR="00CE16D3">
          <w:rPr>
            <w:noProof/>
            <w:webHidden/>
          </w:rPr>
        </w:r>
        <w:r w:rsidR="00CE16D3">
          <w:rPr>
            <w:noProof/>
            <w:webHidden/>
          </w:rPr>
          <w:fldChar w:fldCharType="separate"/>
        </w:r>
        <w:r w:rsidR="00CE16D3">
          <w:rPr>
            <w:noProof/>
            <w:webHidden/>
          </w:rPr>
          <w:t>42</w:t>
        </w:r>
        <w:r w:rsidR="00CE16D3">
          <w:rPr>
            <w:noProof/>
            <w:webHidden/>
          </w:rPr>
          <w:fldChar w:fldCharType="end"/>
        </w:r>
      </w:hyperlink>
    </w:p>
    <w:p w14:paraId="4062FB90" w14:textId="53E2DBFD" w:rsidR="00CE16D3" w:rsidRDefault="009E40BB">
      <w:pPr>
        <w:pStyle w:val="TOC2"/>
        <w:rPr>
          <w:rFonts w:asciiTheme="minorHAnsi" w:eastAsiaTheme="minorEastAsia" w:hAnsiTheme="minorHAnsi" w:cstheme="minorBidi"/>
          <w:b w:val="0"/>
          <w:noProof/>
          <w:sz w:val="22"/>
          <w:szCs w:val="22"/>
          <w:lang w:val="en-US" w:eastAsia="en-US"/>
        </w:rPr>
      </w:pPr>
      <w:hyperlink w:anchor="_Toc120228667" w:history="1">
        <w:r w:rsidR="00CE16D3" w:rsidRPr="008E62AB">
          <w:rPr>
            <w:rStyle w:val="Hyperlink"/>
            <w:noProof/>
            <w:lang w:val="en-AU"/>
          </w:rPr>
          <w:t>10.5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AU"/>
          </w:rPr>
          <w:t>Feature and Portrayal Catalogue management</w:t>
        </w:r>
        <w:r w:rsidR="00CE16D3">
          <w:rPr>
            <w:noProof/>
            <w:webHidden/>
          </w:rPr>
          <w:tab/>
        </w:r>
        <w:r w:rsidR="00CE16D3">
          <w:rPr>
            <w:noProof/>
            <w:webHidden/>
          </w:rPr>
          <w:fldChar w:fldCharType="begin"/>
        </w:r>
        <w:r w:rsidR="00CE16D3">
          <w:rPr>
            <w:noProof/>
            <w:webHidden/>
          </w:rPr>
          <w:instrText xml:space="preserve"> PAGEREF _Toc120228667 \h </w:instrText>
        </w:r>
        <w:r w:rsidR="00CE16D3">
          <w:rPr>
            <w:noProof/>
            <w:webHidden/>
          </w:rPr>
        </w:r>
        <w:r w:rsidR="00CE16D3">
          <w:rPr>
            <w:noProof/>
            <w:webHidden/>
          </w:rPr>
          <w:fldChar w:fldCharType="separate"/>
        </w:r>
        <w:r w:rsidR="00CE16D3">
          <w:rPr>
            <w:noProof/>
            <w:webHidden/>
          </w:rPr>
          <w:t>42</w:t>
        </w:r>
        <w:r w:rsidR="00CE16D3">
          <w:rPr>
            <w:noProof/>
            <w:webHidden/>
          </w:rPr>
          <w:fldChar w:fldCharType="end"/>
        </w:r>
      </w:hyperlink>
    </w:p>
    <w:p w14:paraId="30599F2D" w14:textId="40B6BD5E" w:rsidR="00CE16D3" w:rsidRDefault="009E40BB">
      <w:pPr>
        <w:pStyle w:val="TOC1"/>
        <w:rPr>
          <w:rFonts w:asciiTheme="minorHAnsi" w:eastAsiaTheme="minorEastAsia" w:hAnsiTheme="minorHAnsi" w:cstheme="minorBidi"/>
          <w:b w:val="0"/>
          <w:noProof/>
          <w:sz w:val="22"/>
          <w:szCs w:val="22"/>
          <w:lang w:val="en-US" w:eastAsia="en-US"/>
        </w:rPr>
      </w:pPr>
      <w:hyperlink w:anchor="_Toc120228668" w:history="1">
        <w:r w:rsidR="00CE16D3" w:rsidRPr="008E62AB">
          <w:rPr>
            <w:rStyle w:val="Hyperlink"/>
            <w:noProof/>
          </w:rPr>
          <w:t>11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Portrayal</w:t>
        </w:r>
        <w:r w:rsidR="00CE16D3">
          <w:rPr>
            <w:noProof/>
            <w:webHidden/>
          </w:rPr>
          <w:tab/>
        </w:r>
        <w:r w:rsidR="00CE16D3">
          <w:rPr>
            <w:noProof/>
            <w:webHidden/>
          </w:rPr>
          <w:fldChar w:fldCharType="begin"/>
        </w:r>
        <w:r w:rsidR="00CE16D3">
          <w:rPr>
            <w:noProof/>
            <w:webHidden/>
          </w:rPr>
          <w:instrText xml:space="preserve"> PAGEREF _Toc120228668 \h </w:instrText>
        </w:r>
        <w:r w:rsidR="00CE16D3">
          <w:rPr>
            <w:noProof/>
            <w:webHidden/>
          </w:rPr>
        </w:r>
        <w:r w:rsidR="00CE16D3">
          <w:rPr>
            <w:noProof/>
            <w:webHidden/>
          </w:rPr>
          <w:fldChar w:fldCharType="separate"/>
        </w:r>
        <w:r w:rsidR="00CE16D3">
          <w:rPr>
            <w:noProof/>
            <w:webHidden/>
          </w:rPr>
          <w:t>42</w:t>
        </w:r>
        <w:r w:rsidR="00CE16D3">
          <w:rPr>
            <w:noProof/>
            <w:webHidden/>
          </w:rPr>
          <w:fldChar w:fldCharType="end"/>
        </w:r>
      </w:hyperlink>
    </w:p>
    <w:p w14:paraId="793C4F58" w14:textId="2370D733" w:rsidR="00CE16D3" w:rsidRDefault="009E40BB">
      <w:pPr>
        <w:pStyle w:val="TOC2"/>
        <w:rPr>
          <w:rFonts w:asciiTheme="minorHAnsi" w:eastAsiaTheme="minorEastAsia" w:hAnsiTheme="minorHAnsi" w:cstheme="minorBidi"/>
          <w:b w:val="0"/>
          <w:noProof/>
          <w:sz w:val="22"/>
          <w:szCs w:val="22"/>
          <w:lang w:val="en-US" w:eastAsia="en-US"/>
        </w:rPr>
      </w:pPr>
      <w:hyperlink w:anchor="_Toc120228669" w:history="1">
        <w:r w:rsidR="00CE16D3" w:rsidRPr="008E62AB">
          <w:rPr>
            <w:rStyle w:val="Hyperlink"/>
            <w:noProof/>
          </w:rPr>
          <w:t>11.1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_Toc120228669 \h </w:instrText>
        </w:r>
        <w:r w:rsidR="00CE16D3">
          <w:rPr>
            <w:noProof/>
            <w:webHidden/>
          </w:rPr>
        </w:r>
        <w:r w:rsidR="00CE16D3">
          <w:rPr>
            <w:noProof/>
            <w:webHidden/>
          </w:rPr>
          <w:fldChar w:fldCharType="separate"/>
        </w:r>
        <w:r w:rsidR="00CE16D3">
          <w:rPr>
            <w:noProof/>
            <w:webHidden/>
          </w:rPr>
          <w:t>42</w:t>
        </w:r>
        <w:r w:rsidR="00CE16D3">
          <w:rPr>
            <w:noProof/>
            <w:webHidden/>
          </w:rPr>
          <w:fldChar w:fldCharType="end"/>
        </w:r>
      </w:hyperlink>
    </w:p>
    <w:p w14:paraId="19BCE68C" w14:textId="10718310" w:rsidR="00CE16D3" w:rsidRDefault="009E40BB">
      <w:pPr>
        <w:pStyle w:val="TOC2"/>
        <w:rPr>
          <w:rFonts w:asciiTheme="minorHAnsi" w:eastAsiaTheme="minorEastAsia" w:hAnsiTheme="minorHAnsi" w:cstheme="minorBidi"/>
          <w:b w:val="0"/>
          <w:noProof/>
          <w:sz w:val="22"/>
          <w:szCs w:val="22"/>
          <w:lang w:val="en-US" w:eastAsia="en-US"/>
        </w:rPr>
      </w:pPr>
      <w:hyperlink w:anchor="_Toc120228670" w:history="1">
        <w:r w:rsidR="00CE16D3" w:rsidRPr="008E62AB">
          <w:rPr>
            <w:rStyle w:val="Hyperlink"/>
            <w:noProof/>
          </w:rPr>
          <w:t>11.2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Portrayal Catalogue</w:t>
        </w:r>
        <w:r w:rsidR="00CE16D3">
          <w:rPr>
            <w:noProof/>
            <w:webHidden/>
          </w:rPr>
          <w:tab/>
        </w:r>
        <w:r w:rsidR="00CE16D3">
          <w:rPr>
            <w:noProof/>
            <w:webHidden/>
          </w:rPr>
          <w:fldChar w:fldCharType="begin"/>
        </w:r>
        <w:r w:rsidR="00CE16D3">
          <w:rPr>
            <w:noProof/>
            <w:webHidden/>
          </w:rPr>
          <w:instrText xml:space="preserve"> PAGEREF _Toc120228670 \h </w:instrText>
        </w:r>
        <w:r w:rsidR="00CE16D3">
          <w:rPr>
            <w:noProof/>
            <w:webHidden/>
          </w:rPr>
        </w:r>
        <w:r w:rsidR="00CE16D3">
          <w:rPr>
            <w:noProof/>
            <w:webHidden/>
          </w:rPr>
          <w:fldChar w:fldCharType="separate"/>
        </w:r>
        <w:r w:rsidR="00CE16D3">
          <w:rPr>
            <w:noProof/>
            <w:webHidden/>
          </w:rPr>
          <w:t>42</w:t>
        </w:r>
        <w:r w:rsidR="00CE16D3">
          <w:rPr>
            <w:noProof/>
            <w:webHidden/>
          </w:rPr>
          <w:fldChar w:fldCharType="end"/>
        </w:r>
      </w:hyperlink>
    </w:p>
    <w:p w14:paraId="7EE53AD5" w14:textId="232977F5" w:rsidR="00CE16D3" w:rsidRDefault="009E40BB">
      <w:pPr>
        <w:pStyle w:val="TOC2"/>
        <w:rPr>
          <w:rFonts w:asciiTheme="minorHAnsi" w:eastAsiaTheme="minorEastAsia" w:hAnsiTheme="minorHAnsi" w:cstheme="minorBidi"/>
          <w:b w:val="0"/>
          <w:noProof/>
          <w:sz w:val="22"/>
          <w:szCs w:val="22"/>
          <w:lang w:val="en-US" w:eastAsia="en-US"/>
        </w:rPr>
      </w:pPr>
      <w:hyperlink w:anchor="_Toc120228671" w:history="1">
        <w:r w:rsidR="00CE16D3" w:rsidRPr="008E62AB">
          <w:rPr>
            <w:rStyle w:val="Hyperlink"/>
            <w:noProof/>
          </w:rPr>
          <w:t>11.3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General rules and guidelines</w:t>
        </w:r>
        <w:r w:rsidR="00CE16D3">
          <w:rPr>
            <w:noProof/>
            <w:webHidden/>
          </w:rPr>
          <w:tab/>
        </w:r>
        <w:r w:rsidR="00CE16D3">
          <w:rPr>
            <w:noProof/>
            <w:webHidden/>
          </w:rPr>
          <w:fldChar w:fldCharType="begin"/>
        </w:r>
        <w:r w:rsidR="00CE16D3">
          <w:rPr>
            <w:noProof/>
            <w:webHidden/>
          </w:rPr>
          <w:instrText xml:space="preserve"> PAGEREF _Toc120228671 \h </w:instrText>
        </w:r>
        <w:r w:rsidR="00CE16D3">
          <w:rPr>
            <w:noProof/>
            <w:webHidden/>
          </w:rPr>
        </w:r>
        <w:r w:rsidR="00CE16D3">
          <w:rPr>
            <w:noProof/>
            <w:webHidden/>
          </w:rPr>
          <w:fldChar w:fldCharType="separate"/>
        </w:r>
        <w:r w:rsidR="00CE16D3">
          <w:rPr>
            <w:noProof/>
            <w:webHidden/>
          </w:rPr>
          <w:t>43</w:t>
        </w:r>
        <w:r w:rsidR="00CE16D3">
          <w:rPr>
            <w:noProof/>
            <w:webHidden/>
          </w:rPr>
          <w:fldChar w:fldCharType="end"/>
        </w:r>
      </w:hyperlink>
    </w:p>
    <w:p w14:paraId="3B0F0380" w14:textId="4B349DCE" w:rsidR="00CE16D3" w:rsidRDefault="009E40BB">
      <w:pPr>
        <w:pStyle w:val="TOC3"/>
        <w:rPr>
          <w:rFonts w:asciiTheme="minorHAnsi" w:eastAsiaTheme="minorEastAsia" w:hAnsiTheme="minorHAnsi" w:cstheme="minorBidi"/>
          <w:b w:val="0"/>
          <w:noProof/>
          <w:sz w:val="22"/>
          <w:szCs w:val="22"/>
          <w:lang w:val="en-US" w:eastAsia="en-US"/>
        </w:rPr>
      </w:pPr>
      <w:hyperlink w:anchor="_Toc120228672" w:history="1">
        <w:r w:rsidR="00CE16D3" w:rsidRPr="008E62AB">
          <w:rPr>
            <w:rStyle w:val="Hyperlink"/>
            <w:noProof/>
          </w:rPr>
          <w:t>11.3.1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 xml:space="preserve">The attribute </w:t>
        </w:r>
        <w:r w:rsidR="00CE16D3" w:rsidRPr="008E62AB">
          <w:rPr>
            <w:rStyle w:val="Hyperlink"/>
            <w:i/>
            <w:iCs/>
            <w:noProof/>
          </w:rPr>
          <w:t>language</w:t>
        </w:r>
        <w:r w:rsidR="00CE16D3">
          <w:rPr>
            <w:noProof/>
            <w:webHidden/>
          </w:rPr>
          <w:tab/>
        </w:r>
        <w:r w:rsidR="00CE16D3">
          <w:rPr>
            <w:noProof/>
            <w:webHidden/>
          </w:rPr>
          <w:fldChar w:fldCharType="begin"/>
        </w:r>
        <w:r w:rsidR="00CE16D3">
          <w:rPr>
            <w:noProof/>
            <w:webHidden/>
          </w:rPr>
          <w:instrText xml:space="preserve"> PAGEREF _Toc120228672 \h </w:instrText>
        </w:r>
        <w:r w:rsidR="00CE16D3">
          <w:rPr>
            <w:noProof/>
            <w:webHidden/>
          </w:rPr>
        </w:r>
        <w:r w:rsidR="00CE16D3">
          <w:rPr>
            <w:noProof/>
            <w:webHidden/>
          </w:rPr>
          <w:fldChar w:fldCharType="separate"/>
        </w:r>
        <w:r w:rsidR="00CE16D3">
          <w:rPr>
            <w:noProof/>
            <w:webHidden/>
          </w:rPr>
          <w:t>43</w:t>
        </w:r>
        <w:r w:rsidR="00CE16D3">
          <w:rPr>
            <w:noProof/>
            <w:webHidden/>
          </w:rPr>
          <w:fldChar w:fldCharType="end"/>
        </w:r>
      </w:hyperlink>
    </w:p>
    <w:p w14:paraId="4A0624BC" w14:textId="1CCA06B1" w:rsidR="00CE16D3" w:rsidRDefault="009E40BB">
      <w:pPr>
        <w:pStyle w:val="TOC3"/>
        <w:rPr>
          <w:rFonts w:asciiTheme="minorHAnsi" w:eastAsiaTheme="minorEastAsia" w:hAnsiTheme="minorHAnsi" w:cstheme="minorBidi"/>
          <w:b w:val="0"/>
          <w:noProof/>
          <w:sz w:val="22"/>
          <w:szCs w:val="22"/>
          <w:lang w:val="en-US" w:eastAsia="en-US"/>
        </w:rPr>
      </w:pPr>
      <w:hyperlink w:anchor="_Toc120228673" w:history="1">
        <w:r w:rsidR="00CE16D3" w:rsidRPr="008E62AB">
          <w:rPr>
            <w:rStyle w:val="Hyperlink"/>
            <w:noProof/>
          </w:rPr>
          <w:t>11.3.2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Structured text in displays</w:t>
        </w:r>
        <w:r w:rsidR="00CE16D3">
          <w:rPr>
            <w:noProof/>
            <w:webHidden/>
          </w:rPr>
          <w:tab/>
        </w:r>
        <w:r w:rsidR="00CE16D3">
          <w:rPr>
            <w:noProof/>
            <w:webHidden/>
          </w:rPr>
          <w:fldChar w:fldCharType="begin"/>
        </w:r>
        <w:r w:rsidR="00CE16D3">
          <w:rPr>
            <w:noProof/>
            <w:webHidden/>
          </w:rPr>
          <w:instrText xml:space="preserve"> PAGEREF _Toc120228673 \h </w:instrText>
        </w:r>
        <w:r w:rsidR="00CE16D3">
          <w:rPr>
            <w:noProof/>
            <w:webHidden/>
          </w:rPr>
        </w:r>
        <w:r w:rsidR="00CE16D3">
          <w:rPr>
            <w:noProof/>
            <w:webHidden/>
          </w:rPr>
          <w:fldChar w:fldCharType="separate"/>
        </w:r>
        <w:r w:rsidR="00CE16D3">
          <w:rPr>
            <w:noProof/>
            <w:webHidden/>
          </w:rPr>
          <w:t>43</w:t>
        </w:r>
        <w:r w:rsidR="00CE16D3">
          <w:rPr>
            <w:noProof/>
            <w:webHidden/>
          </w:rPr>
          <w:fldChar w:fldCharType="end"/>
        </w:r>
      </w:hyperlink>
    </w:p>
    <w:p w14:paraId="68BC14F7" w14:textId="6D59152C" w:rsidR="00CE16D3" w:rsidRDefault="009E40BB">
      <w:pPr>
        <w:pStyle w:val="TOC2"/>
        <w:rPr>
          <w:rFonts w:asciiTheme="minorHAnsi" w:eastAsiaTheme="minorEastAsia" w:hAnsiTheme="minorHAnsi" w:cstheme="minorBidi"/>
          <w:b w:val="0"/>
          <w:noProof/>
          <w:sz w:val="22"/>
          <w:szCs w:val="22"/>
          <w:lang w:val="en-US" w:eastAsia="en-US"/>
        </w:rPr>
      </w:pPr>
      <w:hyperlink w:anchor="_Toc120228674" w:history="1">
        <w:r w:rsidR="00CE16D3" w:rsidRPr="008E62AB">
          <w:rPr>
            <w:rStyle w:val="Hyperlink"/>
            <w:noProof/>
          </w:rPr>
          <w:t>11.4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Schedules</w:t>
        </w:r>
        <w:r w:rsidR="00CE16D3">
          <w:rPr>
            <w:noProof/>
            <w:webHidden/>
          </w:rPr>
          <w:tab/>
        </w:r>
        <w:r w:rsidR="00CE16D3">
          <w:rPr>
            <w:noProof/>
            <w:webHidden/>
          </w:rPr>
          <w:fldChar w:fldCharType="begin"/>
        </w:r>
        <w:r w:rsidR="00CE16D3">
          <w:rPr>
            <w:noProof/>
            <w:webHidden/>
          </w:rPr>
          <w:instrText xml:space="preserve"> PAGEREF _Toc120228674 \h </w:instrText>
        </w:r>
        <w:r w:rsidR="00CE16D3">
          <w:rPr>
            <w:noProof/>
            <w:webHidden/>
          </w:rPr>
        </w:r>
        <w:r w:rsidR="00CE16D3">
          <w:rPr>
            <w:noProof/>
            <w:webHidden/>
          </w:rPr>
          <w:fldChar w:fldCharType="separate"/>
        </w:r>
        <w:r w:rsidR="00CE16D3">
          <w:rPr>
            <w:noProof/>
            <w:webHidden/>
          </w:rPr>
          <w:t>43</w:t>
        </w:r>
        <w:r w:rsidR="00CE16D3">
          <w:rPr>
            <w:noProof/>
            <w:webHidden/>
          </w:rPr>
          <w:fldChar w:fldCharType="end"/>
        </w:r>
      </w:hyperlink>
    </w:p>
    <w:p w14:paraId="127D2B50" w14:textId="298BA615" w:rsidR="00CE16D3" w:rsidRDefault="009E40BB">
      <w:pPr>
        <w:pStyle w:val="TOC2"/>
        <w:rPr>
          <w:rFonts w:asciiTheme="minorHAnsi" w:eastAsiaTheme="minorEastAsia" w:hAnsiTheme="minorHAnsi" w:cstheme="minorBidi"/>
          <w:b w:val="0"/>
          <w:noProof/>
          <w:sz w:val="22"/>
          <w:szCs w:val="22"/>
          <w:lang w:val="en-US" w:eastAsia="en-US"/>
        </w:rPr>
      </w:pPr>
      <w:hyperlink w:anchor="_Toc120228675" w:history="1">
        <w:r w:rsidR="00CE16D3" w:rsidRPr="008E62AB">
          <w:rPr>
            <w:rStyle w:val="Hyperlink"/>
            <w:noProof/>
          </w:rPr>
          <w:t>11.5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Limitations based on vessel dimensions and other characteristics</w:t>
        </w:r>
        <w:r w:rsidR="00CE16D3">
          <w:rPr>
            <w:noProof/>
            <w:webHidden/>
          </w:rPr>
          <w:tab/>
        </w:r>
        <w:r w:rsidR="00CE16D3">
          <w:rPr>
            <w:noProof/>
            <w:webHidden/>
          </w:rPr>
          <w:fldChar w:fldCharType="begin"/>
        </w:r>
        <w:r w:rsidR="00CE16D3">
          <w:rPr>
            <w:noProof/>
            <w:webHidden/>
          </w:rPr>
          <w:instrText xml:space="preserve"> PAGEREF _Toc120228675 \h </w:instrText>
        </w:r>
        <w:r w:rsidR="00CE16D3">
          <w:rPr>
            <w:noProof/>
            <w:webHidden/>
          </w:rPr>
        </w:r>
        <w:r w:rsidR="00CE16D3">
          <w:rPr>
            <w:noProof/>
            <w:webHidden/>
          </w:rPr>
          <w:fldChar w:fldCharType="separate"/>
        </w:r>
        <w:r w:rsidR="00CE16D3">
          <w:rPr>
            <w:noProof/>
            <w:webHidden/>
          </w:rPr>
          <w:t>45</w:t>
        </w:r>
        <w:r w:rsidR="00CE16D3">
          <w:rPr>
            <w:noProof/>
            <w:webHidden/>
          </w:rPr>
          <w:fldChar w:fldCharType="end"/>
        </w:r>
      </w:hyperlink>
    </w:p>
    <w:p w14:paraId="66F35EE6" w14:textId="40F4050B" w:rsidR="00CE16D3" w:rsidRDefault="009E40BB">
      <w:pPr>
        <w:pStyle w:val="TOC1"/>
        <w:rPr>
          <w:rFonts w:asciiTheme="minorHAnsi" w:eastAsiaTheme="minorEastAsia" w:hAnsiTheme="minorHAnsi" w:cstheme="minorBidi"/>
          <w:b w:val="0"/>
          <w:noProof/>
          <w:sz w:val="22"/>
          <w:szCs w:val="22"/>
          <w:lang w:val="en-US" w:eastAsia="en-US"/>
        </w:rPr>
      </w:pPr>
      <w:hyperlink w:anchor="_Toc120228677" w:history="1">
        <w:r w:rsidR="00CE16D3" w:rsidRPr="008E62AB">
          <w:rPr>
            <w:rStyle w:val="Hyperlink"/>
            <w:noProof/>
          </w:rPr>
          <w:t>12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Product format (encoding)</w:t>
        </w:r>
        <w:r w:rsidR="00CE16D3">
          <w:rPr>
            <w:noProof/>
            <w:webHidden/>
          </w:rPr>
          <w:tab/>
        </w:r>
        <w:r w:rsidR="00CE16D3">
          <w:rPr>
            <w:noProof/>
            <w:webHidden/>
          </w:rPr>
          <w:fldChar w:fldCharType="begin"/>
        </w:r>
        <w:r w:rsidR="00CE16D3">
          <w:rPr>
            <w:noProof/>
            <w:webHidden/>
          </w:rPr>
          <w:instrText xml:space="preserve"> PAGEREF _Toc120228677 \h </w:instrText>
        </w:r>
        <w:r w:rsidR="00CE16D3">
          <w:rPr>
            <w:noProof/>
            <w:webHidden/>
          </w:rPr>
        </w:r>
        <w:r w:rsidR="00CE16D3">
          <w:rPr>
            <w:noProof/>
            <w:webHidden/>
          </w:rPr>
          <w:fldChar w:fldCharType="separate"/>
        </w:r>
        <w:r w:rsidR="00CE16D3">
          <w:rPr>
            <w:noProof/>
            <w:webHidden/>
          </w:rPr>
          <w:t>45</w:t>
        </w:r>
        <w:r w:rsidR="00CE16D3">
          <w:rPr>
            <w:noProof/>
            <w:webHidden/>
          </w:rPr>
          <w:fldChar w:fldCharType="end"/>
        </w:r>
      </w:hyperlink>
    </w:p>
    <w:p w14:paraId="218C784C" w14:textId="31F6F1BD" w:rsidR="00CE16D3" w:rsidRDefault="009E40BB">
      <w:pPr>
        <w:pStyle w:val="TOC2"/>
        <w:rPr>
          <w:rFonts w:asciiTheme="minorHAnsi" w:eastAsiaTheme="minorEastAsia" w:hAnsiTheme="minorHAnsi" w:cstheme="minorBidi"/>
          <w:b w:val="0"/>
          <w:noProof/>
          <w:sz w:val="22"/>
          <w:szCs w:val="22"/>
          <w:lang w:val="en-US" w:eastAsia="en-US"/>
        </w:rPr>
      </w:pPr>
      <w:hyperlink w:anchor="_Toc120228678" w:history="1">
        <w:r w:rsidR="00CE16D3" w:rsidRPr="008E62AB">
          <w:rPr>
            <w:rStyle w:val="Hyperlink"/>
            <w:noProof/>
          </w:rPr>
          <w:t>12.1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Format specification</w:t>
        </w:r>
        <w:r w:rsidR="00CE16D3">
          <w:rPr>
            <w:noProof/>
            <w:webHidden/>
          </w:rPr>
          <w:tab/>
        </w:r>
        <w:r w:rsidR="00CE16D3">
          <w:rPr>
            <w:noProof/>
            <w:webHidden/>
          </w:rPr>
          <w:fldChar w:fldCharType="begin"/>
        </w:r>
        <w:r w:rsidR="00CE16D3">
          <w:rPr>
            <w:noProof/>
            <w:webHidden/>
          </w:rPr>
          <w:instrText xml:space="preserve"> PAGEREF _Toc120228678 \h </w:instrText>
        </w:r>
        <w:r w:rsidR="00CE16D3">
          <w:rPr>
            <w:noProof/>
            <w:webHidden/>
          </w:rPr>
        </w:r>
        <w:r w:rsidR="00CE16D3">
          <w:rPr>
            <w:noProof/>
            <w:webHidden/>
          </w:rPr>
          <w:fldChar w:fldCharType="separate"/>
        </w:r>
        <w:r w:rsidR="00CE16D3">
          <w:rPr>
            <w:noProof/>
            <w:webHidden/>
          </w:rPr>
          <w:t>45</w:t>
        </w:r>
        <w:r w:rsidR="00CE16D3">
          <w:rPr>
            <w:noProof/>
            <w:webHidden/>
          </w:rPr>
          <w:fldChar w:fldCharType="end"/>
        </w:r>
      </w:hyperlink>
    </w:p>
    <w:p w14:paraId="24EFADD0" w14:textId="794CFE2E" w:rsidR="00CE16D3" w:rsidRDefault="009E40BB">
      <w:pPr>
        <w:pStyle w:val="TOC2"/>
        <w:rPr>
          <w:rFonts w:asciiTheme="minorHAnsi" w:eastAsiaTheme="minorEastAsia" w:hAnsiTheme="minorHAnsi" w:cstheme="minorBidi"/>
          <w:b w:val="0"/>
          <w:noProof/>
          <w:sz w:val="22"/>
          <w:szCs w:val="22"/>
          <w:lang w:val="en-US" w:eastAsia="en-US"/>
        </w:rPr>
      </w:pPr>
      <w:hyperlink w:anchor="_Toc120228679" w:history="1">
        <w:r w:rsidR="00CE16D3" w:rsidRPr="008E62AB">
          <w:rPr>
            <w:rStyle w:val="Hyperlink"/>
            <w:noProof/>
          </w:rPr>
          <w:t>12.2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Encoding of latitude and longitude</w:t>
        </w:r>
        <w:r w:rsidR="00CE16D3">
          <w:rPr>
            <w:noProof/>
            <w:webHidden/>
          </w:rPr>
          <w:tab/>
        </w:r>
        <w:r w:rsidR="00CE16D3">
          <w:rPr>
            <w:noProof/>
            <w:webHidden/>
          </w:rPr>
          <w:fldChar w:fldCharType="begin"/>
        </w:r>
        <w:r w:rsidR="00CE16D3">
          <w:rPr>
            <w:noProof/>
            <w:webHidden/>
          </w:rPr>
          <w:instrText xml:space="preserve"> PAGEREF _Toc120228679 \h </w:instrText>
        </w:r>
        <w:r w:rsidR="00CE16D3">
          <w:rPr>
            <w:noProof/>
            <w:webHidden/>
          </w:rPr>
        </w:r>
        <w:r w:rsidR="00CE16D3">
          <w:rPr>
            <w:noProof/>
            <w:webHidden/>
          </w:rPr>
          <w:fldChar w:fldCharType="separate"/>
        </w:r>
        <w:r w:rsidR="00CE16D3">
          <w:rPr>
            <w:noProof/>
            <w:webHidden/>
          </w:rPr>
          <w:t>46</w:t>
        </w:r>
        <w:r w:rsidR="00CE16D3">
          <w:rPr>
            <w:noProof/>
            <w:webHidden/>
          </w:rPr>
          <w:fldChar w:fldCharType="end"/>
        </w:r>
      </w:hyperlink>
    </w:p>
    <w:p w14:paraId="19EBD2DD" w14:textId="5A5E9101" w:rsidR="00CE16D3" w:rsidRDefault="009E40BB">
      <w:pPr>
        <w:pStyle w:val="TOC2"/>
        <w:rPr>
          <w:rFonts w:asciiTheme="minorHAnsi" w:eastAsiaTheme="minorEastAsia" w:hAnsiTheme="minorHAnsi" w:cstheme="minorBidi"/>
          <w:b w:val="0"/>
          <w:noProof/>
          <w:sz w:val="22"/>
          <w:szCs w:val="22"/>
          <w:lang w:val="en-US" w:eastAsia="en-US"/>
        </w:rPr>
      </w:pPr>
      <w:hyperlink w:anchor="_Toc120228680" w:history="1">
        <w:r w:rsidR="00CE16D3" w:rsidRPr="008E62AB">
          <w:rPr>
            <w:rStyle w:val="Hyperlink"/>
            <w:noProof/>
          </w:rPr>
          <w:t>12.3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Encoding of depths</w:t>
        </w:r>
        <w:r w:rsidR="00CE16D3">
          <w:rPr>
            <w:noProof/>
            <w:webHidden/>
          </w:rPr>
          <w:tab/>
        </w:r>
        <w:r w:rsidR="00CE16D3">
          <w:rPr>
            <w:noProof/>
            <w:webHidden/>
          </w:rPr>
          <w:fldChar w:fldCharType="begin"/>
        </w:r>
        <w:r w:rsidR="00CE16D3">
          <w:rPr>
            <w:noProof/>
            <w:webHidden/>
          </w:rPr>
          <w:instrText xml:space="preserve"> PAGEREF _Toc120228680 \h </w:instrText>
        </w:r>
        <w:r w:rsidR="00CE16D3">
          <w:rPr>
            <w:noProof/>
            <w:webHidden/>
          </w:rPr>
        </w:r>
        <w:r w:rsidR="00CE16D3">
          <w:rPr>
            <w:noProof/>
            <w:webHidden/>
          </w:rPr>
          <w:fldChar w:fldCharType="separate"/>
        </w:r>
        <w:r w:rsidR="00CE16D3">
          <w:rPr>
            <w:noProof/>
            <w:webHidden/>
          </w:rPr>
          <w:t>46</w:t>
        </w:r>
        <w:r w:rsidR="00CE16D3">
          <w:rPr>
            <w:noProof/>
            <w:webHidden/>
          </w:rPr>
          <w:fldChar w:fldCharType="end"/>
        </w:r>
      </w:hyperlink>
    </w:p>
    <w:p w14:paraId="07053B03" w14:textId="1E9928F4" w:rsidR="00CE16D3" w:rsidRDefault="009E40BB">
      <w:pPr>
        <w:pStyle w:val="TOC2"/>
        <w:rPr>
          <w:rFonts w:asciiTheme="minorHAnsi" w:eastAsiaTheme="minorEastAsia" w:hAnsiTheme="minorHAnsi" w:cstheme="minorBidi"/>
          <w:b w:val="0"/>
          <w:noProof/>
          <w:sz w:val="22"/>
          <w:szCs w:val="22"/>
          <w:lang w:val="en-US" w:eastAsia="en-US"/>
        </w:rPr>
      </w:pPr>
      <w:hyperlink w:anchor="_Toc120228681" w:history="1">
        <w:r w:rsidR="00CE16D3" w:rsidRPr="008E62AB">
          <w:rPr>
            <w:rStyle w:val="Hyperlink"/>
            <w:noProof/>
          </w:rPr>
          <w:t>12.4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Numeric attribute encoding</w:t>
        </w:r>
        <w:r w:rsidR="00CE16D3">
          <w:rPr>
            <w:noProof/>
            <w:webHidden/>
          </w:rPr>
          <w:tab/>
        </w:r>
        <w:r w:rsidR="00CE16D3">
          <w:rPr>
            <w:noProof/>
            <w:webHidden/>
          </w:rPr>
          <w:fldChar w:fldCharType="begin"/>
        </w:r>
        <w:r w:rsidR="00CE16D3">
          <w:rPr>
            <w:noProof/>
            <w:webHidden/>
          </w:rPr>
          <w:instrText xml:space="preserve"> PAGEREF _Toc120228681 \h </w:instrText>
        </w:r>
        <w:r w:rsidR="00CE16D3">
          <w:rPr>
            <w:noProof/>
            <w:webHidden/>
          </w:rPr>
        </w:r>
        <w:r w:rsidR="00CE16D3">
          <w:rPr>
            <w:noProof/>
            <w:webHidden/>
          </w:rPr>
          <w:fldChar w:fldCharType="separate"/>
        </w:r>
        <w:r w:rsidR="00CE16D3">
          <w:rPr>
            <w:noProof/>
            <w:webHidden/>
          </w:rPr>
          <w:t>46</w:t>
        </w:r>
        <w:r w:rsidR="00CE16D3">
          <w:rPr>
            <w:noProof/>
            <w:webHidden/>
          </w:rPr>
          <w:fldChar w:fldCharType="end"/>
        </w:r>
      </w:hyperlink>
    </w:p>
    <w:p w14:paraId="6EB58395" w14:textId="29C0EA75" w:rsidR="00CE16D3" w:rsidRDefault="009E40BB">
      <w:pPr>
        <w:pStyle w:val="TOC2"/>
        <w:rPr>
          <w:rFonts w:asciiTheme="minorHAnsi" w:eastAsiaTheme="minorEastAsia" w:hAnsiTheme="minorHAnsi" w:cstheme="minorBidi"/>
          <w:b w:val="0"/>
          <w:noProof/>
          <w:sz w:val="22"/>
          <w:szCs w:val="22"/>
          <w:lang w:val="en-US" w:eastAsia="en-US"/>
        </w:rPr>
      </w:pPr>
      <w:hyperlink w:anchor="_Toc120228682" w:history="1">
        <w:r w:rsidR="00CE16D3" w:rsidRPr="008E62AB">
          <w:rPr>
            <w:rStyle w:val="Hyperlink"/>
            <w:noProof/>
          </w:rPr>
          <w:t>12.5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Text attribute values</w:t>
        </w:r>
        <w:r w:rsidR="00CE16D3">
          <w:rPr>
            <w:noProof/>
            <w:webHidden/>
          </w:rPr>
          <w:tab/>
        </w:r>
        <w:r w:rsidR="00CE16D3">
          <w:rPr>
            <w:noProof/>
            <w:webHidden/>
          </w:rPr>
          <w:fldChar w:fldCharType="begin"/>
        </w:r>
        <w:r w:rsidR="00CE16D3">
          <w:rPr>
            <w:noProof/>
            <w:webHidden/>
          </w:rPr>
          <w:instrText xml:space="preserve"> PAGEREF _Toc120228682 \h </w:instrText>
        </w:r>
        <w:r w:rsidR="00CE16D3">
          <w:rPr>
            <w:noProof/>
            <w:webHidden/>
          </w:rPr>
        </w:r>
        <w:r w:rsidR="00CE16D3">
          <w:rPr>
            <w:noProof/>
            <w:webHidden/>
          </w:rPr>
          <w:fldChar w:fldCharType="separate"/>
        </w:r>
        <w:r w:rsidR="00CE16D3">
          <w:rPr>
            <w:noProof/>
            <w:webHidden/>
          </w:rPr>
          <w:t>46</w:t>
        </w:r>
        <w:r w:rsidR="00CE16D3">
          <w:rPr>
            <w:noProof/>
            <w:webHidden/>
          </w:rPr>
          <w:fldChar w:fldCharType="end"/>
        </w:r>
      </w:hyperlink>
    </w:p>
    <w:p w14:paraId="4485CC63" w14:textId="673A0286" w:rsidR="00CE16D3" w:rsidRDefault="009E40BB">
      <w:pPr>
        <w:pStyle w:val="TOC2"/>
        <w:rPr>
          <w:rFonts w:asciiTheme="minorHAnsi" w:eastAsiaTheme="minorEastAsia" w:hAnsiTheme="minorHAnsi" w:cstheme="minorBidi"/>
          <w:b w:val="0"/>
          <w:noProof/>
          <w:sz w:val="22"/>
          <w:szCs w:val="22"/>
          <w:lang w:val="en-US" w:eastAsia="en-US"/>
        </w:rPr>
      </w:pPr>
      <w:hyperlink w:anchor="_Toc120228683" w:history="1">
        <w:r w:rsidR="00CE16D3" w:rsidRPr="008E62AB">
          <w:rPr>
            <w:rStyle w:val="Hyperlink"/>
            <w:noProof/>
          </w:rPr>
          <w:t>12.6</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Mandatory attribute values</w:t>
        </w:r>
        <w:r w:rsidR="00CE16D3">
          <w:rPr>
            <w:noProof/>
            <w:webHidden/>
          </w:rPr>
          <w:tab/>
        </w:r>
        <w:r w:rsidR="00CE16D3">
          <w:rPr>
            <w:noProof/>
            <w:webHidden/>
          </w:rPr>
          <w:fldChar w:fldCharType="begin"/>
        </w:r>
        <w:r w:rsidR="00CE16D3">
          <w:rPr>
            <w:noProof/>
            <w:webHidden/>
          </w:rPr>
          <w:instrText xml:space="preserve"> PAGEREF _Toc120228683 \h </w:instrText>
        </w:r>
        <w:r w:rsidR="00CE16D3">
          <w:rPr>
            <w:noProof/>
            <w:webHidden/>
          </w:rPr>
        </w:r>
        <w:r w:rsidR="00CE16D3">
          <w:rPr>
            <w:noProof/>
            <w:webHidden/>
          </w:rPr>
          <w:fldChar w:fldCharType="separate"/>
        </w:r>
        <w:r w:rsidR="00CE16D3">
          <w:rPr>
            <w:noProof/>
            <w:webHidden/>
          </w:rPr>
          <w:t>46</w:t>
        </w:r>
        <w:r w:rsidR="00CE16D3">
          <w:rPr>
            <w:noProof/>
            <w:webHidden/>
          </w:rPr>
          <w:fldChar w:fldCharType="end"/>
        </w:r>
      </w:hyperlink>
    </w:p>
    <w:p w14:paraId="5BFEC31C" w14:textId="2BF1ACCF" w:rsidR="00CE16D3" w:rsidRDefault="009E40BB">
      <w:pPr>
        <w:pStyle w:val="TOC2"/>
        <w:rPr>
          <w:rFonts w:asciiTheme="minorHAnsi" w:eastAsiaTheme="minorEastAsia" w:hAnsiTheme="minorHAnsi" w:cstheme="minorBidi"/>
          <w:b w:val="0"/>
          <w:noProof/>
          <w:sz w:val="22"/>
          <w:szCs w:val="22"/>
          <w:lang w:val="en-US" w:eastAsia="en-US"/>
        </w:rPr>
      </w:pPr>
      <w:hyperlink w:anchor="_Toc120228684" w:history="1">
        <w:r w:rsidR="00CE16D3" w:rsidRPr="008E62AB">
          <w:rPr>
            <w:rStyle w:val="Hyperlink"/>
            <w:noProof/>
            <w:lang w:eastAsia="en-US"/>
          </w:rPr>
          <w:t>12.7</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Unknown attribute values</w:t>
        </w:r>
        <w:r w:rsidR="00CE16D3">
          <w:rPr>
            <w:noProof/>
            <w:webHidden/>
          </w:rPr>
          <w:tab/>
        </w:r>
        <w:r w:rsidR="00CE16D3">
          <w:rPr>
            <w:noProof/>
            <w:webHidden/>
          </w:rPr>
          <w:fldChar w:fldCharType="begin"/>
        </w:r>
        <w:r w:rsidR="00CE16D3">
          <w:rPr>
            <w:noProof/>
            <w:webHidden/>
          </w:rPr>
          <w:instrText xml:space="preserve"> PAGEREF _Toc120228684 \h </w:instrText>
        </w:r>
        <w:r w:rsidR="00CE16D3">
          <w:rPr>
            <w:noProof/>
            <w:webHidden/>
          </w:rPr>
        </w:r>
        <w:r w:rsidR="00CE16D3">
          <w:rPr>
            <w:noProof/>
            <w:webHidden/>
          </w:rPr>
          <w:fldChar w:fldCharType="separate"/>
        </w:r>
        <w:r w:rsidR="00CE16D3">
          <w:rPr>
            <w:noProof/>
            <w:webHidden/>
          </w:rPr>
          <w:t>46</w:t>
        </w:r>
        <w:r w:rsidR="00CE16D3">
          <w:rPr>
            <w:noProof/>
            <w:webHidden/>
          </w:rPr>
          <w:fldChar w:fldCharType="end"/>
        </w:r>
      </w:hyperlink>
    </w:p>
    <w:p w14:paraId="578FFE82" w14:textId="13ED876A" w:rsidR="00CE16D3" w:rsidRDefault="009E40BB">
      <w:pPr>
        <w:pStyle w:val="TOC2"/>
        <w:rPr>
          <w:rFonts w:asciiTheme="minorHAnsi" w:eastAsiaTheme="minorEastAsia" w:hAnsiTheme="minorHAnsi" w:cstheme="minorBidi"/>
          <w:b w:val="0"/>
          <w:noProof/>
          <w:sz w:val="22"/>
          <w:szCs w:val="22"/>
          <w:lang w:val="en-US" w:eastAsia="en-US"/>
        </w:rPr>
      </w:pPr>
      <w:hyperlink w:anchor="_Toc120228685" w:history="1">
        <w:r w:rsidR="00CE16D3" w:rsidRPr="008E62AB">
          <w:rPr>
            <w:rStyle w:val="Hyperlink"/>
            <w:noProof/>
            <w:lang w:eastAsia="en-US"/>
          </w:rPr>
          <w:t>12.8</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Object identifiers</w:t>
        </w:r>
        <w:r w:rsidR="00CE16D3">
          <w:rPr>
            <w:noProof/>
            <w:webHidden/>
          </w:rPr>
          <w:tab/>
        </w:r>
        <w:r w:rsidR="00CE16D3">
          <w:rPr>
            <w:noProof/>
            <w:webHidden/>
          </w:rPr>
          <w:fldChar w:fldCharType="begin"/>
        </w:r>
        <w:r w:rsidR="00CE16D3">
          <w:rPr>
            <w:noProof/>
            <w:webHidden/>
          </w:rPr>
          <w:instrText xml:space="preserve"> PAGEREF _Toc120228685 \h </w:instrText>
        </w:r>
        <w:r w:rsidR="00CE16D3">
          <w:rPr>
            <w:noProof/>
            <w:webHidden/>
          </w:rPr>
        </w:r>
        <w:r w:rsidR="00CE16D3">
          <w:rPr>
            <w:noProof/>
            <w:webHidden/>
          </w:rPr>
          <w:fldChar w:fldCharType="separate"/>
        </w:r>
        <w:r w:rsidR="00CE16D3">
          <w:rPr>
            <w:noProof/>
            <w:webHidden/>
          </w:rPr>
          <w:t>46</w:t>
        </w:r>
        <w:r w:rsidR="00CE16D3">
          <w:rPr>
            <w:noProof/>
            <w:webHidden/>
          </w:rPr>
          <w:fldChar w:fldCharType="end"/>
        </w:r>
      </w:hyperlink>
    </w:p>
    <w:p w14:paraId="4A23AC4C" w14:textId="5EA29260" w:rsidR="00CE16D3" w:rsidRDefault="009E40BB">
      <w:pPr>
        <w:pStyle w:val="TOC2"/>
        <w:rPr>
          <w:rFonts w:asciiTheme="minorHAnsi" w:eastAsiaTheme="minorEastAsia" w:hAnsiTheme="minorHAnsi" w:cstheme="minorBidi"/>
          <w:b w:val="0"/>
          <w:noProof/>
          <w:sz w:val="22"/>
          <w:szCs w:val="22"/>
          <w:lang w:val="en-US" w:eastAsia="en-US"/>
        </w:rPr>
      </w:pPr>
      <w:hyperlink w:anchor="_Toc120228686" w:history="1">
        <w:r w:rsidR="00CE16D3" w:rsidRPr="008E62AB">
          <w:rPr>
            <w:rStyle w:val="Hyperlink"/>
            <w:noProof/>
            <w:lang w:eastAsia="en-US"/>
          </w:rPr>
          <w:t>12.9</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 coverage</w:t>
        </w:r>
        <w:r w:rsidR="00CE16D3">
          <w:rPr>
            <w:noProof/>
            <w:webHidden/>
          </w:rPr>
          <w:tab/>
        </w:r>
        <w:r w:rsidR="00CE16D3">
          <w:rPr>
            <w:noProof/>
            <w:webHidden/>
          </w:rPr>
          <w:fldChar w:fldCharType="begin"/>
        </w:r>
        <w:r w:rsidR="00CE16D3">
          <w:rPr>
            <w:noProof/>
            <w:webHidden/>
          </w:rPr>
          <w:instrText xml:space="preserve"> PAGEREF _Toc120228686 \h </w:instrText>
        </w:r>
        <w:r w:rsidR="00CE16D3">
          <w:rPr>
            <w:noProof/>
            <w:webHidden/>
          </w:rPr>
        </w:r>
        <w:r w:rsidR="00CE16D3">
          <w:rPr>
            <w:noProof/>
            <w:webHidden/>
          </w:rPr>
          <w:fldChar w:fldCharType="separate"/>
        </w:r>
        <w:r w:rsidR="00CE16D3">
          <w:rPr>
            <w:noProof/>
            <w:webHidden/>
          </w:rPr>
          <w:t>47</w:t>
        </w:r>
        <w:r w:rsidR="00CE16D3">
          <w:rPr>
            <w:noProof/>
            <w:webHidden/>
          </w:rPr>
          <w:fldChar w:fldCharType="end"/>
        </w:r>
      </w:hyperlink>
    </w:p>
    <w:p w14:paraId="5595CF1A" w14:textId="253E2E35" w:rsidR="00CE16D3" w:rsidRDefault="009E40BB">
      <w:pPr>
        <w:pStyle w:val="TOC2"/>
        <w:rPr>
          <w:rFonts w:asciiTheme="minorHAnsi" w:eastAsiaTheme="minorEastAsia" w:hAnsiTheme="minorHAnsi" w:cstheme="minorBidi"/>
          <w:b w:val="0"/>
          <w:noProof/>
          <w:sz w:val="22"/>
          <w:szCs w:val="22"/>
          <w:lang w:val="en-US" w:eastAsia="en-US"/>
        </w:rPr>
      </w:pPr>
      <w:hyperlink w:anchor="_Toc120228687" w:history="1">
        <w:r w:rsidR="00CE16D3" w:rsidRPr="008E62AB">
          <w:rPr>
            <w:rStyle w:val="Hyperlink"/>
            <w:noProof/>
            <w:lang w:eastAsia="en-US"/>
          </w:rPr>
          <w:t>12.10</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 overlap</w:t>
        </w:r>
        <w:r w:rsidR="00CE16D3">
          <w:rPr>
            <w:noProof/>
            <w:webHidden/>
          </w:rPr>
          <w:tab/>
        </w:r>
        <w:r w:rsidR="00CE16D3">
          <w:rPr>
            <w:noProof/>
            <w:webHidden/>
          </w:rPr>
          <w:fldChar w:fldCharType="begin"/>
        </w:r>
        <w:r w:rsidR="00CE16D3">
          <w:rPr>
            <w:noProof/>
            <w:webHidden/>
          </w:rPr>
          <w:instrText xml:space="preserve"> PAGEREF _Toc120228687 \h </w:instrText>
        </w:r>
        <w:r w:rsidR="00CE16D3">
          <w:rPr>
            <w:noProof/>
            <w:webHidden/>
          </w:rPr>
        </w:r>
        <w:r w:rsidR="00CE16D3">
          <w:rPr>
            <w:noProof/>
            <w:webHidden/>
          </w:rPr>
          <w:fldChar w:fldCharType="separate"/>
        </w:r>
        <w:r w:rsidR="00CE16D3">
          <w:rPr>
            <w:noProof/>
            <w:webHidden/>
          </w:rPr>
          <w:t>47</w:t>
        </w:r>
        <w:r w:rsidR="00CE16D3">
          <w:rPr>
            <w:noProof/>
            <w:webHidden/>
          </w:rPr>
          <w:fldChar w:fldCharType="end"/>
        </w:r>
      </w:hyperlink>
    </w:p>
    <w:p w14:paraId="6F36FD12" w14:textId="2D1F1E1D" w:rsidR="00CE16D3" w:rsidRDefault="009E40BB">
      <w:pPr>
        <w:pStyle w:val="TOC2"/>
        <w:rPr>
          <w:rFonts w:asciiTheme="minorHAnsi" w:eastAsiaTheme="minorEastAsia" w:hAnsiTheme="minorHAnsi" w:cstheme="minorBidi"/>
          <w:b w:val="0"/>
          <w:noProof/>
          <w:sz w:val="22"/>
          <w:szCs w:val="22"/>
          <w:lang w:val="en-US" w:eastAsia="en-US"/>
        </w:rPr>
      </w:pPr>
      <w:hyperlink w:anchor="_Toc120228688" w:history="1">
        <w:r w:rsidR="00CE16D3" w:rsidRPr="008E62AB">
          <w:rPr>
            <w:rStyle w:val="Hyperlink"/>
            <w:noProof/>
            <w:lang w:eastAsia="en-US"/>
          </w:rPr>
          <w:t>12.11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 quality meta-features</w:t>
        </w:r>
        <w:r w:rsidR="00CE16D3">
          <w:rPr>
            <w:noProof/>
            <w:webHidden/>
          </w:rPr>
          <w:tab/>
        </w:r>
        <w:r w:rsidR="00CE16D3">
          <w:rPr>
            <w:noProof/>
            <w:webHidden/>
          </w:rPr>
          <w:fldChar w:fldCharType="begin"/>
        </w:r>
        <w:r w:rsidR="00CE16D3">
          <w:rPr>
            <w:noProof/>
            <w:webHidden/>
          </w:rPr>
          <w:instrText xml:space="preserve"> PAGEREF _Toc120228688 \h </w:instrText>
        </w:r>
        <w:r w:rsidR="00CE16D3">
          <w:rPr>
            <w:noProof/>
            <w:webHidden/>
          </w:rPr>
        </w:r>
        <w:r w:rsidR="00CE16D3">
          <w:rPr>
            <w:noProof/>
            <w:webHidden/>
          </w:rPr>
          <w:fldChar w:fldCharType="separate"/>
        </w:r>
        <w:r w:rsidR="00CE16D3">
          <w:rPr>
            <w:noProof/>
            <w:webHidden/>
          </w:rPr>
          <w:t>47</w:t>
        </w:r>
        <w:r w:rsidR="00CE16D3">
          <w:rPr>
            <w:noProof/>
            <w:webHidden/>
          </w:rPr>
          <w:fldChar w:fldCharType="end"/>
        </w:r>
      </w:hyperlink>
    </w:p>
    <w:p w14:paraId="2B979992" w14:textId="08F0EBC7" w:rsidR="00CE16D3" w:rsidRDefault="009E40BB">
      <w:pPr>
        <w:pStyle w:val="TOC2"/>
        <w:rPr>
          <w:rFonts w:asciiTheme="minorHAnsi" w:eastAsiaTheme="minorEastAsia" w:hAnsiTheme="minorHAnsi" w:cstheme="minorBidi"/>
          <w:b w:val="0"/>
          <w:noProof/>
          <w:sz w:val="22"/>
          <w:szCs w:val="22"/>
          <w:lang w:val="en-US" w:eastAsia="en-US"/>
        </w:rPr>
      </w:pPr>
      <w:hyperlink w:anchor="_Toc120228689" w:history="1">
        <w:r w:rsidR="00CE16D3" w:rsidRPr="008E62AB">
          <w:rPr>
            <w:rStyle w:val="Hyperlink"/>
            <w:noProof/>
            <w:lang w:eastAsia="en-US"/>
          </w:rPr>
          <w:t>12.12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 extent</w:t>
        </w:r>
        <w:r w:rsidR="00CE16D3">
          <w:rPr>
            <w:noProof/>
            <w:webHidden/>
          </w:rPr>
          <w:tab/>
        </w:r>
        <w:r w:rsidR="00CE16D3">
          <w:rPr>
            <w:noProof/>
            <w:webHidden/>
          </w:rPr>
          <w:fldChar w:fldCharType="begin"/>
        </w:r>
        <w:r w:rsidR="00CE16D3">
          <w:rPr>
            <w:noProof/>
            <w:webHidden/>
          </w:rPr>
          <w:instrText xml:space="preserve"> PAGEREF _Toc120228689 \h </w:instrText>
        </w:r>
        <w:r w:rsidR="00CE16D3">
          <w:rPr>
            <w:noProof/>
            <w:webHidden/>
          </w:rPr>
        </w:r>
        <w:r w:rsidR="00CE16D3">
          <w:rPr>
            <w:noProof/>
            <w:webHidden/>
          </w:rPr>
          <w:fldChar w:fldCharType="separate"/>
        </w:r>
        <w:r w:rsidR="00CE16D3">
          <w:rPr>
            <w:noProof/>
            <w:webHidden/>
          </w:rPr>
          <w:t>47</w:t>
        </w:r>
        <w:r w:rsidR="00CE16D3">
          <w:rPr>
            <w:noProof/>
            <w:webHidden/>
          </w:rPr>
          <w:fldChar w:fldCharType="end"/>
        </w:r>
      </w:hyperlink>
    </w:p>
    <w:p w14:paraId="71EB3D98" w14:textId="31749F11" w:rsidR="00CE16D3" w:rsidRDefault="009E40BB">
      <w:pPr>
        <w:pStyle w:val="TOC2"/>
        <w:rPr>
          <w:rFonts w:asciiTheme="minorHAnsi" w:eastAsiaTheme="minorEastAsia" w:hAnsiTheme="minorHAnsi" w:cstheme="minorBidi"/>
          <w:b w:val="0"/>
          <w:noProof/>
          <w:sz w:val="22"/>
          <w:szCs w:val="22"/>
          <w:lang w:val="en-US" w:eastAsia="en-US"/>
        </w:rPr>
      </w:pPr>
      <w:hyperlink w:anchor="_Toc120228690" w:history="1">
        <w:r w:rsidR="00CE16D3" w:rsidRPr="008E62AB">
          <w:rPr>
            <w:rStyle w:val="Hyperlink"/>
            <w:noProof/>
            <w:lang w:eastAsia="en-US"/>
          </w:rPr>
          <w:t>12.13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Sequence of objects</w:t>
        </w:r>
        <w:r w:rsidR="00CE16D3">
          <w:rPr>
            <w:noProof/>
            <w:webHidden/>
          </w:rPr>
          <w:tab/>
        </w:r>
        <w:r w:rsidR="00CE16D3">
          <w:rPr>
            <w:noProof/>
            <w:webHidden/>
          </w:rPr>
          <w:fldChar w:fldCharType="begin"/>
        </w:r>
        <w:r w:rsidR="00CE16D3">
          <w:rPr>
            <w:noProof/>
            <w:webHidden/>
          </w:rPr>
          <w:instrText xml:space="preserve"> PAGEREF _Toc120228690 \h </w:instrText>
        </w:r>
        <w:r w:rsidR="00CE16D3">
          <w:rPr>
            <w:noProof/>
            <w:webHidden/>
          </w:rPr>
        </w:r>
        <w:r w:rsidR="00CE16D3">
          <w:rPr>
            <w:noProof/>
            <w:webHidden/>
          </w:rPr>
          <w:fldChar w:fldCharType="separate"/>
        </w:r>
        <w:r w:rsidR="00CE16D3">
          <w:rPr>
            <w:noProof/>
            <w:webHidden/>
          </w:rPr>
          <w:t>47</w:t>
        </w:r>
        <w:r w:rsidR="00CE16D3">
          <w:rPr>
            <w:noProof/>
            <w:webHidden/>
          </w:rPr>
          <w:fldChar w:fldCharType="end"/>
        </w:r>
      </w:hyperlink>
    </w:p>
    <w:p w14:paraId="68A6DBF7" w14:textId="7C46F3D0" w:rsidR="00CE16D3" w:rsidRDefault="009E40BB">
      <w:pPr>
        <w:pStyle w:val="TOC2"/>
        <w:rPr>
          <w:rFonts w:asciiTheme="minorHAnsi" w:eastAsiaTheme="minorEastAsia" w:hAnsiTheme="minorHAnsi" w:cstheme="minorBidi"/>
          <w:b w:val="0"/>
          <w:noProof/>
          <w:sz w:val="22"/>
          <w:szCs w:val="22"/>
          <w:lang w:val="en-US" w:eastAsia="en-US"/>
        </w:rPr>
      </w:pPr>
      <w:hyperlink w:anchor="_Toc120228691" w:history="1">
        <w:r w:rsidR="00CE16D3" w:rsidRPr="008E62AB">
          <w:rPr>
            <w:rStyle w:val="Hyperlink"/>
            <w:noProof/>
            <w:lang w:val="en-AU"/>
          </w:rPr>
          <w:t>12.14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AU"/>
          </w:rPr>
          <w:t>Content of update datasets</w:t>
        </w:r>
        <w:r w:rsidR="00CE16D3">
          <w:rPr>
            <w:noProof/>
            <w:webHidden/>
          </w:rPr>
          <w:tab/>
        </w:r>
        <w:r w:rsidR="00CE16D3">
          <w:rPr>
            <w:noProof/>
            <w:webHidden/>
          </w:rPr>
          <w:fldChar w:fldCharType="begin"/>
        </w:r>
        <w:r w:rsidR="00CE16D3">
          <w:rPr>
            <w:noProof/>
            <w:webHidden/>
          </w:rPr>
          <w:instrText xml:space="preserve"> PAGEREF _Toc120228691 \h </w:instrText>
        </w:r>
        <w:r w:rsidR="00CE16D3">
          <w:rPr>
            <w:noProof/>
            <w:webHidden/>
          </w:rPr>
        </w:r>
        <w:r w:rsidR="00CE16D3">
          <w:rPr>
            <w:noProof/>
            <w:webHidden/>
          </w:rPr>
          <w:fldChar w:fldCharType="separate"/>
        </w:r>
        <w:r w:rsidR="00CE16D3">
          <w:rPr>
            <w:noProof/>
            <w:webHidden/>
          </w:rPr>
          <w:t>47</w:t>
        </w:r>
        <w:r w:rsidR="00CE16D3">
          <w:rPr>
            <w:noProof/>
            <w:webHidden/>
          </w:rPr>
          <w:fldChar w:fldCharType="end"/>
        </w:r>
      </w:hyperlink>
    </w:p>
    <w:p w14:paraId="6451745C" w14:textId="290F34E5" w:rsidR="00CE16D3" w:rsidRDefault="009E40BB">
      <w:pPr>
        <w:pStyle w:val="TOC2"/>
        <w:rPr>
          <w:rFonts w:asciiTheme="minorHAnsi" w:eastAsiaTheme="minorEastAsia" w:hAnsiTheme="minorHAnsi" w:cstheme="minorBidi"/>
          <w:b w:val="0"/>
          <w:noProof/>
          <w:sz w:val="22"/>
          <w:szCs w:val="22"/>
          <w:lang w:val="en-US" w:eastAsia="en-US"/>
        </w:rPr>
      </w:pPr>
      <w:hyperlink w:anchor="_Toc120228692" w:history="1">
        <w:r w:rsidR="00CE16D3" w:rsidRPr="008E62AB">
          <w:rPr>
            <w:rStyle w:val="Hyperlink"/>
            <w:noProof/>
            <w:lang w:val="en-AU"/>
          </w:rPr>
          <w:t>12.15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AU"/>
          </w:rPr>
          <w:t>Datum coverage</w:t>
        </w:r>
        <w:r w:rsidR="00CE16D3">
          <w:rPr>
            <w:noProof/>
            <w:webHidden/>
          </w:rPr>
          <w:tab/>
        </w:r>
        <w:r w:rsidR="00CE16D3">
          <w:rPr>
            <w:noProof/>
            <w:webHidden/>
          </w:rPr>
          <w:fldChar w:fldCharType="begin"/>
        </w:r>
        <w:r w:rsidR="00CE16D3">
          <w:rPr>
            <w:noProof/>
            <w:webHidden/>
          </w:rPr>
          <w:instrText xml:space="preserve"> PAGEREF _Toc120228692 \h </w:instrText>
        </w:r>
        <w:r w:rsidR="00CE16D3">
          <w:rPr>
            <w:noProof/>
            <w:webHidden/>
          </w:rPr>
        </w:r>
        <w:r w:rsidR="00CE16D3">
          <w:rPr>
            <w:noProof/>
            <w:webHidden/>
          </w:rPr>
          <w:fldChar w:fldCharType="separate"/>
        </w:r>
        <w:r w:rsidR="00CE16D3">
          <w:rPr>
            <w:noProof/>
            <w:webHidden/>
          </w:rPr>
          <w:t>48</w:t>
        </w:r>
        <w:r w:rsidR="00CE16D3">
          <w:rPr>
            <w:noProof/>
            <w:webHidden/>
          </w:rPr>
          <w:fldChar w:fldCharType="end"/>
        </w:r>
      </w:hyperlink>
    </w:p>
    <w:p w14:paraId="23E9E143" w14:textId="71D8F8D9" w:rsidR="00CE16D3" w:rsidRDefault="009E40BB">
      <w:pPr>
        <w:pStyle w:val="TOC2"/>
        <w:rPr>
          <w:rFonts w:asciiTheme="minorHAnsi" w:eastAsiaTheme="minorEastAsia" w:hAnsiTheme="minorHAnsi" w:cstheme="minorBidi"/>
          <w:b w:val="0"/>
          <w:noProof/>
          <w:sz w:val="22"/>
          <w:szCs w:val="22"/>
          <w:lang w:val="en-US" w:eastAsia="en-US"/>
        </w:rPr>
      </w:pPr>
      <w:hyperlink w:anchor="_Toc120228693" w:history="1">
        <w:r w:rsidR="00CE16D3" w:rsidRPr="008E62AB">
          <w:rPr>
            <w:rStyle w:val="Hyperlink"/>
            <w:noProof/>
            <w:lang w:val="en-AU"/>
          </w:rPr>
          <w:t>12.16</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AU"/>
          </w:rPr>
          <w:t>Attribute multiplicity</w:t>
        </w:r>
        <w:r w:rsidR="00CE16D3">
          <w:rPr>
            <w:noProof/>
            <w:webHidden/>
          </w:rPr>
          <w:tab/>
        </w:r>
        <w:r w:rsidR="00CE16D3">
          <w:rPr>
            <w:noProof/>
            <w:webHidden/>
          </w:rPr>
          <w:fldChar w:fldCharType="begin"/>
        </w:r>
        <w:r w:rsidR="00CE16D3">
          <w:rPr>
            <w:noProof/>
            <w:webHidden/>
          </w:rPr>
          <w:instrText xml:space="preserve"> PAGEREF _Toc120228693 \h </w:instrText>
        </w:r>
        <w:r w:rsidR="00CE16D3">
          <w:rPr>
            <w:noProof/>
            <w:webHidden/>
          </w:rPr>
        </w:r>
        <w:r w:rsidR="00CE16D3">
          <w:rPr>
            <w:noProof/>
            <w:webHidden/>
          </w:rPr>
          <w:fldChar w:fldCharType="separate"/>
        </w:r>
        <w:r w:rsidR="00CE16D3">
          <w:rPr>
            <w:noProof/>
            <w:webHidden/>
          </w:rPr>
          <w:t>48</w:t>
        </w:r>
        <w:r w:rsidR="00CE16D3">
          <w:rPr>
            <w:noProof/>
            <w:webHidden/>
          </w:rPr>
          <w:fldChar w:fldCharType="end"/>
        </w:r>
      </w:hyperlink>
    </w:p>
    <w:p w14:paraId="5E739A22" w14:textId="3F6499A5" w:rsidR="00CE16D3" w:rsidRDefault="009E40BB">
      <w:pPr>
        <w:pStyle w:val="TOC1"/>
        <w:rPr>
          <w:rFonts w:asciiTheme="minorHAnsi" w:eastAsiaTheme="minorEastAsia" w:hAnsiTheme="minorHAnsi" w:cstheme="minorBidi"/>
          <w:b w:val="0"/>
          <w:noProof/>
          <w:sz w:val="22"/>
          <w:szCs w:val="22"/>
          <w:lang w:val="en-US" w:eastAsia="en-US"/>
        </w:rPr>
      </w:pPr>
      <w:hyperlink w:anchor="_Toc120228694" w:history="1">
        <w:r w:rsidR="00CE16D3" w:rsidRPr="008E62AB">
          <w:rPr>
            <w:rStyle w:val="Hyperlink"/>
            <w:noProof/>
          </w:rPr>
          <w:t>13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Product Delivery</w:t>
        </w:r>
        <w:r w:rsidR="00CE16D3">
          <w:rPr>
            <w:noProof/>
            <w:webHidden/>
          </w:rPr>
          <w:tab/>
        </w:r>
        <w:r w:rsidR="00CE16D3">
          <w:rPr>
            <w:noProof/>
            <w:webHidden/>
          </w:rPr>
          <w:fldChar w:fldCharType="begin"/>
        </w:r>
        <w:r w:rsidR="00CE16D3">
          <w:rPr>
            <w:noProof/>
            <w:webHidden/>
          </w:rPr>
          <w:instrText xml:space="preserve"> PAGEREF _Toc120228694 \h </w:instrText>
        </w:r>
        <w:r w:rsidR="00CE16D3">
          <w:rPr>
            <w:noProof/>
            <w:webHidden/>
          </w:rPr>
        </w:r>
        <w:r w:rsidR="00CE16D3">
          <w:rPr>
            <w:noProof/>
            <w:webHidden/>
          </w:rPr>
          <w:fldChar w:fldCharType="separate"/>
        </w:r>
        <w:r w:rsidR="00CE16D3">
          <w:rPr>
            <w:noProof/>
            <w:webHidden/>
          </w:rPr>
          <w:t>48</w:t>
        </w:r>
        <w:r w:rsidR="00CE16D3">
          <w:rPr>
            <w:noProof/>
            <w:webHidden/>
          </w:rPr>
          <w:fldChar w:fldCharType="end"/>
        </w:r>
      </w:hyperlink>
    </w:p>
    <w:p w14:paraId="13ECFF8B" w14:textId="33EAD9A4" w:rsidR="00CE16D3" w:rsidRDefault="009E40BB">
      <w:pPr>
        <w:pStyle w:val="TOC2"/>
        <w:rPr>
          <w:rFonts w:asciiTheme="minorHAnsi" w:eastAsiaTheme="minorEastAsia" w:hAnsiTheme="minorHAnsi" w:cstheme="minorBidi"/>
          <w:b w:val="0"/>
          <w:noProof/>
          <w:sz w:val="22"/>
          <w:szCs w:val="22"/>
          <w:lang w:val="en-US" w:eastAsia="en-US"/>
        </w:rPr>
      </w:pPr>
      <w:hyperlink w:anchor="_Toc120228695" w:history="1">
        <w:r w:rsidR="00CE16D3" w:rsidRPr="008E62AB">
          <w:rPr>
            <w:rStyle w:val="Hyperlink"/>
            <w:noProof/>
          </w:rPr>
          <w:t>13.1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Exchange set components</w:t>
        </w:r>
        <w:r w:rsidR="00CE16D3">
          <w:rPr>
            <w:noProof/>
            <w:webHidden/>
          </w:rPr>
          <w:tab/>
        </w:r>
        <w:r w:rsidR="00CE16D3">
          <w:rPr>
            <w:noProof/>
            <w:webHidden/>
          </w:rPr>
          <w:fldChar w:fldCharType="begin"/>
        </w:r>
        <w:r w:rsidR="00CE16D3">
          <w:rPr>
            <w:noProof/>
            <w:webHidden/>
          </w:rPr>
          <w:instrText xml:space="preserve"> PAGEREF _Toc120228695 \h </w:instrText>
        </w:r>
        <w:r w:rsidR="00CE16D3">
          <w:rPr>
            <w:noProof/>
            <w:webHidden/>
          </w:rPr>
        </w:r>
        <w:r w:rsidR="00CE16D3">
          <w:rPr>
            <w:noProof/>
            <w:webHidden/>
          </w:rPr>
          <w:fldChar w:fldCharType="separate"/>
        </w:r>
        <w:r w:rsidR="00CE16D3">
          <w:rPr>
            <w:noProof/>
            <w:webHidden/>
          </w:rPr>
          <w:t>48</w:t>
        </w:r>
        <w:r w:rsidR="00CE16D3">
          <w:rPr>
            <w:noProof/>
            <w:webHidden/>
          </w:rPr>
          <w:fldChar w:fldCharType="end"/>
        </w:r>
      </w:hyperlink>
    </w:p>
    <w:p w14:paraId="06142E46" w14:textId="687FD0E3" w:rsidR="00CE16D3" w:rsidRDefault="009E40BB">
      <w:pPr>
        <w:pStyle w:val="TOC2"/>
        <w:rPr>
          <w:rFonts w:asciiTheme="minorHAnsi" w:eastAsiaTheme="minorEastAsia" w:hAnsiTheme="minorHAnsi" w:cstheme="minorBidi"/>
          <w:b w:val="0"/>
          <w:noProof/>
          <w:sz w:val="22"/>
          <w:szCs w:val="22"/>
          <w:lang w:val="en-US" w:eastAsia="en-US"/>
        </w:rPr>
      </w:pPr>
      <w:hyperlink w:anchor="_Toc120228696" w:history="1">
        <w:r w:rsidR="00CE16D3" w:rsidRPr="008E62AB">
          <w:rPr>
            <w:rStyle w:val="Hyperlink"/>
            <w:noProof/>
          </w:rPr>
          <w:t>13.2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Encapsulation</w:t>
        </w:r>
        <w:r w:rsidR="00CE16D3">
          <w:rPr>
            <w:noProof/>
            <w:webHidden/>
          </w:rPr>
          <w:tab/>
        </w:r>
        <w:r w:rsidR="00CE16D3">
          <w:rPr>
            <w:noProof/>
            <w:webHidden/>
          </w:rPr>
          <w:fldChar w:fldCharType="begin"/>
        </w:r>
        <w:r w:rsidR="00CE16D3">
          <w:rPr>
            <w:noProof/>
            <w:webHidden/>
          </w:rPr>
          <w:instrText xml:space="preserve"> PAGEREF _Toc120228696 \h </w:instrText>
        </w:r>
        <w:r w:rsidR="00CE16D3">
          <w:rPr>
            <w:noProof/>
            <w:webHidden/>
          </w:rPr>
        </w:r>
        <w:r w:rsidR="00CE16D3">
          <w:rPr>
            <w:noProof/>
            <w:webHidden/>
          </w:rPr>
          <w:fldChar w:fldCharType="separate"/>
        </w:r>
        <w:r w:rsidR="00CE16D3">
          <w:rPr>
            <w:noProof/>
            <w:webHidden/>
          </w:rPr>
          <w:t>50</w:t>
        </w:r>
        <w:r w:rsidR="00CE16D3">
          <w:rPr>
            <w:noProof/>
            <w:webHidden/>
          </w:rPr>
          <w:fldChar w:fldCharType="end"/>
        </w:r>
      </w:hyperlink>
    </w:p>
    <w:p w14:paraId="4F3FDE70" w14:textId="62D0A76E" w:rsidR="00CE16D3" w:rsidRDefault="009E40BB">
      <w:pPr>
        <w:pStyle w:val="TOC2"/>
        <w:rPr>
          <w:rFonts w:asciiTheme="minorHAnsi" w:eastAsiaTheme="minorEastAsia" w:hAnsiTheme="minorHAnsi" w:cstheme="minorBidi"/>
          <w:b w:val="0"/>
          <w:noProof/>
          <w:sz w:val="22"/>
          <w:szCs w:val="22"/>
          <w:lang w:val="en-US" w:eastAsia="en-US"/>
        </w:rPr>
      </w:pPr>
      <w:hyperlink w:anchor="_Toc120228697" w:history="1">
        <w:r w:rsidR="00CE16D3" w:rsidRPr="008E62AB">
          <w:rPr>
            <w:rStyle w:val="Hyperlink"/>
            <w:noProof/>
            <w:lang w:eastAsia="en-US"/>
          </w:rPr>
          <w:t>13.3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Dataset</w:t>
        </w:r>
        <w:r w:rsidR="00CE16D3">
          <w:rPr>
            <w:noProof/>
            <w:webHidden/>
          </w:rPr>
          <w:tab/>
        </w:r>
        <w:r w:rsidR="00CE16D3">
          <w:rPr>
            <w:noProof/>
            <w:webHidden/>
          </w:rPr>
          <w:fldChar w:fldCharType="begin"/>
        </w:r>
        <w:r w:rsidR="00CE16D3">
          <w:rPr>
            <w:noProof/>
            <w:webHidden/>
          </w:rPr>
          <w:instrText xml:space="preserve"> PAGEREF _Toc120228697 \h </w:instrText>
        </w:r>
        <w:r w:rsidR="00CE16D3">
          <w:rPr>
            <w:noProof/>
            <w:webHidden/>
          </w:rPr>
        </w:r>
        <w:r w:rsidR="00CE16D3">
          <w:rPr>
            <w:noProof/>
            <w:webHidden/>
          </w:rPr>
          <w:fldChar w:fldCharType="separate"/>
        </w:r>
        <w:r w:rsidR="00CE16D3">
          <w:rPr>
            <w:noProof/>
            <w:webHidden/>
          </w:rPr>
          <w:t>51</w:t>
        </w:r>
        <w:r w:rsidR="00CE16D3">
          <w:rPr>
            <w:noProof/>
            <w:webHidden/>
          </w:rPr>
          <w:fldChar w:fldCharType="end"/>
        </w:r>
      </w:hyperlink>
    </w:p>
    <w:p w14:paraId="60455291" w14:textId="4F3A40A7" w:rsidR="00CE16D3" w:rsidRDefault="009E40BB">
      <w:pPr>
        <w:pStyle w:val="TOC3"/>
        <w:rPr>
          <w:rFonts w:asciiTheme="minorHAnsi" w:eastAsiaTheme="minorEastAsia" w:hAnsiTheme="minorHAnsi" w:cstheme="minorBidi"/>
          <w:b w:val="0"/>
          <w:noProof/>
          <w:sz w:val="22"/>
          <w:szCs w:val="22"/>
          <w:lang w:val="en-US" w:eastAsia="en-US"/>
        </w:rPr>
      </w:pPr>
      <w:hyperlink w:anchor="_Toc120228698" w:history="1">
        <w:r w:rsidR="00CE16D3" w:rsidRPr="008E62AB">
          <w:rPr>
            <w:rStyle w:val="Hyperlink"/>
            <w:noProof/>
            <w:lang w:eastAsia="en-US"/>
          </w:rPr>
          <w:t>13.3.1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Types of Datasets</w:t>
        </w:r>
        <w:r w:rsidR="00CE16D3">
          <w:rPr>
            <w:noProof/>
            <w:webHidden/>
          </w:rPr>
          <w:tab/>
        </w:r>
        <w:r w:rsidR="00CE16D3">
          <w:rPr>
            <w:noProof/>
            <w:webHidden/>
          </w:rPr>
          <w:fldChar w:fldCharType="begin"/>
        </w:r>
        <w:r w:rsidR="00CE16D3">
          <w:rPr>
            <w:noProof/>
            <w:webHidden/>
          </w:rPr>
          <w:instrText xml:space="preserve"> PAGEREF _Toc120228698 \h </w:instrText>
        </w:r>
        <w:r w:rsidR="00CE16D3">
          <w:rPr>
            <w:noProof/>
            <w:webHidden/>
          </w:rPr>
        </w:r>
        <w:r w:rsidR="00CE16D3">
          <w:rPr>
            <w:noProof/>
            <w:webHidden/>
          </w:rPr>
          <w:fldChar w:fldCharType="separate"/>
        </w:r>
        <w:r w:rsidR="00CE16D3">
          <w:rPr>
            <w:noProof/>
            <w:webHidden/>
          </w:rPr>
          <w:t>51</w:t>
        </w:r>
        <w:r w:rsidR="00CE16D3">
          <w:rPr>
            <w:noProof/>
            <w:webHidden/>
          </w:rPr>
          <w:fldChar w:fldCharType="end"/>
        </w:r>
      </w:hyperlink>
    </w:p>
    <w:p w14:paraId="5E7D6362" w14:textId="24A21EDB" w:rsidR="00CE16D3" w:rsidRDefault="009E40BB">
      <w:pPr>
        <w:pStyle w:val="TOC3"/>
        <w:rPr>
          <w:rFonts w:asciiTheme="minorHAnsi" w:eastAsiaTheme="minorEastAsia" w:hAnsiTheme="minorHAnsi" w:cstheme="minorBidi"/>
          <w:b w:val="0"/>
          <w:noProof/>
          <w:sz w:val="22"/>
          <w:szCs w:val="22"/>
          <w:lang w:val="en-US" w:eastAsia="en-US"/>
        </w:rPr>
      </w:pPr>
      <w:hyperlink w:anchor="_Toc120228699" w:history="1">
        <w:r w:rsidR="00CE16D3" w:rsidRPr="008E62AB">
          <w:rPr>
            <w:rStyle w:val="Hyperlink"/>
            <w:noProof/>
            <w:lang w:eastAsia="en-US"/>
          </w:rPr>
          <w:t>13.3.2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Dataset file naming</w:t>
        </w:r>
        <w:r w:rsidR="00CE16D3">
          <w:rPr>
            <w:noProof/>
            <w:webHidden/>
          </w:rPr>
          <w:tab/>
        </w:r>
        <w:r w:rsidR="00CE16D3">
          <w:rPr>
            <w:noProof/>
            <w:webHidden/>
          </w:rPr>
          <w:fldChar w:fldCharType="begin"/>
        </w:r>
        <w:r w:rsidR="00CE16D3">
          <w:rPr>
            <w:noProof/>
            <w:webHidden/>
          </w:rPr>
          <w:instrText xml:space="preserve"> PAGEREF _Toc120228699 \h </w:instrText>
        </w:r>
        <w:r w:rsidR="00CE16D3">
          <w:rPr>
            <w:noProof/>
            <w:webHidden/>
          </w:rPr>
        </w:r>
        <w:r w:rsidR="00CE16D3">
          <w:rPr>
            <w:noProof/>
            <w:webHidden/>
          </w:rPr>
          <w:fldChar w:fldCharType="separate"/>
        </w:r>
        <w:r w:rsidR="00CE16D3">
          <w:rPr>
            <w:noProof/>
            <w:webHidden/>
          </w:rPr>
          <w:t>51</w:t>
        </w:r>
        <w:r w:rsidR="00CE16D3">
          <w:rPr>
            <w:noProof/>
            <w:webHidden/>
          </w:rPr>
          <w:fldChar w:fldCharType="end"/>
        </w:r>
      </w:hyperlink>
    </w:p>
    <w:p w14:paraId="0B5A9739" w14:textId="708B281B" w:rsidR="00CE16D3" w:rsidRDefault="009E40BB">
      <w:pPr>
        <w:pStyle w:val="TOC3"/>
        <w:rPr>
          <w:rFonts w:asciiTheme="minorHAnsi" w:eastAsiaTheme="minorEastAsia" w:hAnsiTheme="minorHAnsi" w:cstheme="minorBidi"/>
          <w:b w:val="0"/>
          <w:noProof/>
          <w:sz w:val="22"/>
          <w:szCs w:val="22"/>
          <w:lang w:val="en-US" w:eastAsia="en-US"/>
        </w:rPr>
      </w:pPr>
      <w:hyperlink w:anchor="_Toc120228700" w:history="1">
        <w:r w:rsidR="00CE16D3" w:rsidRPr="008E62AB">
          <w:rPr>
            <w:rStyle w:val="Hyperlink"/>
            <w:noProof/>
            <w:lang w:eastAsia="en-US"/>
          </w:rPr>
          <w:t>13.3.3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Update dataset naming convention</w:t>
        </w:r>
        <w:r w:rsidR="00CE16D3">
          <w:rPr>
            <w:noProof/>
            <w:webHidden/>
          </w:rPr>
          <w:tab/>
        </w:r>
        <w:r w:rsidR="00CE16D3">
          <w:rPr>
            <w:noProof/>
            <w:webHidden/>
          </w:rPr>
          <w:fldChar w:fldCharType="begin"/>
        </w:r>
        <w:r w:rsidR="00CE16D3">
          <w:rPr>
            <w:noProof/>
            <w:webHidden/>
          </w:rPr>
          <w:instrText xml:space="preserve"> PAGEREF _Toc120228700 \h </w:instrText>
        </w:r>
        <w:r w:rsidR="00CE16D3">
          <w:rPr>
            <w:noProof/>
            <w:webHidden/>
          </w:rPr>
        </w:r>
        <w:r w:rsidR="00CE16D3">
          <w:rPr>
            <w:noProof/>
            <w:webHidden/>
          </w:rPr>
          <w:fldChar w:fldCharType="separate"/>
        </w:r>
        <w:r w:rsidR="00CE16D3">
          <w:rPr>
            <w:noProof/>
            <w:webHidden/>
          </w:rPr>
          <w:t>52</w:t>
        </w:r>
        <w:r w:rsidR="00CE16D3">
          <w:rPr>
            <w:noProof/>
            <w:webHidden/>
          </w:rPr>
          <w:fldChar w:fldCharType="end"/>
        </w:r>
      </w:hyperlink>
    </w:p>
    <w:p w14:paraId="2D681969" w14:textId="60F510B1" w:rsidR="00CE16D3" w:rsidRDefault="009E40BB">
      <w:pPr>
        <w:pStyle w:val="TOC3"/>
        <w:rPr>
          <w:rFonts w:asciiTheme="minorHAnsi" w:eastAsiaTheme="minorEastAsia" w:hAnsiTheme="minorHAnsi" w:cstheme="minorBidi"/>
          <w:b w:val="0"/>
          <w:noProof/>
          <w:sz w:val="22"/>
          <w:szCs w:val="22"/>
          <w:lang w:val="en-US" w:eastAsia="en-US"/>
        </w:rPr>
      </w:pPr>
      <w:hyperlink w:anchor="_Toc120228701" w:history="1">
        <w:r w:rsidR="00CE16D3" w:rsidRPr="008E62AB">
          <w:rPr>
            <w:rStyle w:val="Hyperlink"/>
            <w:noProof/>
          </w:rPr>
          <w:t>13.3.4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New Editions, re-issues, updates and cancellations</w:t>
        </w:r>
        <w:r w:rsidR="00CE16D3">
          <w:rPr>
            <w:noProof/>
            <w:webHidden/>
          </w:rPr>
          <w:tab/>
        </w:r>
        <w:r w:rsidR="00CE16D3">
          <w:rPr>
            <w:noProof/>
            <w:webHidden/>
          </w:rPr>
          <w:fldChar w:fldCharType="begin"/>
        </w:r>
        <w:r w:rsidR="00CE16D3">
          <w:rPr>
            <w:noProof/>
            <w:webHidden/>
          </w:rPr>
          <w:instrText xml:space="preserve"> PAGEREF _Toc120228701 \h </w:instrText>
        </w:r>
        <w:r w:rsidR="00CE16D3">
          <w:rPr>
            <w:noProof/>
            <w:webHidden/>
          </w:rPr>
        </w:r>
        <w:r w:rsidR="00CE16D3">
          <w:rPr>
            <w:noProof/>
            <w:webHidden/>
          </w:rPr>
          <w:fldChar w:fldCharType="separate"/>
        </w:r>
        <w:r w:rsidR="00CE16D3">
          <w:rPr>
            <w:noProof/>
            <w:webHidden/>
          </w:rPr>
          <w:t>52</w:t>
        </w:r>
        <w:r w:rsidR="00CE16D3">
          <w:rPr>
            <w:noProof/>
            <w:webHidden/>
          </w:rPr>
          <w:fldChar w:fldCharType="end"/>
        </w:r>
      </w:hyperlink>
    </w:p>
    <w:p w14:paraId="0DA3915D" w14:textId="206591FC" w:rsidR="00CE16D3" w:rsidRDefault="009E40BB">
      <w:pPr>
        <w:pStyle w:val="TOC3"/>
        <w:rPr>
          <w:rFonts w:asciiTheme="minorHAnsi" w:eastAsiaTheme="minorEastAsia" w:hAnsiTheme="minorHAnsi" w:cstheme="minorBidi"/>
          <w:b w:val="0"/>
          <w:noProof/>
          <w:sz w:val="22"/>
          <w:szCs w:val="22"/>
          <w:lang w:val="en-US" w:eastAsia="en-US"/>
        </w:rPr>
      </w:pPr>
      <w:hyperlink w:anchor="_Toc120228702" w:history="1">
        <w:r w:rsidR="00CE16D3" w:rsidRPr="008E62AB">
          <w:rPr>
            <w:rStyle w:val="Hyperlink"/>
            <w:noProof/>
            <w:lang w:val="en-US" w:eastAsia="en-US"/>
          </w:rPr>
          <w:t>13.3.5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val="en-US" w:eastAsia="en-US"/>
          </w:rPr>
          <w:t>Exchange set structure</w:t>
        </w:r>
        <w:r w:rsidR="00CE16D3">
          <w:rPr>
            <w:noProof/>
            <w:webHidden/>
          </w:rPr>
          <w:tab/>
        </w:r>
        <w:r w:rsidR="00CE16D3">
          <w:rPr>
            <w:noProof/>
            <w:webHidden/>
          </w:rPr>
          <w:fldChar w:fldCharType="begin"/>
        </w:r>
        <w:r w:rsidR="00CE16D3">
          <w:rPr>
            <w:noProof/>
            <w:webHidden/>
          </w:rPr>
          <w:instrText xml:space="preserve"> PAGEREF _Toc120228702 \h </w:instrText>
        </w:r>
        <w:r w:rsidR="00CE16D3">
          <w:rPr>
            <w:noProof/>
            <w:webHidden/>
          </w:rPr>
        </w:r>
        <w:r w:rsidR="00CE16D3">
          <w:rPr>
            <w:noProof/>
            <w:webHidden/>
          </w:rPr>
          <w:fldChar w:fldCharType="separate"/>
        </w:r>
        <w:r w:rsidR="00CE16D3">
          <w:rPr>
            <w:noProof/>
            <w:webHidden/>
          </w:rPr>
          <w:t>53</w:t>
        </w:r>
        <w:r w:rsidR="00CE16D3">
          <w:rPr>
            <w:noProof/>
            <w:webHidden/>
          </w:rPr>
          <w:fldChar w:fldCharType="end"/>
        </w:r>
      </w:hyperlink>
    </w:p>
    <w:p w14:paraId="570C4372" w14:textId="65A6A4C2" w:rsidR="00CE16D3" w:rsidRDefault="009E40BB">
      <w:pPr>
        <w:pStyle w:val="TOC2"/>
        <w:rPr>
          <w:rFonts w:asciiTheme="minorHAnsi" w:eastAsiaTheme="minorEastAsia" w:hAnsiTheme="minorHAnsi" w:cstheme="minorBidi"/>
          <w:b w:val="0"/>
          <w:noProof/>
          <w:sz w:val="22"/>
          <w:szCs w:val="22"/>
          <w:lang w:val="en-US" w:eastAsia="en-US"/>
        </w:rPr>
      </w:pPr>
      <w:hyperlink w:anchor="_Toc120228703" w:history="1">
        <w:r w:rsidR="00CE16D3" w:rsidRPr="008E62AB">
          <w:rPr>
            <w:rStyle w:val="Hyperlink"/>
            <w:noProof/>
            <w:lang w:eastAsia="en-US"/>
          </w:rPr>
          <w:t>13.4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Support files</w:t>
        </w:r>
        <w:r w:rsidR="00CE16D3">
          <w:rPr>
            <w:noProof/>
            <w:webHidden/>
          </w:rPr>
          <w:tab/>
        </w:r>
        <w:r w:rsidR="00CE16D3">
          <w:rPr>
            <w:noProof/>
            <w:webHidden/>
          </w:rPr>
          <w:fldChar w:fldCharType="begin"/>
        </w:r>
        <w:r w:rsidR="00CE16D3">
          <w:rPr>
            <w:noProof/>
            <w:webHidden/>
          </w:rPr>
          <w:instrText xml:space="preserve"> PAGEREF _Toc120228703 \h </w:instrText>
        </w:r>
        <w:r w:rsidR="00CE16D3">
          <w:rPr>
            <w:noProof/>
            <w:webHidden/>
          </w:rPr>
        </w:r>
        <w:r w:rsidR="00CE16D3">
          <w:rPr>
            <w:noProof/>
            <w:webHidden/>
          </w:rPr>
          <w:fldChar w:fldCharType="separate"/>
        </w:r>
        <w:r w:rsidR="00CE16D3">
          <w:rPr>
            <w:noProof/>
            <w:webHidden/>
          </w:rPr>
          <w:t>54</w:t>
        </w:r>
        <w:r w:rsidR="00CE16D3">
          <w:rPr>
            <w:noProof/>
            <w:webHidden/>
          </w:rPr>
          <w:fldChar w:fldCharType="end"/>
        </w:r>
      </w:hyperlink>
    </w:p>
    <w:p w14:paraId="0C846221" w14:textId="034D981F" w:rsidR="00CE16D3" w:rsidRDefault="009E40BB">
      <w:pPr>
        <w:pStyle w:val="TOC3"/>
        <w:rPr>
          <w:rFonts w:asciiTheme="minorHAnsi" w:eastAsiaTheme="minorEastAsia" w:hAnsiTheme="minorHAnsi" w:cstheme="minorBidi"/>
          <w:b w:val="0"/>
          <w:noProof/>
          <w:sz w:val="22"/>
          <w:szCs w:val="22"/>
          <w:lang w:val="en-US" w:eastAsia="en-US"/>
        </w:rPr>
      </w:pPr>
      <w:hyperlink w:anchor="_Toc120228704" w:history="1">
        <w:r w:rsidR="00CE16D3" w:rsidRPr="008E62AB">
          <w:rPr>
            <w:rStyle w:val="Hyperlink"/>
            <w:noProof/>
          </w:rPr>
          <w:t>13.4.1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Support File Naming</w:t>
        </w:r>
        <w:r w:rsidR="00CE16D3">
          <w:rPr>
            <w:noProof/>
            <w:webHidden/>
          </w:rPr>
          <w:tab/>
        </w:r>
        <w:r w:rsidR="00CE16D3">
          <w:rPr>
            <w:noProof/>
            <w:webHidden/>
          </w:rPr>
          <w:fldChar w:fldCharType="begin"/>
        </w:r>
        <w:r w:rsidR="00CE16D3">
          <w:rPr>
            <w:noProof/>
            <w:webHidden/>
          </w:rPr>
          <w:instrText xml:space="preserve"> PAGEREF _Toc120228704 \h </w:instrText>
        </w:r>
        <w:r w:rsidR="00CE16D3">
          <w:rPr>
            <w:noProof/>
            <w:webHidden/>
          </w:rPr>
        </w:r>
        <w:r w:rsidR="00CE16D3">
          <w:rPr>
            <w:noProof/>
            <w:webHidden/>
          </w:rPr>
          <w:fldChar w:fldCharType="separate"/>
        </w:r>
        <w:r w:rsidR="00CE16D3">
          <w:rPr>
            <w:noProof/>
            <w:webHidden/>
          </w:rPr>
          <w:t>55</w:t>
        </w:r>
        <w:r w:rsidR="00CE16D3">
          <w:rPr>
            <w:noProof/>
            <w:webHidden/>
          </w:rPr>
          <w:fldChar w:fldCharType="end"/>
        </w:r>
      </w:hyperlink>
    </w:p>
    <w:p w14:paraId="4DB54D2D" w14:textId="38F016D1" w:rsidR="00CE16D3" w:rsidRDefault="009E40BB">
      <w:pPr>
        <w:pStyle w:val="TOC3"/>
        <w:rPr>
          <w:rFonts w:asciiTheme="minorHAnsi" w:eastAsiaTheme="minorEastAsia" w:hAnsiTheme="minorHAnsi" w:cstheme="minorBidi"/>
          <w:b w:val="0"/>
          <w:noProof/>
          <w:sz w:val="22"/>
          <w:szCs w:val="22"/>
          <w:lang w:val="en-US" w:eastAsia="en-US"/>
        </w:rPr>
      </w:pPr>
      <w:hyperlink w:anchor="_Toc120228705" w:history="1">
        <w:r w:rsidR="00CE16D3" w:rsidRPr="008E62AB">
          <w:rPr>
            <w:rStyle w:val="Hyperlink"/>
            <w:noProof/>
            <w:lang w:eastAsia="en-US"/>
          </w:rPr>
          <w:t>13.4.2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Support file management</w:t>
        </w:r>
        <w:r w:rsidR="00CE16D3">
          <w:rPr>
            <w:noProof/>
            <w:webHidden/>
          </w:rPr>
          <w:tab/>
        </w:r>
        <w:r w:rsidR="00CE16D3">
          <w:rPr>
            <w:noProof/>
            <w:webHidden/>
          </w:rPr>
          <w:fldChar w:fldCharType="begin"/>
        </w:r>
        <w:r w:rsidR="00CE16D3">
          <w:rPr>
            <w:noProof/>
            <w:webHidden/>
          </w:rPr>
          <w:instrText xml:space="preserve"> PAGEREF _Toc120228705 \h </w:instrText>
        </w:r>
        <w:r w:rsidR="00CE16D3">
          <w:rPr>
            <w:noProof/>
            <w:webHidden/>
          </w:rPr>
        </w:r>
        <w:r w:rsidR="00CE16D3">
          <w:rPr>
            <w:noProof/>
            <w:webHidden/>
          </w:rPr>
          <w:fldChar w:fldCharType="separate"/>
        </w:r>
        <w:r w:rsidR="00CE16D3">
          <w:rPr>
            <w:noProof/>
            <w:webHidden/>
          </w:rPr>
          <w:t>55</w:t>
        </w:r>
        <w:r w:rsidR="00CE16D3">
          <w:rPr>
            <w:noProof/>
            <w:webHidden/>
          </w:rPr>
          <w:fldChar w:fldCharType="end"/>
        </w:r>
      </w:hyperlink>
    </w:p>
    <w:p w14:paraId="3F5E923C" w14:textId="3B244866" w:rsidR="00CE16D3" w:rsidRDefault="009E40BB">
      <w:pPr>
        <w:pStyle w:val="TOC2"/>
        <w:rPr>
          <w:rFonts w:asciiTheme="minorHAnsi" w:eastAsiaTheme="minorEastAsia" w:hAnsiTheme="minorHAnsi" w:cstheme="minorBidi"/>
          <w:b w:val="0"/>
          <w:noProof/>
          <w:sz w:val="22"/>
          <w:szCs w:val="22"/>
          <w:lang w:val="en-US" w:eastAsia="en-US"/>
        </w:rPr>
      </w:pPr>
      <w:hyperlink w:anchor="_Toc120228706" w:history="1">
        <w:r w:rsidR="00CE16D3" w:rsidRPr="008E62AB">
          <w:rPr>
            <w:rStyle w:val="Hyperlink"/>
            <w:noProof/>
            <w:lang w:eastAsia="en-US"/>
          </w:rPr>
          <w:t>13.5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Exchange Catalogue</w:t>
        </w:r>
        <w:r w:rsidR="00CE16D3">
          <w:rPr>
            <w:noProof/>
            <w:webHidden/>
          </w:rPr>
          <w:tab/>
        </w:r>
        <w:r w:rsidR="00CE16D3">
          <w:rPr>
            <w:noProof/>
            <w:webHidden/>
          </w:rPr>
          <w:fldChar w:fldCharType="begin"/>
        </w:r>
        <w:r w:rsidR="00CE16D3">
          <w:rPr>
            <w:noProof/>
            <w:webHidden/>
          </w:rPr>
          <w:instrText xml:space="preserve"> PAGEREF _Toc120228706 \h </w:instrText>
        </w:r>
        <w:r w:rsidR="00CE16D3">
          <w:rPr>
            <w:noProof/>
            <w:webHidden/>
          </w:rPr>
        </w:r>
        <w:r w:rsidR="00CE16D3">
          <w:rPr>
            <w:noProof/>
            <w:webHidden/>
          </w:rPr>
          <w:fldChar w:fldCharType="separate"/>
        </w:r>
        <w:r w:rsidR="00CE16D3">
          <w:rPr>
            <w:noProof/>
            <w:webHidden/>
          </w:rPr>
          <w:t>56</w:t>
        </w:r>
        <w:r w:rsidR="00CE16D3">
          <w:rPr>
            <w:noProof/>
            <w:webHidden/>
          </w:rPr>
          <w:fldChar w:fldCharType="end"/>
        </w:r>
      </w:hyperlink>
    </w:p>
    <w:p w14:paraId="2A1CEE4D" w14:textId="2411AA4F" w:rsidR="00CE16D3" w:rsidRDefault="009E40BB">
      <w:pPr>
        <w:pStyle w:val="TOC2"/>
        <w:rPr>
          <w:rFonts w:asciiTheme="minorHAnsi" w:eastAsiaTheme="minorEastAsia" w:hAnsiTheme="minorHAnsi" w:cstheme="minorBidi"/>
          <w:b w:val="0"/>
          <w:noProof/>
          <w:sz w:val="22"/>
          <w:szCs w:val="22"/>
          <w:lang w:val="en-US" w:eastAsia="en-US"/>
        </w:rPr>
      </w:pPr>
      <w:hyperlink w:anchor="_Toc120228707" w:history="1">
        <w:r w:rsidR="00CE16D3" w:rsidRPr="008E62AB">
          <w:rPr>
            <w:rStyle w:val="Hyperlink"/>
            <w:noProof/>
            <w:lang w:eastAsia="en-US"/>
          </w:rPr>
          <w:t>13.6</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Dataset loading</w:t>
        </w:r>
        <w:r w:rsidR="00CE16D3">
          <w:rPr>
            <w:noProof/>
            <w:webHidden/>
          </w:rPr>
          <w:tab/>
        </w:r>
        <w:r w:rsidR="00CE16D3">
          <w:rPr>
            <w:noProof/>
            <w:webHidden/>
          </w:rPr>
          <w:fldChar w:fldCharType="begin"/>
        </w:r>
        <w:r w:rsidR="00CE16D3">
          <w:rPr>
            <w:noProof/>
            <w:webHidden/>
          </w:rPr>
          <w:instrText xml:space="preserve"> PAGEREF _Toc120228707 \h </w:instrText>
        </w:r>
        <w:r w:rsidR="00CE16D3">
          <w:rPr>
            <w:noProof/>
            <w:webHidden/>
          </w:rPr>
        </w:r>
        <w:r w:rsidR="00CE16D3">
          <w:rPr>
            <w:noProof/>
            <w:webHidden/>
          </w:rPr>
          <w:fldChar w:fldCharType="separate"/>
        </w:r>
        <w:r w:rsidR="00CE16D3">
          <w:rPr>
            <w:noProof/>
            <w:webHidden/>
          </w:rPr>
          <w:t>56</w:t>
        </w:r>
        <w:r w:rsidR="00CE16D3">
          <w:rPr>
            <w:noProof/>
            <w:webHidden/>
          </w:rPr>
          <w:fldChar w:fldCharType="end"/>
        </w:r>
      </w:hyperlink>
    </w:p>
    <w:p w14:paraId="32EEC608" w14:textId="2A1E0999" w:rsidR="00CE16D3" w:rsidRDefault="009E40BB">
      <w:pPr>
        <w:pStyle w:val="TOC3"/>
        <w:rPr>
          <w:rFonts w:asciiTheme="minorHAnsi" w:eastAsiaTheme="minorEastAsia" w:hAnsiTheme="minorHAnsi" w:cstheme="minorBidi"/>
          <w:b w:val="0"/>
          <w:noProof/>
          <w:sz w:val="22"/>
          <w:szCs w:val="22"/>
          <w:lang w:val="en-US" w:eastAsia="en-US"/>
        </w:rPr>
      </w:pPr>
      <w:hyperlink w:anchor="_Toc120228708" w:history="1">
        <w:r w:rsidR="00CE16D3" w:rsidRPr="008E62AB">
          <w:rPr>
            <w:rStyle w:val="Hyperlink"/>
            <w:noProof/>
            <w:lang w:eastAsia="en-US"/>
          </w:rPr>
          <w:t>13.6.1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New editions</w:t>
        </w:r>
        <w:r w:rsidR="00CE16D3">
          <w:rPr>
            <w:noProof/>
            <w:webHidden/>
          </w:rPr>
          <w:tab/>
        </w:r>
        <w:r w:rsidR="00CE16D3">
          <w:rPr>
            <w:noProof/>
            <w:webHidden/>
          </w:rPr>
          <w:fldChar w:fldCharType="begin"/>
        </w:r>
        <w:r w:rsidR="00CE16D3">
          <w:rPr>
            <w:noProof/>
            <w:webHidden/>
          </w:rPr>
          <w:instrText xml:space="preserve"> PAGEREF _Toc120228708 \h </w:instrText>
        </w:r>
        <w:r w:rsidR="00CE16D3">
          <w:rPr>
            <w:noProof/>
            <w:webHidden/>
          </w:rPr>
        </w:r>
        <w:r w:rsidR="00CE16D3">
          <w:rPr>
            <w:noProof/>
            <w:webHidden/>
          </w:rPr>
          <w:fldChar w:fldCharType="separate"/>
        </w:r>
        <w:r w:rsidR="00CE16D3">
          <w:rPr>
            <w:noProof/>
            <w:webHidden/>
          </w:rPr>
          <w:t>56</w:t>
        </w:r>
        <w:r w:rsidR="00CE16D3">
          <w:rPr>
            <w:noProof/>
            <w:webHidden/>
          </w:rPr>
          <w:fldChar w:fldCharType="end"/>
        </w:r>
      </w:hyperlink>
    </w:p>
    <w:p w14:paraId="0D2FF461" w14:textId="4141FA13" w:rsidR="00CE16D3" w:rsidRDefault="009E40BB">
      <w:pPr>
        <w:pStyle w:val="TOC2"/>
        <w:rPr>
          <w:rFonts w:asciiTheme="minorHAnsi" w:eastAsiaTheme="minorEastAsia" w:hAnsiTheme="minorHAnsi" w:cstheme="minorBidi"/>
          <w:b w:val="0"/>
          <w:noProof/>
          <w:sz w:val="22"/>
          <w:szCs w:val="22"/>
          <w:lang w:val="en-US" w:eastAsia="en-US"/>
        </w:rPr>
      </w:pPr>
      <w:hyperlink w:anchor="_Toc120228709" w:history="1">
        <w:r w:rsidR="00CE16D3" w:rsidRPr="008E62AB">
          <w:rPr>
            <w:rStyle w:val="Hyperlink"/>
            <w:noProof/>
            <w:lang w:eastAsia="en-US"/>
          </w:rPr>
          <w:t>13.7</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US"/>
          </w:rPr>
          <w:t>Dataset size</w:t>
        </w:r>
        <w:r w:rsidR="00CE16D3">
          <w:rPr>
            <w:noProof/>
            <w:webHidden/>
          </w:rPr>
          <w:tab/>
        </w:r>
        <w:r w:rsidR="00CE16D3">
          <w:rPr>
            <w:noProof/>
            <w:webHidden/>
          </w:rPr>
          <w:fldChar w:fldCharType="begin"/>
        </w:r>
        <w:r w:rsidR="00CE16D3">
          <w:rPr>
            <w:noProof/>
            <w:webHidden/>
          </w:rPr>
          <w:instrText xml:space="preserve"> PAGEREF _Toc120228709 \h </w:instrText>
        </w:r>
        <w:r w:rsidR="00CE16D3">
          <w:rPr>
            <w:noProof/>
            <w:webHidden/>
          </w:rPr>
        </w:r>
        <w:r w:rsidR="00CE16D3">
          <w:rPr>
            <w:noProof/>
            <w:webHidden/>
          </w:rPr>
          <w:fldChar w:fldCharType="separate"/>
        </w:r>
        <w:r w:rsidR="00CE16D3">
          <w:rPr>
            <w:noProof/>
            <w:webHidden/>
          </w:rPr>
          <w:t>56</w:t>
        </w:r>
        <w:r w:rsidR="00CE16D3">
          <w:rPr>
            <w:noProof/>
            <w:webHidden/>
          </w:rPr>
          <w:fldChar w:fldCharType="end"/>
        </w:r>
      </w:hyperlink>
    </w:p>
    <w:p w14:paraId="03BEEE0E" w14:textId="34A8AE65" w:rsidR="00CE16D3" w:rsidRDefault="009E40BB">
      <w:pPr>
        <w:pStyle w:val="TOC2"/>
        <w:rPr>
          <w:rFonts w:asciiTheme="minorHAnsi" w:eastAsiaTheme="minorEastAsia" w:hAnsiTheme="minorHAnsi" w:cstheme="minorBidi"/>
          <w:b w:val="0"/>
          <w:noProof/>
          <w:sz w:val="22"/>
          <w:szCs w:val="22"/>
          <w:lang w:val="en-US" w:eastAsia="en-US"/>
        </w:rPr>
      </w:pPr>
      <w:hyperlink w:anchor="_Toc120228710" w:history="1">
        <w:r w:rsidR="00CE16D3" w:rsidRPr="008E62AB">
          <w:rPr>
            <w:rStyle w:val="Hyperlink"/>
            <w:noProof/>
          </w:rPr>
          <w:t>13.8</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Data integrity and encryption</w:t>
        </w:r>
        <w:r w:rsidR="00CE16D3">
          <w:rPr>
            <w:noProof/>
            <w:webHidden/>
          </w:rPr>
          <w:tab/>
        </w:r>
        <w:r w:rsidR="00CE16D3">
          <w:rPr>
            <w:noProof/>
            <w:webHidden/>
          </w:rPr>
          <w:fldChar w:fldCharType="begin"/>
        </w:r>
        <w:r w:rsidR="00CE16D3">
          <w:rPr>
            <w:noProof/>
            <w:webHidden/>
          </w:rPr>
          <w:instrText xml:space="preserve"> PAGEREF _Toc120228710 \h </w:instrText>
        </w:r>
        <w:r w:rsidR="00CE16D3">
          <w:rPr>
            <w:noProof/>
            <w:webHidden/>
          </w:rPr>
        </w:r>
        <w:r w:rsidR="00CE16D3">
          <w:rPr>
            <w:noProof/>
            <w:webHidden/>
          </w:rPr>
          <w:fldChar w:fldCharType="separate"/>
        </w:r>
        <w:r w:rsidR="00CE16D3">
          <w:rPr>
            <w:noProof/>
            <w:webHidden/>
          </w:rPr>
          <w:t>57</w:t>
        </w:r>
        <w:r w:rsidR="00CE16D3">
          <w:rPr>
            <w:noProof/>
            <w:webHidden/>
          </w:rPr>
          <w:fldChar w:fldCharType="end"/>
        </w:r>
      </w:hyperlink>
    </w:p>
    <w:p w14:paraId="4EBF4722" w14:textId="5512A4B6" w:rsidR="00CE16D3" w:rsidRDefault="009E40BB">
      <w:pPr>
        <w:pStyle w:val="TOC1"/>
        <w:rPr>
          <w:rFonts w:asciiTheme="minorHAnsi" w:eastAsiaTheme="minorEastAsia" w:hAnsiTheme="minorHAnsi" w:cstheme="minorBidi"/>
          <w:b w:val="0"/>
          <w:noProof/>
          <w:sz w:val="22"/>
          <w:szCs w:val="22"/>
          <w:lang w:val="en-US" w:eastAsia="en-US"/>
        </w:rPr>
      </w:pPr>
      <w:hyperlink w:anchor="_Toc120228711" w:history="1">
        <w:r w:rsidR="00CE16D3" w:rsidRPr="008E62AB">
          <w:rPr>
            <w:rStyle w:val="Hyperlink"/>
            <w:noProof/>
          </w:rPr>
          <w:t>14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Metadata</w:t>
        </w:r>
        <w:r w:rsidR="00CE16D3">
          <w:rPr>
            <w:noProof/>
            <w:webHidden/>
          </w:rPr>
          <w:tab/>
        </w:r>
        <w:r w:rsidR="00CE16D3">
          <w:rPr>
            <w:noProof/>
            <w:webHidden/>
          </w:rPr>
          <w:fldChar w:fldCharType="begin"/>
        </w:r>
        <w:r w:rsidR="00CE16D3">
          <w:rPr>
            <w:noProof/>
            <w:webHidden/>
          </w:rPr>
          <w:instrText xml:space="preserve"> PAGEREF _Toc120228711 \h </w:instrText>
        </w:r>
        <w:r w:rsidR="00CE16D3">
          <w:rPr>
            <w:noProof/>
            <w:webHidden/>
          </w:rPr>
        </w:r>
        <w:r w:rsidR="00CE16D3">
          <w:rPr>
            <w:noProof/>
            <w:webHidden/>
          </w:rPr>
          <w:fldChar w:fldCharType="separate"/>
        </w:r>
        <w:r w:rsidR="00CE16D3">
          <w:rPr>
            <w:noProof/>
            <w:webHidden/>
          </w:rPr>
          <w:t>57</w:t>
        </w:r>
        <w:r w:rsidR="00CE16D3">
          <w:rPr>
            <w:noProof/>
            <w:webHidden/>
          </w:rPr>
          <w:fldChar w:fldCharType="end"/>
        </w:r>
      </w:hyperlink>
    </w:p>
    <w:p w14:paraId="1B18B819" w14:textId="002B4F29" w:rsidR="00CE16D3" w:rsidRDefault="009E40BB">
      <w:pPr>
        <w:pStyle w:val="TOC2"/>
        <w:rPr>
          <w:rFonts w:asciiTheme="minorHAnsi" w:eastAsiaTheme="minorEastAsia" w:hAnsiTheme="minorHAnsi" w:cstheme="minorBidi"/>
          <w:b w:val="0"/>
          <w:noProof/>
          <w:sz w:val="22"/>
          <w:szCs w:val="22"/>
          <w:lang w:val="en-US" w:eastAsia="en-US"/>
        </w:rPr>
      </w:pPr>
      <w:hyperlink w:anchor="_Toc120228712" w:history="1">
        <w:r w:rsidR="00CE16D3" w:rsidRPr="008E62AB">
          <w:rPr>
            <w:rStyle w:val="Hyperlink"/>
            <w:noProof/>
          </w:rPr>
          <w:t>14.1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Introduction</w:t>
        </w:r>
        <w:r w:rsidR="00CE16D3">
          <w:rPr>
            <w:noProof/>
            <w:webHidden/>
          </w:rPr>
          <w:tab/>
        </w:r>
        <w:r w:rsidR="00CE16D3">
          <w:rPr>
            <w:noProof/>
            <w:webHidden/>
          </w:rPr>
          <w:fldChar w:fldCharType="begin"/>
        </w:r>
        <w:r w:rsidR="00CE16D3">
          <w:rPr>
            <w:noProof/>
            <w:webHidden/>
          </w:rPr>
          <w:instrText xml:space="preserve"> PAGEREF _Toc120228712 \h </w:instrText>
        </w:r>
        <w:r w:rsidR="00CE16D3">
          <w:rPr>
            <w:noProof/>
            <w:webHidden/>
          </w:rPr>
        </w:r>
        <w:r w:rsidR="00CE16D3">
          <w:rPr>
            <w:noProof/>
            <w:webHidden/>
          </w:rPr>
          <w:fldChar w:fldCharType="separate"/>
        </w:r>
        <w:r w:rsidR="00CE16D3">
          <w:rPr>
            <w:noProof/>
            <w:webHidden/>
          </w:rPr>
          <w:t>57</w:t>
        </w:r>
        <w:r w:rsidR="00CE16D3">
          <w:rPr>
            <w:noProof/>
            <w:webHidden/>
          </w:rPr>
          <w:fldChar w:fldCharType="end"/>
        </w:r>
      </w:hyperlink>
    </w:p>
    <w:p w14:paraId="1E5B5B45" w14:textId="67E75B1F" w:rsidR="00CE16D3" w:rsidRDefault="009E40BB">
      <w:pPr>
        <w:pStyle w:val="TOC2"/>
        <w:rPr>
          <w:rFonts w:asciiTheme="minorHAnsi" w:eastAsiaTheme="minorEastAsia" w:hAnsiTheme="minorHAnsi" w:cstheme="minorBidi"/>
          <w:b w:val="0"/>
          <w:noProof/>
          <w:sz w:val="22"/>
          <w:szCs w:val="22"/>
          <w:lang w:val="en-US" w:eastAsia="en-US"/>
        </w:rPr>
      </w:pPr>
      <w:hyperlink w:anchor="_Toc120228713" w:history="1">
        <w:r w:rsidR="00CE16D3" w:rsidRPr="008E62AB">
          <w:rPr>
            <w:rStyle w:val="Hyperlink"/>
            <w:noProof/>
          </w:rPr>
          <w:t>14.2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Discovery metadata</w:t>
        </w:r>
        <w:r w:rsidR="00CE16D3">
          <w:rPr>
            <w:noProof/>
            <w:webHidden/>
          </w:rPr>
          <w:tab/>
        </w:r>
        <w:r w:rsidR="00CE16D3">
          <w:rPr>
            <w:noProof/>
            <w:webHidden/>
          </w:rPr>
          <w:fldChar w:fldCharType="begin"/>
        </w:r>
        <w:r w:rsidR="00CE16D3">
          <w:rPr>
            <w:noProof/>
            <w:webHidden/>
          </w:rPr>
          <w:instrText xml:space="preserve"> PAGEREF _Toc120228713 \h </w:instrText>
        </w:r>
        <w:r w:rsidR="00CE16D3">
          <w:rPr>
            <w:noProof/>
            <w:webHidden/>
          </w:rPr>
        </w:r>
        <w:r w:rsidR="00CE16D3">
          <w:rPr>
            <w:noProof/>
            <w:webHidden/>
          </w:rPr>
          <w:fldChar w:fldCharType="separate"/>
        </w:r>
        <w:r w:rsidR="00CE16D3">
          <w:rPr>
            <w:noProof/>
            <w:webHidden/>
          </w:rPr>
          <w:t>57</w:t>
        </w:r>
        <w:r w:rsidR="00CE16D3">
          <w:rPr>
            <w:noProof/>
            <w:webHidden/>
          </w:rPr>
          <w:fldChar w:fldCharType="end"/>
        </w:r>
      </w:hyperlink>
    </w:p>
    <w:p w14:paraId="31C924C8" w14:textId="4D3E7C09" w:rsidR="00CE16D3" w:rsidRDefault="009E40BB">
      <w:pPr>
        <w:pStyle w:val="TOC3"/>
        <w:rPr>
          <w:rFonts w:asciiTheme="minorHAnsi" w:eastAsiaTheme="minorEastAsia" w:hAnsiTheme="minorHAnsi" w:cstheme="minorBidi"/>
          <w:b w:val="0"/>
          <w:noProof/>
          <w:sz w:val="22"/>
          <w:szCs w:val="22"/>
          <w:lang w:val="en-US" w:eastAsia="en-US"/>
        </w:rPr>
      </w:pPr>
      <w:hyperlink w:anchor="_Toc120228714" w:history="1">
        <w:r w:rsidR="00CE16D3" w:rsidRPr="008E62AB">
          <w:rPr>
            <w:rStyle w:val="Hyperlink"/>
            <w:noProof/>
          </w:rPr>
          <w:t>14.2.1</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S100_ExchangeCatalogue</w:t>
        </w:r>
        <w:r w:rsidR="00CE16D3">
          <w:rPr>
            <w:noProof/>
            <w:webHidden/>
          </w:rPr>
          <w:tab/>
        </w:r>
        <w:r w:rsidR="00CE16D3">
          <w:rPr>
            <w:noProof/>
            <w:webHidden/>
          </w:rPr>
          <w:fldChar w:fldCharType="begin"/>
        </w:r>
        <w:r w:rsidR="00CE16D3">
          <w:rPr>
            <w:noProof/>
            <w:webHidden/>
          </w:rPr>
          <w:instrText xml:space="preserve"> PAGEREF _Toc120228714 \h </w:instrText>
        </w:r>
        <w:r w:rsidR="00CE16D3">
          <w:rPr>
            <w:noProof/>
            <w:webHidden/>
          </w:rPr>
        </w:r>
        <w:r w:rsidR="00CE16D3">
          <w:rPr>
            <w:noProof/>
            <w:webHidden/>
          </w:rPr>
          <w:fldChar w:fldCharType="separate"/>
        </w:r>
        <w:r w:rsidR="00CE16D3">
          <w:rPr>
            <w:noProof/>
            <w:webHidden/>
          </w:rPr>
          <w:t>60</w:t>
        </w:r>
        <w:r w:rsidR="00CE16D3">
          <w:rPr>
            <w:noProof/>
            <w:webHidden/>
          </w:rPr>
          <w:fldChar w:fldCharType="end"/>
        </w:r>
      </w:hyperlink>
    </w:p>
    <w:p w14:paraId="0C94E7C6" w14:textId="5AF31CBF" w:rsidR="00CE16D3" w:rsidRDefault="009E40BB">
      <w:pPr>
        <w:pStyle w:val="TOC3"/>
        <w:rPr>
          <w:rFonts w:asciiTheme="minorHAnsi" w:eastAsiaTheme="minorEastAsia" w:hAnsiTheme="minorHAnsi" w:cstheme="minorBidi"/>
          <w:b w:val="0"/>
          <w:noProof/>
          <w:sz w:val="22"/>
          <w:szCs w:val="22"/>
          <w:lang w:val="en-US" w:eastAsia="en-US"/>
        </w:rPr>
      </w:pPr>
      <w:hyperlink w:anchor="_Toc120228715" w:history="1">
        <w:r w:rsidR="00CE16D3" w:rsidRPr="008E62AB">
          <w:rPr>
            <w:rStyle w:val="Hyperlink"/>
            <w:noProof/>
          </w:rPr>
          <w:t>14.2.2</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S100_DatasetDiscoveryMetadata</w:t>
        </w:r>
        <w:r w:rsidR="00CE16D3">
          <w:rPr>
            <w:noProof/>
            <w:webHidden/>
          </w:rPr>
          <w:tab/>
        </w:r>
        <w:r w:rsidR="00CE16D3">
          <w:rPr>
            <w:noProof/>
            <w:webHidden/>
          </w:rPr>
          <w:fldChar w:fldCharType="begin"/>
        </w:r>
        <w:r w:rsidR="00CE16D3">
          <w:rPr>
            <w:noProof/>
            <w:webHidden/>
          </w:rPr>
          <w:instrText xml:space="preserve"> PAGEREF _Toc120228715 \h </w:instrText>
        </w:r>
        <w:r w:rsidR="00CE16D3">
          <w:rPr>
            <w:noProof/>
            <w:webHidden/>
          </w:rPr>
        </w:r>
        <w:r w:rsidR="00CE16D3">
          <w:rPr>
            <w:noProof/>
            <w:webHidden/>
          </w:rPr>
          <w:fldChar w:fldCharType="separate"/>
        </w:r>
        <w:r w:rsidR="00CE16D3">
          <w:rPr>
            <w:noProof/>
            <w:webHidden/>
          </w:rPr>
          <w:t>62</w:t>
        </w:r>
        <w:r w:rsidR="00CE16D3">
          <w:rPr>
            <w:noProof/>
            <w:webHidden/>
          </w:rPr>
          <w:fldChar w:fldCharType="end"/>
        </w:r>
      </w:hyperlink>
    </w:p>
    <w:p w14:paraId="478C459C" w14:textId="6F18487B" w:rsidR="00CE16D3" w:rsidRDefault="009E40BB">
      <w:pPr>
        <w:pStyle w:val="TOC3"/>
        <w:rPr>
          <w:rFonts w:asciiTheme="minorHAnsi" w:eastAsiaTheme="minorEastAsia" w:hAnsiTheme="minorHAnsi" w:cstheme="minorBidi"/>
          <w:b w:val="0"/>
          <w:noProof/>
          <w:sz w:val="22"/>
          <w:szCs w:val="22"/>
          <w:lang w:val="en-US" w:eastAsia="en-US"/>
        </w:rPr>
      </w:pPr>
      <w:hyperlink w:anchor="_Toc120228716" w:history="1">
        <w:r w:rsidR="00CE16D3" w:rsidRPr="008E62AB">
          <w:rPr>
            <w:rStyle w:val="Hyperlink"/>
            <w:noProof/>
          </w:rPr>
          <w:t>14.2.3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S100_SupportFileDiscoveryMetadata</w:t>
        </w:r>
        <w:r w:rsidR="00CE16D3">
          <w:rPr>
            <w:noProof/>
            <w:webHidden/>
          </w:rPr>
          <w:tab/>
        </w:r>
        <w:r w:rsidR="00CE16D3">
          <w:rPr>
            <w:noProof/>
            <w:webHidden/>
          </w:rPr>
          <w:fldChar w:fldCharType="begin"/>
        </w:r>
        <w:r w:rsidR="00CE16D3">
          <w:rPr>
            <w:noProof/>
            <w:webHidden/>
          </w:rPr>
          <w:instrText xml:space="preserve"> PAGEREF _Toc120228716 \h </w:instrText>
        </w:r>
        <w:r w:rsidR="00CE16D3">
          <w:rPr>
            <w:noProof/>
            <w:webHidden/>
          </w:rPr>
        </w:r>
        <w:r w:rsidR="00CE16D3">
          <w:rPr>
            <w:noProof/>
            <w:webHidden/>
          </w:rPr>
          <w:fldChar w:fldCharType="separate"/>
        </w:r>
        <w:r w:rsidR="00CE16D3">
          <w:rPr>
            <w:noProof/>
            <w:webHidden/>
          </w:rPr>
          <w:t>70</w:t>
        </w:r>
        <w:r w:rsidR="00CE16D3">
          <w:rPr>
            <w:noProof/>
            <w:webHidden/>
          </w:rPr>
          <w:fldChar w:fldCharType="end"/>
        </w:r>
      </w:hyperlink>
    </w:p>
    <w:p w14:paraId="6B5751BA" w14:textId="79F20B6C" w:rsidR="00CE16D3" w:rsidRDefault="009E40BB">
      <w:pPr>
        <w:pStyle w:val="TOC3"/>
        <w:rPr>
          <w:rFonts w:asciiTheme="minorHAnsi" w:eastAsiaTheme="minorEastAsia" w:hAnsiTheme="minorHAnsi" w:cstheme="minorBidi"/>
          <w:b w:val="0"/>
          <w:noProof/>
          <w:sz w:val="22"/>
          <w:szCs w:val="22"/>
          <w:lang w:val="en-US" w:eastAsia="en-US"/>
        </w:rPr>
      </w:pPr>
      <w:hyperlink w:anchor="_Toc120228717" w:history="1">
        <w:r w:rsidR="00CE16D3" w:rsidRPr="008E62AB">
          <w:rPr>
            <w:rStyle w:val="Hyperlink"/>
            <w:noProof/>
          </w:rPr>
          <w:t>14.2.4</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S100_CatalogueDiscoveryMetadata</w:t>
        </w:r>
        <w:r w:rsidR="00CE16D3">
          <w:rPr>
            <w:noProof/>
            <w:webHidden/>
          </w:rPr>
          <w:tab/>
        </w:r>
        <w:r w:rsidR="00CE16D3">
          <w:rPr>
            <w:noProof/>
            <w:webHidden/>
          </w:rPr>
          <w:fldChar w:fldCharType="begin"/>
        </w:r>
        <w:r w:rsidR="00CE16D3">
          <w:rPr>
            <w:noProof/>
            <w:webHidden/>
          </w:rPr>
          <w:instrText xml:space="preserve"> PAGEREF _Toc120228717 \h </w:instrText>
        </w:r>
        <w:r w:rsidR="00CE16D3">
          <w:rPr>
            <w:noProof/>
            <w:webHidden/>
          </w:rPr>
        </w:r>
        <w:r w:rsidR="00CE16D3">
          <w:rPr>
            <w:noProof/>
            <w:webHidden/>
          </w:rPr>
          <w:fldChar w:fldCharType="separate"/>
        </w:r>
        <w:r w:rsidR="00CE16D3">
          <w:rPr>
            <w:noProof/>
            <w:webHidden/>
          </w:rPr>
          <w:t>73</w:t>
        </w:r>
        <w:r w:rsidR="00CE16D3">
          <w:rPr>
            <w:noProof/>
            <w:webHidden/>
          </w:rPr>
          <w:fldChar w:fldCharType="end"/>
        </w:r>
      </w:hyperlink>
    </w:p>
    <w:p w14:paraId="0FE74788" w14:textId="5334B440" w:rsidR="00CE16D3" w:rsidRDefault="009E40BB">
      <w:pPr>
        <w:pStyle w:val="TOC3"/>
        <w:rPr>
          <w:rFonts w:asciiTheme="minorHAnsi" w:eastAsiaTheme="minorEastAsia" w:hAnsiTheme="minorHAnsi" w:cstheme="minorBidi"/>
          <w:b w:val="0"/>
          <w:noProof/>
          <w:sz w:val="22"/>
          <w:szCs w:val="22"/>
          <w:lang w:val="en-US" w:eastAsia="en-US"/>
        </w:rPr>
      </w:pPr>
      <w:hyperlink w:anchor="_Toc120228718" w:history="1">
        <w:r w:rsidR="00CE16D3" w:rsidRPr="008E62AB">
          <w:rPr>
            <w:rStyle w:val="Hyperlink"/>
            <w:noProof/>
          </w:rPr>
          <w:t>14.2.5</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Miscellaneous metadata types</w:t>
        </w:r>
        <w:r w:rsidR="00CE16D3">
          <w:rPr>
            <w:noProof/>
            <w:webHidden/>
          </w:rPr>
          <w:tab/>
        </w:r>
        <w:r w:rsidR="00CE16D3">
          <w:rPr>
            <w:noProof/>
            <w:webHidden/>
          </w:rPr>
          <w:fldChar w:fldCharType="begin"/>
        </w:r>
        <w:r w:rsidR="00CE16D3">
          <w:rPr>
            <w:noProof/>
            <w:webHidden/>
          </w:rPr>
          <w:instrText xml:space="preserve"> PAGEREF _Toc120228718 \h </w:instrText>
        </w:r>
        <w:r w:rsidR="00CE16D3">
          <w:rPr>
            <w:noProof/>
            <w:webHidden/>
          </w:rPr>
        </w:r>
        <w:r w:rsidR="00CE16D3">
          <w:rPr>
            <w:noProof/>
            <w:webHidden/>
          </w:rPr>
          <w:fldChar w:fldCharType="separate"/>
        </w:r>
        <w:r w:rsidR="00CE16D3">
          <w:rPr>
            <w:noProof/>
            <w:webHidden/>
          </w:rPr>
          <w:t>75</w:t>
        </w:r>
        <w:r w:rsidR="00CE16D3">
          <w:rPr>
            <w:noProof/>
            <w:webHidden/>
          </w:rPr>
          <w:fldChar w:fldCharType="end"/>
        </w:r>
      </w:hyperlink>
    </w:p>
    <w:p w14:paraId="36AFE2BB" w14:textId="5244F4E8" w:rsidR="00CE16D3" w:rsidRDefault="009E40BB">
      <w:pPr>
        <w:pStyle w:val="TOC3"/>
        <w:rPr>
          <w:rFonts w:asciiTheme="minorHAnsi" w:eastAsiaTheme="minorEastAsia" w:hAnsiTheme="minorHAnsi" w:cstheme="minorBidi"/>
          <w:b w:val="0"/>
          <w:noProof/>
          <w:sz w:val="22"/>
          <w:szCs w:val="22"/>
          <w:lang w:val="en-US" w:eastAsia="en-US"/>
        </w:rPr>
      </w:pPr>
      <w:hyperlink w:anchor="_Toc120228719" w:history="1">
        <w:r w:rsidR="00CE16D3" w:rsidRPr="008E62AB">
          <w:rPr>
            <w:rStyle w:val="Hyperlink"/>
            <w:noProof/>
          </w:rPr>
          <w:t>14.2.6</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rPr>
          <w:t>Types for digital signatures</w:t>
        </w:r>
        <w:r w:rsidR="00CE16D3">
          <w:rPr>
            <w:noProof/>
            <w:webHidden/>
          </w:rPr>
          <w:tab/>
        </w:r>
        <w:r w:rsidR="00CE16D3">
          <w:rPr>
            <w:noProof/>
            <w:webHidden/>
          </w:rPr>
          <w:fldChar w:fldCharType="begin"/>
        </w:r>
        <w:r w:rsidR="00CE16D3">
          <w:rPr>
            <w:noProof/>
            <w:webHidden/>
          </w:rPr>
          <w:instrText xml:space="preserve"> PAGEREF _Toc120228719 \h </w:instrText>
        </w:r>
        <w:r w:rsidR="00CE16D3">
          <w:rPr>
            <w:noProof/>
            <w:webHidden/>
          </w:rPr>
        </w:r>
        <w:r w:rsidR="00CE16D3">
          <w:rPr>
            <w:noProof/>
            <w:webHidden/>
          </w:rPr>
          <w:fldChar w:fldCharType="separate"/>
        </w:r>
        <w:r w:rsidR="00CE16D3">
          <w:rPr>
            <w:noProof/>
            <w:webHidden/>
          </w:rPr>
          <w:t>78</w:t>
        </w:r>
        <w:r w:rsidR="00CE16D3">
          <w:rPr>
            <w:noProof/>
            <w:webHidden/>
          </w:rPr>
          <w:fldChar w:fldCharType="end"/>
        </w:r>
      </w:hyperlink>
    </w:p>
    <w:p w14:paraId="1499EDDD" w14:textId="791E86C0" w:rsidR="00CE16D3" w:rsidRDefault="009E40BB">
      <w:pPr>
        <w:pStyle w:val="TOC2"/>
        <w:rPr>
          <w:rFonts w:asciiTheme="minorHAnsi" w:eastAsiaTheme="minorEastAsia" w:hAnsiTheme="minorHAnsi" w:cstheme="minorBidi"/>
          <w:b w:val="0"/>
          <w:noProof/>
          <w:sz w:val="22"/>
          <w:szCs w:val="22"/>
          <w:lang w:val="en-US" w:eastAsia="en-US"/>
        </w:rPr>
      </w:pPr>
      <w:hyperlink w:anchor="_Toc120228720" w:history="1">
        <w:r w:rsidR="00CE16D3" w:rsidRPr="008E62AB">
          <w:rPr>
            <w:rStyle w:val="Hyperlink"/>
            <w:noProof/>
            <w:lang w:eastAsia="en-GB"/>
          </w:rPr>
          <w:t>14.3</w:t>
        </w:r>
        <w:r w:rsidR="00CE16D3">
          <w:rPr>
            <w:rFonts w:asciiTheme="minorHAnsi" w:eastAsiaTheme="minorEastAsia" w:hAnsiTheme="minorHAnsi" w:cstheme="minorBidi"/>
            <w:b w:val="0"/>
            <w:noProof/>
            <w:sz w:val="22"/>
            <w:szCs w:val="22"/>
            <w:lang w:val="en-US" w:eastAsia="en-US"/>
          </w:rPr>
          <w:tab/>
        </w:r>
        <w:r w:rsidR="00CE16D3" w:rsidRPr="008E62AB">
          <w:rPr>
            <w:rStyle w:val="Hyperlink"/>
            <w:noProof/>
            <w:lang w:eastAsia="en-GB"/>
          </w:rPr>
          <w:t>Language</w:t>
        </w:r>
        <w:r w:rsidR="00CE16D3">
          <w:rPr>
            <w:noProof/>
            <w:webHidden/>
          </w:rPr>
          <w:tab/>
        </w:r>
        <w:r w:rsidR="00CE16D3">
          <w:rPr>
            <w:noProof/>
            <w:webHidden/>
          </w:rPr>
          <w:fldChar w:fldCharType="begin"/>
        </w:r>
        <w:r w:rsidR="00CE16D3">
          <w:rPr>
            <w:noProof/>
            <w:webHidden/>
          </w:rPr>
          <w:instrText xml:space="preserve"> PAGEREF _Toc120228720 \h </w:instrText>
        </w:r>
        <w:r w:rsidR="00CE16D3">
          <w:rPr>
            <w:noProof/>
            <w:webHidden/>
          </w:rPr>
        </w:r>
        <w:r w:rsidR="00CE16D3">
          <w:rPr>
            <w:noProof/>
            <w:webHidden/>
          </w:rPr>
          <w:fldChar w:fldCharType="separate"/>
        </w:r>
        <w:r w:rsidR="00CE16D3">
          <w:rPr>
            <w:noProof/>
            <w:webHidden/>
          </w:rPr>
          <w:t>78</w:t>
        </w:r>
        <w:r w:rsidR="00CE16D3">
          <w:rPr>
            <w:noProof/>
            <w:webHidden/>
          </w:rPr>
          <w:fldChar w:fldCharType="end"/>
        </w:r>
      </w:hyperlink>
    </w:p>
    <w:p w14:paraId="7046E729" w14:textId="2A3CE8B7" w:rsidR="00CE16D3" w:rsidRDefault="009E40BB">
      <w:pPr>
        <w:pStyle w:val="TOC1"/>
        <w:rPr>
          <w:rFonts w:asciiTheme="minorHAnsi" w:eastAsiaTheme="minorEastAsia" w:hAnsiTheme="minorHAnsi" w:cstheme="minorBidi"/>
          <w:b w:val="0"/>
          <w:noProof/>
          <w:sz w:val="22"/>
          <w:szCs w:val="22"/>
          <w:lang w:val="en-US" w:eastAsia="en-US"/>
        </w:rPr>
      </w:pPr>
      <w:hyperlink w:anchor="_Toc120228721" w:history="1">
        <w:r w:rsidR="00CE16D3" w:rsidRPr="008E62AB">
          <w:rPr>
            <w:rStyle w:val="Hyperlink"/>
            <w:noProof/>
            <w:lang w:val="en-US"/>
          </w:rPr>
          <w:t>LIST OF ANNEXES</w:t>
        </w:r>
        <w:r w:rsidR="00CE16D3">
          <w:rPr>
            <w:noProof/>
            <w:webHidden/>
          </w:rPr>
          <w:tab/>
        </w:r>
        <w:r w:rsidR="00CE16D3">
          <w:rPr>
            <w:noProof/>
            <w:webHidden/>
          </w:rPr>
          <w:fldChar w:fldCharType="begin"/>
        </w:r>
        <w:r w:rsidR="00CE16D3">
          <w:rPr>
            <w:noProof/>
            <w:webHidden/>
          </w:rPr>
          <w:instrText xml:space="preserve"> PAGEREF _Toc120228721 \h </w:instrText>
        </w:r>
        <w:r w:rsidR="00CE16D3">
          <w:rPr>
            <w:noProof/>
            <w:webHidden/>
          </w:rPr>
        </w:r>
        <w:r w:rsidR="00CE16D3">
          <w:rPr>
            <w:noProof/>
            <w:webHidden/>
          </w:rPr>
          <w:fldChar w:fldCharType="separate"/>
        </w:r>
        <w:r w:rsidR="00CE16D3">
          <w:rPr>
            <w:noProof/>
            <w:webHidden/>
          </w:rPr>
          <w:t>79</w:t>
        </w:r>
        <w:r w:rsidR="00CE16D3">
          <w:rPr>
            <w:noProof/>
            <w:webHidden/>
          </w:rPr>
          <w:fldChar w:fldCharType="end"/>
        </w:r>
      </w:hyperlink>
    </w:p>
    <w:p w14:paraId="72E7674B" w14:textId="6B1F12B8" w:rsidR="00FA5DB6" w:rsidRDefault="007653F1" w:rsidP="00C128E3">
      <w:pPr>
        <w:tabs>
          <w:tab w:val="right" w:leader="dot" w:pos="8606"/>
        </w:tabs>
        <w:spacing w:line="240" w:lineRule="auto"/>
        <w:rPr>
          <w:rFonts w:cs="Arial"/>
          <w:bCs/>
        </w:rPr>
      </w:pPr>
      <w:r w:rsidRPr="00AC2B9E">
        <w:rPr>
          <w:rFonts w:cs="Arial"/>
          <w:bCs/>
        </w:rPr>
        <w:fldChar w:fldCharType="end"/>
      </w:r>
    </w:p>
    <w:p w14:paraId="0B2E8820" w14:textId="77777777" w:rsidR="00FA5DB6" w:rsidRDefault="00FA5DB6" w:rsidP="00C128E3">
      <w:pPr>
        <w:spacing w:after="160" w:line="240" w:lineRule="auto"/>
        <w:jc w:val="left"/>
        <w:rPr>
          <w:rFonts w:cs="Arial"/>
          <w:bCs/>
        </w:rPr>
      </w:pPr>
      <w:r>
        <w:rPr>
          <w:rFonts w:cs="Arial"/>
          <w:bCs/>
        </w:rPr>
        <w:br w:type="page"/>
      </w:r>
    </w:p>
    <w:p w14:paraId="388B4CDC" w14:textId="77777777" w:rsidR="00FA5DB6" w:rsidRPr="00A36CD5" w:rsidRDefault="00FA5DB6" w:rsidP="00C128E3">
      <w:pPr>
        <w:spacing w:before="360" w:after="120" w:line="240" w:lineRule="auto"/>
        <w:jc w:val="center"/>
        <w:rPr>
          <w:b/>
          <w:sz w:val="24"/>
          <w:szCs w:val="24"/>
        </w:rPr>
      </w:pPr>
      <w:r w:rsidRPr="00A36CD5">
        <w:rPr>
          <w:b/>
          <w:sz w:val="24"/>
          <w:szCs w:val="24"/>
        </w:rPr>
        <w:lastRenderedPageBreak/>
        <w:t>Document History</w:t>
      </w:r>
    </w:p>
    <w:p w14:paraId="531061D9" w14:textId="40260794" w:rsidR="00FA5DB6" w:rsidRPr="00A36CD5" w:rsidRDefault="00FA5DB6" w:rsidP="00C128E3">
      <w:pPr>
        <w:spacing w:line="240" w:lineRule="auto"/>
      </w:pPr>
      <w:r w:rsidRPr="00773509">
        <w:t xml:space="preserve">Changes to this Specification are coordinated by the </w:t>
      </w:r>
      <w:r w:rsidR="002E0B6E">
        <w:rPr>
          <w:rFonts w:eastAsia="Times New Roman" w:cs="Arial"/>
          <w:lang w:eastAsia="en-GB"/>
        </w:rPr>
        <w:t>Nautical Information Provision Working Group, an IHO working group under HSSC</w:t>
      </w:r>
      <w:r w:rsidRPr="00773509">
        <w:t>. New editions will be made available via the IHO web site. Maintenance of the Specification shall conform to IHO Resolution 2/2007 (as amended).</w:t>
      </w: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701"/>
        <w:gridCol w:w="1275"/>
        <w:gridCol w:w="5404"/>
      </w:tblGrid>
      <w:tr w:rsidR="00FA5DB6" w:rsidRPr="00FA5DB6" w14:paraId="05794221" w14:textId="77777777" w:rsidTr="005D4A4E">
        <w:trPr>
          <w:cantSplit/>
          <w:jc w:val="center"/>
        </w:trPr>
        <w:tc>
          <w:tcPr>
            <w:tcW w:w="1260" w:type="dxa"/>
            <w:shd w:val="clear" w:color="auto" w:fill="D9D9D9" w:themeFill="background1" w:themeFillShade="D9"/>
          </w:tcPr>
          <w:p w14:paraId="44D08862" w14:textId="77777777" w:rsidR="00FA5DB6" w:rsidRPr="00FA5DB6" w:rsidRDefault="00FA5DB6" w:rsidP="00C128E3">
            <w:pPr>
              <w:spacing w:before="60" w:after="60" w:line="240" w:lineRule="auto"/>
              <w:jc w:val="left"/>
              <w:rPr>
                <w:rFonts w:cs="Arial"/>
                <w:b/>
              </w:rPr>
            </w:pPr>
            <w:r w:rsidRPr="00FA5DB6">
              <w:rPr>
                <w:rFonts w:cs="Arial"/>
                <w:b/>
              </w:rPr>
              <w:t>Version Number</w:t>
            </w:r>
          </w:p>
        </w:tc>
        <w:tc>
          <w:tcPr>
            <w:tcW w:w="1701" w:type="dxa"/>
            <w:shd w:val="clear" w:color="auto" w:fill="D9D9D9" w:themeFill="background1" w:themeFillShade="D9"/>
          </w:tcPr>
          <w:p w14:paraId="0F0CFA10" w14:textId="77777777" w:rsidR="00FA5DB6" w:rsidRPr="00FA5DB6" w:rsidRDefault="00FA5DB6" w:rsidP="00C128E3">
            <w:pPr>
              <w:spacing w:before="60" w:after="60" w:line="240" w:lineRule="auto"/>
              <w:ind w:left="-1" w:firstLine="1"/>
              <w:jc w:val="left"/>
              <w:rPr>
                <w:rFonts w:cs="Arial"/>
                <w:b/>
              </w:rPr>
            </w:pPr>
            <w:r w:rsidRPr="00FA5DB6">
              <w:rPr>
                <w:rFonts w:cs="Arial"/>
                <w:b/>
              </w:rPr>
              <w:t>Date</w:t>
            </w:r>
          </w:p>
        </w:tc>
        <w:tc>
          <w:tcPr>
            <w:tcW w:w="1275" w:type="dxa"/>
            <w:shd w:val="clear" w:color="auto" w:fill="D9D9D9" w:themeFill="background1" w:themeFillShade="D9"/>
          </w:tcPr>
          <w:p w14:paraId="7FE1DED9" w14:textId="2A0178C5" w:rsidR="00FA5DB6" w:rsidRPr="00FA5DB6" w:rsidRDefault="005D4A4E" w:rsidP="00C128E3">
            <w:pPr>
              <w:spacing w:before="60" w:after="60" w:line="240" w:lineRule="auto"/>
              <w:ind w:firstLine="21"/>
              <w:jc w:val="left"/>
              <w:rPr>
                <w:rFonts w:cs="Arial"/>
                <w:b/>
              </w:rPr>
            </w:pPr>
            <w:r>
              <w:rPr>
                <w:rFonts w:cs="Arial"/>
                <w:b/>
              </w:rPr>
              <w:t>Approved By</w:t>
            </w:r>
          </w:p>
        </w:tc>
        <w:tc>
          <w:tcPr>
            <w:tcW w:w="5404" w:type="dxa"/>
            <w:shd w:val="clear" w:color="auto" w:fill="D9D9D9" w:themeFill="background1" w:themeFillShade="D9"/>
          </w:tcPr>
          <w:p w14:paraId="172F1D07" w14:textId="77777777" w:rsidR="00FA5DB6" w:rsidRPr="00FA5DB6" w:rsidRDefault="00FA5DB6" w:rsidP="00C128E3">
            <w:pPr>
              <w:spacing w:before="60" w:after="60" w:line="240" w:lineRule="auto"/>
              <w:ind w:left="44" w:firstLine="43"/>
              <w:jc w:val="left"/>
              <w:rPr>
                <w:rFonts w:cs="Arial"/>
                <w:b/>
              </w:rPr>
            </w:pPr>
            <w:r w:rsidRPr="00FA5DB6">
              <w:rPr>
                <w:rFonts w:cs="Arial"/>
                <w:b/>
              </w:rPr>
              <w:t>Purpose</w:t>
            </w:r>
          </w:p>
        </w:tc>
      </w:tr>
      <w:tr w:rsidR="00FA5DB6" w14:paraId="61EA2F50" w14:textId="77777777" w:rsidTr="005D4A4E">
        <w:trPr>
          <w:cantSplit/>
          <w:jc w:val="center"/>
        </w:trPr>
        <w:tc>
          <w:tcPr>
            <w:tcW w:w="1260" w:type="dxa"/>
          </w:tcPr>
          <w:p w14:paraId="17EAA264" w14:textId="4B3A8229" w:rsidR="00FA5DB6" w:rsidRPr="00FA5DB6" w:rsidRDefault="007C345B" w:rsidP="00C128E3">
            <w:pPr>
              <w:spacing w:before="60" w:after="60" w:line="240" w:lineRule="auto"/>
              <w:jc w:val="left"/>
              <w:rPr>
                <w:rFonts w:cs="Arial"/>
              </w:rPr>
            </w:pPr>
            <w:r>
              <w:rPr>
                <w:rFonts w:cs="Arial"/>
              </w:rPr>
              <w:t>1.0.0</w:t>
            </w:r>
          </w:p>
        </w:tc>
        <w:tc>
          <w:tcPr>
            <w:tcW w:w="1701" w:type="dxa"/>
          </w:tcPr>
          <w:p w14:paraId="1F6484DC" w14:textId="09DF66ED" w:rsidR="00FA5DB6" w:rsidRPr="00FA5DB6" w:rsidRDefault="007C345B" w:rsidP="00C128E3">
            <w:pPr>
              <w:spacing w:before="60" w:after="60" w:line="240" w:lineRule="auto"/>
              <w:ind w:left="-1" w:firstLine="1"/>
              <w:jc w:val="left"/>
              <w:rPr>
                <w:rFonts w:cs="Arial"/>
              </w:rPr>
            </w:pPr>
            <w:r>
              <w:rPr>
                <w:rFonts w:cs="Arial"/>
              </w:rPr>
              <w:t>2022-08-18</w:t>
            </w:r>
          </w:p>
        </w:tc>
        <w:tc>
          <w:tcPr>
            <w:tcW w:w="1275" w:type="dxa"/>
          </w:tcPr>
          <w:p w14:paraId="6E49BE0A" w14:textId="3816B198" w:rsidR="00FA5DB6" w:rsidRPr="00FA5DB6" w:rsidRDefault="00FA5DB6" w:rsidP="00C128E3">
            <w:pPr>
              <w:spacing w:before="60" w:after="60" w:line="240" w:lineRule="auto"/>
              <w:ind w:firstLine="21"/>
              <w:jc w:val="left"/>
              <w:rPr>
                <w:rFonts w:cs="Arial"/>
              </w:rPr>
            </w:pPr>
          </w:p>
        </w:tc>
        <w:tc>
          <w:tcPr>
            <w:tcW w:w="5404" w:type="dxa"/>
          </w:tcPr>
          <w:p w14:paraId="1E0C88D6" w14:textId="6D1AB692" w:rsidR="00FA5DB6" w:rsidRPr="00FA5DB6" w:rsidRDefault="007C345B" w:rsidP="00C128E3">
            <w:pPr>
              <w:spacing w:before="60" w:after="60" w:line="240" w:lineRule="auto"/>
              <w:ind w:left="44" w:hanging="10"/>
              <w:jc w:val="left"/>
              <w:rPr>
                <w:rFonts w:cs="Arial"/>
              </w:rPr>
            </w:pPr>
            <w:r>
              <w:rPr>
                <w:rFonts w:cs="Arial"/>
              </w:rPr>
              <w:t>Draft 1</w:t>
            </w:r>
          </w:p>
        </w:tc>
      </w:tr>
      <w:tr w:rsidR="00FA5DB6" w14:paraId="49E58D11" w14:textId="77777777" w:rsidTr="005D4A4E">
        <w:trPr>
          <w:cantSplit/>
          <w:jc w:val="center"/>
        </w:trPr>
        <w:tc>
          <w:tcPr>
            <w:tcW w:w="1260" w:type="dxa"/>
          </w:tcPr>
          <w:p w14:paraId="70260B64" w14:textId="0FEE4400" w:rsidR="00FA5DB6" w:rsidRPr="00FA5DB6" w:rsidRDefault="00783380" w:rsidP="00C128E3">
            <w:pPr>
              <w:spacing w:before="60" w:after="60" w:line="240" w:lineRule="auto"/>
              <w:jc w:val="left"/>
              <w:rPr>
                <w:rFonts w:cs="Arial"/>
              </w:rPr>
            </w:pPr>
            <w:r>
              <w:rPr>
                <w:rFonts w:cs="Arial"/>
              </w:rPr>
              <w:t>1.0.0</w:t>
            </w:r>
          </w:p>
        </w:tc>
        <w:tc>
          <w:tcPr>
            <w:tcW w:w="1701" w:type="dxa"/>
          </w:tcPr>
          <w:p w14:paraId="7E8FFAC7" w14:textId="1196758B" w:rsidR="00FA5DB6" w:rsidRPr="00FA5DB6" w:rsidRDefault="00783380" w:rsidP="00C128E3">
            <w:pPr>
              <w:spacing w:before="60" w:after="60" w:line="240" w:lineRule="auto"/>
              <w:ind w:left="-1" w:firstLine="1"/>
              <w:jc w:val="left"/>
              <w:rPr>
                <w:rFonts w:cs="Arial"/>
              </w:rPr>
            </w:pPr>
            <w:r>
              <w:rPr>
                <w:rFonts w:cs="Arial"/>
              </w:rPr>
              <w:t>2022-08-22</w:t>
            </w:r>
          </w:p>
        </w:tc>
        <w:tc>
          <w:tcPr>
            <w:tcW w:w="1275" w:type="dxa"/>
          </w:tcPr>
          <w:p w14:paraId="7494A372" w14:textId="50076C79" w:rsidR="00FA5DB6" w:rsidRPr="00FA5DB6" w:rsidRDefault="00FA5DB6" w:rsidP="00C128E3">
            <w:pPr>
              <w:spacing w:before="60" w:after="60" w:line="240" w:lineRule="auto"/>
              <w:ind w:firstLine="21"/>
              <w:jc w:val="left"/>
              <w:rPr>
                <w:rFonts w:cs="Arial"/>
              </w:rPr>
            </w:pPr>
          </w:p>
        </w:tc>
        <w:tc>
          <w:tcPr>
            <w:tcW w:w="5404" w:type="dxa"/>
          </w:tcPr>
          <w:p w14:paraId="054F2FB3" w14:textId="3C9A0F68" w:rsidR="00FA5DB6" w:rsidRPr="00FA5DB6" w:rsidRDefault="00783380" w:rsidP="00C128E3">
            <w:pPr>
              <w:spacing w:before="60" w:after="60" w:line="240" w:lineRule="auto"/>
              <w:ind w:left="44" w:hanging="10"/>
              <w:jc w:val="left"/>
              <w:rPr>
                <w:rFonts w:cs="Arial"/>
              </w:rPr>
            </w:pPr>
            <w:r>
              <w:rPr>
                <w:rFonts w:cs="Arial"/>
              </w:rPr>
              <w:t>Revised Draft 1</w:t>
            </w:r>
          </w:p>
        </w:tc>
      </w:tr>
      <w:tr w:rsidR="00FA5DB6" w14:paraId="08046AF7" w14:textId="77777777" w:rsidTr="005D4A4E">
        <w:trPr>
          <w:cantSplit/>
          <w:jc w:val="center"/>
        </w:trPr>
        <w:tc>
          <w:tcPr>
            <w:tcW w:w="1260" w:type="dxa"/>
          </w:tcPr>
          <w:p w14:paraId="06619102" w14:textId="48389094" w:rsidR="00FA5DB6" w:rsidRPr="00FA5DB6" w:rsidRDefault="00822EDE" w:rsidP="00C128E3">
            <w:pPr>
              <w:spacing w:before="60" w:after="60" w:line="240" w:lineRule="auto"/>
              <w:jc w:val="left"/>
              <w:rPr>
                <w:rFonts w:cs="Arial"/>
              </w:rPr>
            </w:pPr>
            <w:ins w:id="16" w:author="Raphael Malyankar" w:date="2022-11-25T01:34:00Z">
              <w:r>
                <w:rPr>
                  <w:rFonts w:cs="Arial"/>
                </w:rPr>
                <w:t>1.0.0</w:t>
              </w:r>
            </w:ins>
          </w:p>
        </w:tc>
        <w:tc>
          <w:tcPr>
            <w:tcW w:w="1701" w:type="dxa"/>
          </w:tcPr>
          <w:p w14:paraId="6804A64F" w14:textId="2259EF5B" w:rsidR="00FA5DB6" w:rsidRPr="00FA5DB6" w:rsidRDefault="00822EDE" w:rsidP="00C128E3">
            <w:pPr>
              <w:spacing w:before="60" w:after="60" w:line="240" w:lineRule="auto"/>
              <w:ind w:left="-1" w:firstLine="1"/>
              <w:jc w:val="left"/>
              <w:rPr>
                <w:rFonts w:cs="Arial"/>
              </w:rPr>
            </w:pPr>
            <w:ins w:id="17" w:author="Raphael Malyankar" w:date="2022-11-25T01:34:00Z">
              <w:r>
                <w:rPr>
                  <w:rFonts w:cs="Arial"/>
                </w:rPr>
                <w:t>2022-11-25</w:t>
              </w:r>
            </w:ins>
          </w:p>
        </w:tc>
        <w:tc>
          <w:tcPr>
            <w:tcW w:w="1275" w:type="dxa"/>
          </w:tcPr>
          <w:p w14:paraId="156D0177" w14:textId="0FDEAC65" w:rsidR="00FA5DB6" w:rsidRPr="00FA5DB6" w:rsidRDefault="00822EDE" w:rsidP="00C128E3">
            <w:pPr>
              <w:spacing w:before="60" w:after="60" w:line="240" w:lineRule="auto"/>
              <w:ind w:firstLine="21"/>
              <w:jc w:val="left"/>
              <w:rPr>
                <w:rFonts w:cs="Arial"/>
              </w:rPr>
            </w:pPr>
            <w:ins w:id="18" w:author="Raphael Malyankar" w:date="2022-11-25T01:34:00Z">
              <w:r>
                <w:rPr>
                  <w:rFonts w:cs="Arial"/>
                </w:rPr>
                <w:t>RM</w:t>
              </w:r>
            </w:ins>
          </w:p>
        </w:tc>
        <w:tc>
          <w:tcPr>
            <w:tcW w:w="5404" w:type="dxa"/>
          </w:tcPr>
          <w:p w14:paraId="11DDE0C4" w14:textId="1142C21E" w:rsidR="00FA5DB6" w:rsidRPr="00FA5DB6" w:rsidRDefault="00822EDE" w:rsidP="00C128E3">
            <w:pPr>
              <w:spacing w:before="60" w:after="60" w:line="240" w:lineRule="auto"/>
              <w:ind w:left="44" w:hanging="10"/>
              <w:jc w:val="left"/>
              <w:rPr>
                <w:rFonts w:cs="Arial"/>
              </w:rPr>
            </w:pPr>
            <w:ins w:id="19" w:author="Raphael Malyankar" w:date="2022-11-25T01:34:00Z">
              <w:r>
                <w:rPr>
                  <w:rFonts w:cs="Arial"/>
                </w:rPr>
                <w:t>Daft 2. Applied feedback from NIPWG after NIPWG9</w:t>
              </w:r>
            </w:ins>
            <w:ins w:id="20" w:author="Raphael Malyankar" w:date="2022-11-25T01:35:00Z">
              <w:r>
                <w:rPr>
                  <w:rFonts w:cs="Arial"/>
                </w:rPr>
                <w:t xml:space="preserve">; </w:t>
              </w:r>
            </w:ins>
            <w:ins w:id="21" w:author="Raphael Malyankar" w:date="2022-11-25T01:37:00Z">
              <w:r>
                <w:rPr>
                  <w:rFonts w:cs="Arial"/>
                </w:rPr>
                <w:t>added guidelines for portrayal of schedules and applicability; misce</w:t>
              </w:r>
            </w:ins>
            <w:ins w:id="22" w:author="Raphael Malyankar" w:date="2022-11-25T01:38:00Z">
              <w:r>
                <w:rPr>
                  <w:rFonts w:cs="Arial"/>
                </w:rPr>
                <w:t>llaneous editorial revisions.</w:t>
              </w:r>
            </w:ins>
          </w:p>
        </w:tc>
      </w:tr>
      <w:tr w:rsidR="00FA5DB6" w14:paraId="0CD10832" w14:textId="77777777" w:rsidTr="005D4A4E">
        <w:trPr>
          <w:cantSplit/>
          <w:jc w:val="center"/>
        </w:trPr>
        <w:tc>
          <w:tcPr>
            <w:tcW w:w="1260" w:type="dxa"/>
          </w:tcPr>
          <w:p w14:paraId="2C883C34" w14:textId="2DBDC505" w:rsidR="00FA5DB6" w:rsidRPr="00FA5DB6" w:rsidRDefault="008F7BD3" w:rsidP="00C128E3">
            <w:pPr>
              <w:spacing w:before="60" w:after="60" w:line="240" w:lineRule="auto"/>
              <w:jc w:val="left"/>
              <w:rPr>
                <w:rFonts w:cs="Arial"/>
              </w:rPr>
            </w:pPr>
            <w:ins w:id="23" w:author="Raphael Malyankar" w:date="2023-01-10T14:56:00Z">
              <w:r>
                <w:rPr>
                  <w:rFonts w:cs="Arial"/>
                </w:rPr>
                <w:t>1.0.0</w:t>
              </w:r>
            </w:ins>
          </w:p>
        </w:tc>
        <w:tc>
          <w:tcPr>
            <w:tcW w:w="1701" w:type="dxa"/>
          </w:tcPr>
          <w:p w14:paraId="017A72C2" w14:textId="15BCF83D" w:rsidR="00FA5DB6" w:rsidRPr="00FA5DB6" w:rsidRDefault="00DC6692" w:rsidP="00C128E3">
            <w:pPr>
              <w:spacing w:before="60" w:after="60" w:line="240" w:lineRule="auto"/>
              <w:ind w:left="-1" w:firstLine="1"/>
              <w:jc w:val="left"/>
              <w:rPr>
                <w:rFonts w:cs="Arial"/>
              </w:rPr>
            </w:pPr>
            <w:ins w:id="24" w:author="Raphael Malyankar" w:date="2023-01-10T14:08:00Z">
              <w:r>
                <w:rPr>
                  <w:rFonts w:cs="Arial"/>
                </w:rPr>
                <w:t>2023-01-10</w:t>
              </w:r>
            </w:ins>
          </w:p>
        </w:tc>
        <w:tc>
          <w:tcPr>
            <w:tcW w:w="1275" w:type="dxa"/>
          </w:tcPr>
          <w:p w14:paraId="5191241D" w14:textId="4B725D87" w:rsidR="00FA5DB6" w:rsidRPr="00FA5DB6" w:rsidRDefault="00DC6692" w:rsidP="00C128E3">
            <w:pPr>
              <w:spacing w:before="60" w:after="60" w:line="240" w:lineRule="auto"/>
              <w:ind w:firstLine="21"/>
              <w:jc w:val="left"/>
              <w:rPr>
                <w:rFonts w:cs="Arial"/>
              </w:rPr>
            </w:pPr>
            <w:ins w:id="25" w:author="Raphael Malyankar" w:date="2023-01-10T14:08:00Z">
              <w:r>
                <w:rPr>
                  <w:rFonts w:cs="Arial"/>
                </w:rPr>
                <w:t>RM</w:t>
              </w:r>
            </w:ins>
          </w:p>
        </w:tc>
        <w:tc>
          <w:tcPr>
            <w:tcW w:w="5404" w:type="dxa"/>
          </w:tcPr>
          <w:p w14:paraId="482349BF" w14:textId="749702E8" w:rsidR="00FA5DB6" w:rsidRPr="00FA5DB6" w:rsidRDefault="003C52F8" w:rsidP="00C128E3">
            <w:pPr>
              <w:spacing w:before="60" w:after="60" w:line="240" w:lineRule="auto"/>
              <w:ind w:left="44" w:hanging="10"/>
              <w:jc w:val="left"/>
              <w:rPr>
                <w:rFonts w:cs="Arial"/>
              </w:rPr>
            </w:pPr>
            <w:bookmarkStart w:id="26" w:name="_GoBack"/>
            <w:bookmarkEnd w:id="26"/>
            <w:ins w:id="27" w:author="Raphael Malyankar" w:date="2023-01-10T14:18:00Z">
              <w:r>
                <w:rPr>
                  <w:rFonts w:cs="Arial"/>
                </w:rPr>
                <w:t xml:space="preserve">Added </w:t>
              </w:r>
              <w:proofErr w:type="spellStart"/>
              <w:r>
                <w:rPr>
                  <w:rFonts w:cs="Arial"/>
                </w:rPr>
                <w:t>HarbourFacility</w:t>
              </w:r>
              <w:proofErr w:type="spellEnd"/>
              <w:r>
                <w:rPr>
                  <w:rFonts w:cs="Arial"/>
                </w:rPr>
                <w:t xml:space="preserve"> to Figure 4.14; </w:t>
              </w:r>
            </w:ins>
            <w:ins w:id="28" w:author="Raphael Malyankar" w:date="2023-01-10T14:55:00Z">
              <w:r w:rsidR="00C61588">
                <w:rPr>
                  <w:rFonts w:cs="Arial"/>
                </w:rPr>
                <w:t>clarifications for I</w:t>
              </w:r>
            </w:ins>
            <w:ins w:id="29" w:author="Raphael Malyankar" w:date="2023-01-10T14:56:00Z">
              <w:r w:rsidR="00C61588">
                <w:rPr>
                  <w:rFonts w:cs="Arial"/>
                </w:rPr>
                <w:t xml:space="preserve">SO metadata and file naming; </w:t>
              </w:r>
            </w:ins>
            <w:ins w:id="30" w:author="Raphael Malyankar" w:date="2023-01-10T14:18:00Z">
              <w:r>
                <w:rPr>
                  <w:rFonts w:cs="Arial"/>
                </w:rPr>
                <w:t>v</w:t>
              </w:r>
            </w:ins>
            <w:ins w:id="31" w:author="Raphael Malyankar" w:date="2023-01-10T14:08:00Z">
              <w:r w:rsidR="00DC6692">
                <w:rPr>
                  <w:rFonts w:cs="Arial"/>
                </w:rPr>
                <w:t>ersion date updated to sync</w:t>
              </w:r>
            </w:ins>
            <w:ins w:id="32" w:author="Raphael Malyankar" w:date="2023-01-10T14:09:00Z">
              <w:r w:rsidR="00DC6692">
                <w:rPr>
                  <w:rFonts w:cs="Arial"/>
                </w:rPr>
                <w:t>. with other artefacts.</w:t>
              </w:r>
            </w:ins>
          </w:p>
        </w:tc>
      </w:tr>
      <w:tr w:rsidR="00FA5DB6" w14:paraId="5816AB41" w14:textId="77777777" w:rsidTr="005D4A4E">
        <w:trPr>
          <w:cantSplit/>
          <w:jc w:val="center"/>
        </w:trPr>
        <w:tc>
          <w:tcPr>
            <w:tcW w:w="1260" w:type="dxa"/>
          </w:tcPr>
          <w:p w14:paraId="4A34178B" w14:textId="2AA9A632" w:rsidR="00FA5DB6" w:rsidRPr="00FA5DB6" w:rsidRDefault="00FA5DB6" w:rsidP="00C128E3">
            <w:pPr>
              <w:spacing w:before="60" w:after="60" w:line="240" w:lineRule="auto"/>
              <w:jc w:val="left"/>
              <w:rPr>
                <w:rFonts w:cs="Arial"/>
              </w:rPr>
            </w:pPr>
          </w:p>
        </w:tc>
        <w:tc>
          <w:tcPr>
            <w:tcW w:w="1701" w:type="dxa"/>
          </w:tcPr>
          <w:p w14:paraId="4B77FDDF" w14:textId="696033A1" w:rsidR="00FA5DB6" w:rsidRPr="00FA5DB6" w:rsidRDefault="00FA5DB6" w:rsidP="00C128E3">
            <w:pPr>
              <w:spacing w:before="60" w:after="60" w:line="240" w:lineRule="auto"/>
              <w:ind w:left="-1" w:firstLine="1"/>
              <w:jc w:val="left"/>
              <w:rPr>
                <w:rFonts w:cs="Arial"/>
              </w:rPr>
            </w:pPr>
          </w:p>
        </w:tc>
        <w:tc>
          <w:tcPr>
            <w:tcW w:w="1275" w:type="dxa"/>
          </w:tcPr>
          <w:p w14:paraId="55532DB3" w14:textId="6048F15C" w:rsidR="00FA5DB6" w:rsidRPr="00FA5DB6" w:rsidRDefault="00FA5DB6" w:rsidP="00C128E3">
            <w:pPr>
              <w:spacing w:before="60" w:after="60" w:line="240" w:lineRule="auto"/>
              <w:ind w:firstLine="21"/>
              <w:jc w:val="left"/>
              <w:rPr>
                <w:rFonts w:cs="Arial"/>
              </w:rPr>
            </w:pPr>
          </w:p>
        </w:tc>
        <w:tc>
          <w:tcPr>
            <w:tcW w:w="5404" w:type="dxa"/>
          </w:tcPr>
          <w:p w14:paraId="730D161F" w14:textId="14F0430C" w:rsidR="00FA5DB6" w:rsidRPr="00FA5DB6" w:rsidRDefault="00FA5DB6" w:rsidP="00C128E3">
            <w:pPr>
              <w:spacing w:before="60" w:after="60" w:line="240" w:lineRule="auto"/>
              <w:ind w:left="44" w:hanging="10"/>
              <w:jc w:val="left"/>
              <w:rPr>
                <w:rFonts w:cs="Arial"/>
              </w:rPr>
            </w:pPr>
          </w:p>
        </w:tc>
      </w:tr>
      <w:tr w:rsidR="00FA5DB6" w14:paraId="28F78798" w14:textId="77777777" w:rsidTr="005D4A4E">
        <w:trPr>
          <w:cantSplit/>
          <w:jc w:val="center"/>
        </w:trPr>
        <w:tc>
          <w:tcPr>
            <w:tcW w:w="1260" w:type="dxa"/>
          </w:tcPr>
          <w:p w14:paraId="78B4D086" w14:textId="195D99D3" w:rsidR="00FA5DB6" w:rsidRPr="00FA5DB6" w:rsidRDefault="00FA5DB6" w:rsidP="00C128E3">
            <w:pPr>
              <w:spacing w:before="60" w:after="60" w:line="240" w:lineRule="auto"/>
              <w:jc w:val="left"/>
              <w:rPr>
                <w:rFonts w:cs="Arial"/>
              </w:rPr>
            </w:pPr>
          </w:p>
        </w:tc>
        <w:tc>
          <w:tcPr>
            <w:tcW w:w="1701" w:type="dxa"/>
          </w:tcPr>
          <w:p w14:paraId="4BB0A4CF" w14:textId="776C8600" w:rsidR="00FA5DB6" w:rsidRPr="00FA5DB6" w:rsidRDefault="00FA5DB6" w:rsidP="00C128E3">
            <w:pPr>
              <w:spacing w:before="60" w:after="60" w:line="240" w:lineRule="auto"/>
              <w:ind w:left="-1" w:firstLine="1"/>
              <w:jc w:val="left"/>
              <w:rPr>
                <w:rFonts w:cs="Arial"/>
              </w:rPr>
            </w:pPr>
          </w:p>
        </w:tc>
        <w:tc>
          <w:tcPr>
            <w:tcW w:w="1275" w:type="dxa"/>
          </w:tcPr>
          <w:p w14:paraId="52AF640D" w14:textId="0A659E09" w:rsidR="00FA5DB6" w:rsidRPr="00FA5DB6" w:rsidRDefault="00FA5DB6" w:rsidP="00C128E3">
            <w:pPr>
              <w:spacing w:before="60" w:after="60" w:line="240" w:lineRule="auto"/>
              <w:ind w:firstLine="21"/>
              <w:jc w:val="left"/>
              <w:rPr>
                <w:rFonts w:cs="Arial"/>
              </w:rPr>
            </w:pPr>
          </w:p>
        </w:tc>
        <w:tc>
          <w:tcPr>
            <w:tcW w:w="5404" w:type="dxa"/>
          </w:tcPr>
          <w:p w14:paraId="2D9E322C" w14:textId="4959858F" w:rsidR="00FA5DB6" w:rsidRPr="00FA5DB6" w:rsidRDefault="00FA5DB6" w:rsidP="00C128E3">
            <w:pPr>
              <w:spacing w:before="60" w:after="60" w:line="240" w:lineRule="auto"/>
              <w:ind w:left="44" w:hanging="10"/>
              <w:jc w:val="left"/>
              <w:rPr>
                <w:rFonts w:cs="Arial"/>
              </w:rPr>
            </w:pPr>
          </w:p>
        </w:tc>
      </w:tr>
      <w:tr w:rsidR="00FA5DB6" w14:paraId="41959AAE" w14:textId="77777777" w:rsidTr="005D4A4E">
        <w:trPr>
          <w:cantSplit/>
          <w:jc w:val="center"/>
        </w:trPr>
        <w:tc>
          <w:tcPr>
            <w:tcW w:w="1260" w:type="dxa"/>
          </w:tcPr>
          <w:p w14:paraId="3B19A23E" w14:textId="3FCDEEFD" w:rsidR="00FA5DB6" w:rsidRPr="00FA5DB6" w:rsidRDefault="00FA5DB6" w:rsidP="00C128E3">
            <w:pPr>
              <w:spacing w:before="60" w:after="60" w:line="240" w:lineRule="auto"/>
              <w:jc w:val="left"/>
              <w:rPr>
                <w:rFonts w:cs="Arial"/>
              </w:rPr>
            </w:pPr>
          </w:p>
        </w:tc>
        <w:tc>
          <w:tcPr>
            <w:tcW w:w="1701" w:type="dxa"/>
          </w:tcPr>
          <w:p w14:paraId="6171FE10" w14:textId="7727755A" w:rsidR="00FA5DB6" w:rsidRPr="00FA5DB6" w:rsidRDefault="00FA5DB6" w:rsidP="00C128E3">
            <w:pPr>
              <w:spacing w:before="60" w:after="60" w:line="240" w:lineRule="auto"/>
              <w:ind w:left="-1" w:firstLine="1"/>
              <w:jc w:val="left"/>
              <w:rPr>
                <w:rFonts w:cs="Arial"/>
              </w:rPr>
            </w:pPr>
          </w:p>
        </w:tc>
        <w:tc>
          <w:tcPr>
            <w:tcW w:w="1275" w:type="dxa"/>
          </w:tcPr>
          <w:p w14:paraId="6D2C87F9" w14:textId="3BFD1550" w:rsidR="00FA5DB6" w:rsidRPr="00FA5DB6" w:rsidRDefault="00FA5DB6" w:rsidP="00C128E3">
            <w:pPr>
              <w:spacing w:before="60" w:after="60" w:line="240" w:lineRule="auto"/>
              <w:ind w:firstLine="21"/>
              <w:jc w:val="left"/>
              <w:rPr>
                <w:rFonts w:cs="Arial"/>
              </w:rPr>
            </w:pPr>
          </w:p>
        </w:tc>
        <w:tc>
          <w:tcPr>
            <w:tcW w:w="5404" w:type="dxa"/>
          </w:tcPr>
          <w:p w14:paraId="60694554" w14:textId="36E2F5D1" w:rsidR="00FA5DB6" w:rsidRPr="00FA5DB6" w:rsidRDefault="00FA5DB6" w:rsidP="00C128E3">
            <w:pPr>
              <w:spacing w:before="60" w:after="60" w:line="240" w:lineRule="auto"/>
              <w:ind w:left="44" w:hanging="10"/>
              <w:jc w:val="left"/>
              <w:rPr>
                <w:rFonts w:cs="Arial"/>
              </w:rPr>
            </w:pPr>
          </w:p>
        </w:tc>
      </w:tr>
      <w:tr w:rsidR="00FA5DB6" w14:paraId="7DA1E0A0" w14:textId="77777777" w:rsidTr="005D4A4E">
        <w:trPr>
          <w:cantSplit/>
          <w:jc w:val="center"/>
        </w:trPr>
        <w:tc>
          <w:tcPr>
            <w:tcW w:w="1260" w:type="dxa"/>
          </w:tcPr>
          <w:p w14:paraId="235BE605" w14:textId="3160B70B" w:rsidR="00FA5DB6" w:rsidRPr="00FA5DB6" w:rsidRDefault="00FA5DB6" w:rsidP="00C128E3">
            <w:pPr>
              <w:spacing w:before="60" w:after="60" w:line="240" w:lineRule="auto"/>
              <w:jc w:val="left"/>
              <w:rPr>
                <w:rFonts w:cs="Arial"/>
              </w:rPr>
            </w:pPr>
          </w:p>
        </w:tc>
        <w:tc>
          <w:tcPr>
            <w:tcW w:w="1701" w:type="dxa"/>
          </w:tcPr>
          <w:p w14:paraId="17941B5F" w14:textId="7FCE88BD" w:rsidR="00FA5DB6" w:rsidRPr="00FA5DB6" w:rsidRDefault="00FA5DB6" w:rsidP="00C128E3">
            <w:pPr>
              <w:spacing w:before="60" w:after="60" w:line="240" w:lineRule="auto"/>
              <w:ind w:left="-1" w:firstLine="1"/>
              <w:jc w:val="left"/>
              <w:rPr>
                <w:rFonts w:cs="Arial"/>
              </w:rPr>
            </w:pPr>
          </w:p>
        </w:tc>
        <w:tc>
          <w:tcPr>
            <w:tcW w:w="1275" w:type="dxa"/>
          </w:tcPr>
          <w:p w14:paraId="27EABEEA" w14:textId="36E16438" w:rsidR="00FA5DB6" w:rsidRPr="00FA5DB6" w:rsidRDefault="00FA5DB6" w:rsidP="00C128E3">
            <w:pPr>
              <w:spacing w:before="60" w:after="60" w:line="240" w:lineRule="auto"/>
              <w:ind w:firstLine="21"/>
              <w:jc w:val="left"/>
              <w:rPr>
                <w:rFonts w:cs="Arial"/>
              </w:rPr>
            </w:pPr>
          </w:p>
        </w:tc>
        <w:tc>
          <w:tcPr>
            <w:tcW w:w="5404" w:type="dxa"/>
          </w:tcPr>
          <w:p w14:paraId="73AAE1B5" w14:textId="5A562BF6" w:rsidR="00FA5DB6" w:rsidRPr="00FA5DB6" w:rsidRDefault="00FA5DB6" w:rsidP="00C128E3">
            <w:pPr>
              <w:spacing w:before="60" w:after="60" w:line="240" w:lineRule="auto"/>
              <w:ind w:left="44" w:hanging="10"/>
              <w:jc w:val="left"/>
              <w:rPr>
                <w:rFonts w:cs="Arial"/>
              </w:rPr>
            </w:pPr>
          </w:p>
        </w:tc>
      </w:tr>
      <w:tr w:rsidR="00FA5DB6" w14:paraId="4CDE8E84" w14:textId="77777777" w:rsidTr="005D4A4E">
        <w:trPr>
          <w:cantSplit/>
          <w:jc w:val="center"/>
        </w:trPr>
        <w:tc>
          <w:tcPr>
            <w:tcW w:w="1260" w:type="dxa"/>
          </w:tcPr>
          <w:p w14:paraId="46334E57" w14:textId="0B90E04F" w:rsidR="00FA5DB6" w:rsidRPr="00FA5DB6" w:rsidRDefault="00FA5DB6" w:rsidP="00C128E3">
            <w:pPr>
              <w:spacing w:before="60" w:after="60" w:line="240" w:lineRule="auto"/>
              <w:jc w:val="left"/>
              <w:rPr>
                <w:rFonts w:cs="Arial"/>
              </w:rPr>
            </w:pPr>
          </w:p>
        </w:tc>
        <w:tc>
          <w:tcPr>
            <w:tcW w:w="1701" w:type="dxa"/>
          </w:tcPr>
          <w:p w14:paraId="39512EF5" w14:textId="17008F94" w:rsidR="00FA5DB6" w:rsidRPr="00FA5DB6" w:rsidRDefault="00FA5DB6" w:rsidP="00C128E3">
            <w:pPr>
              <w:spacing w:before="60" w:after="60" w:line="240" w:lineRule="auto"/>
              <w:ind w:left="-1" w:firstLine="1"/>
              <w:jc w:val="left"/>
              <w:rPr>
                <w:rFonts w:cs="Arial"/>
              </w:rPr>
            </w:pPr>
          </w:p>
        </w:tc>
        <w:tc>
          <w:tcPr>
            <w:tcW w:w="1275" w:type="dxa"/>
          </w:tcPr>
          <w:p w14:paraId="7A832E30" w14:textId="489854F8" w:rsidR="00FA5DB6" w:rsidRPr="00FA5DB6" w:rsidRDefault="00FA5DB6" w:rsidP="00C128E3">
            <w:pPr>
              <w:spacing w:before="60" w:after="60" w:line="240" w:lineRule="auto"/>
              <w:ind w:firstLine="21"/>
              <w:jc w:val="left"/>
              <w:rPr>
                <w:rFonts w:cs="Arial"/>
              </w:rPr>
            </w:pPr>
          </w:p>
        </w:tc>
        <w:tc>
          <w:tcPr>
            <w:tcW w:w="5404" w:type="dxa"/>
          </w:tcPr>
          <w:p w14:paraId="158FE8B1" w14:textId="665AE88D" w:rsidR="00FA5DB6" w:rsidRPr="00FA5DB6" w:rsidRDefault="00FA5DB6" w:rsidP="00C128E3">
            <w:pPr>
              <w:spacing w:before="60" w:after="60" w:line="240" w:lineRule="auto"/>
              <w:ind w:left="44" w:hanging="10"/>
              <w:jc w:val="left"/>
              <w:rPr>
                <w:rFonts w:cs="Arial"/>
              </w:rPr>
            </w:pPr>
          </w:p>
        </w:tc>
      </w:tr>
      <w:tr w:rsidR="00FA5DB6" w14:paraId="3ED2AC55" w14:textId="77777777" w:rsidTr="005D4A4E">
        <w:trPr>
          <w:cantSplit/>
          <w:jc w:val="center"/>
        </w:trPr>
        <w:tc>
          <w:tcPr>
            <w:tcW w:w="1260" w:type="dxa"/>
          </w:tcPr>
          <w:p w14:paraId="110E2AFC" w14:textId="78DDF9B8" w:rsidR="00FA5DB6" w:rsidRPr="00FA5DB6" w:rsidRDefault="00FA5DB6" w:rsidP="00C128E3">
            <w:pPr>
              <w:spacing w:before="60" w:after="60" w:line="240" w:lineRule="auto"/>
              <w:jc w:val="left"/>
              <w:rPr>
                <w:rFonts w:cs="Arial"/>
              </w:rPr>
            </w:pPr>
          </w:p>
        </w:tc>
        <w:tc>
          <w:tcPr>
            <w:tcW w:w="1701" w:type="dxa"/>
          </w:tcPr>
          <w:p w14:paraId="6793AE88" w14:textId="1FEA4175" w:rsidR="00FA5DB6" w:rsidRPr="00FA5DB6" w:rsidRDefault="00FA5DB6" w:rsidP="00C128E3">
            <w:pPr>
              <w:spacing w:before="60" w:after="60" w:line="240" w:lineRule="auto"/>
              <w:ind w:left="-1" w:firstLine="1"/>
              <w:jc w:val="left"/>
              <w:rPr>
                <w:rFonts w:cs="Arial"/>
              </w:rPr>
            </w:pPr>
          </w:p>
        </w:tc>
        <w:tc>
          <w:tcPr>
            <w:tcW w:w="1275" w:type="dxa"/>
          </w:tcPr>
          <w:p w14:paraId="279B7EF5" w14:textId="41C78FF3" w:rsidR="00FA5DB6" w:rsidRPr="00FA5DB6" w:rsidRDefault="00FA5DB6" w:rsidP="00C128E3">
            <w:pPr>
              <w:spacing w:before="60" w:after="60" w:line="240" w:lineRule="auto"/>
              <w:ind w:firstLine="21"/>
              <w:jc w:val="left"/>
              <w:rPr>
                <w:rFonts w:cs="Arial"/>
              </w:rPr>
            </w:pPr>
          </w:p>
        </w:tc>
        <w:tc>
          <w:tcPr>
            <w:tcW w:w="5404" w:type="dxa"/>
          </w:tcPr>
          <w:p w14:paraId="136257E5" w14:textId="4FF9EB60" w:rsidR="00FA5DB6" w:rsidRPr="00FA5DB6" w:rsidRDefault="00FA5DB6" w:rsidP="00C128E3">
            <w:pPr>
              <w:spacing w:before="60" w:after="60" w:line="240" w:lineRule="auto"/>
              <w:ind w:left="44" w:hanging="10"/>
              <w:jc w:val="left"/>
              <w:rPr>
                <w:rFonts w:cs="Arial"/>
              </w:rPr>
            </w:pPr>
          </w:p>
        </w:tc>
      </w:tr>
      <w:tr w:rsidR="00FA5DB6" w14:paraId="705A655F" w14:textId="77777777" w:rsidTr="005D4A4E">
        <w:trPr>
          <w:cantSplit/>
          <w:jc w:val="center"/>
        </w:trPr>
        <w:tc>
          <w:tcPr>
            <w:tcW w:w="1260" w:type="dxa"/>
          </w:tcPr>
          <w:p w14:paraId="3329FEF0" w14:textId="73785EA0" w:rsidR="00FA5DB6" w:rsidRPr="00FA5DB6" w:rsidRDefault="00FA5DB6" w:rsidP="00C128E3">
            <w:pPr>
              <w:spacing w:before="60" w:after="60" w:line="240" w:lineRule="auto"/>
              <w:jc w:val="left"/>
              <w:rPr>
                <w:rFonts w:cs="Arial"/>
              </w:rPr>
            </w:pPr>
          </w:p>
        </w:tc>
        <w:tc>
          <w:tcPr>
            <w:tcW w:w="1701" w:type="dxa"/>
          </w:tcPr>
          <w:p w14:paraId="6D2610A8" w14:textId="402F590F" w:rsidR="00FA5DB6" w:rsidRPr="00FA5DB6" w:rsidRDefault="00FA5DB6" w:rsidP="00C128E3">
            <w:pPr>
              <w:spacing w:before="60" w:after="60" w:line="240" w:lineRule="auto"/>
              <w:ind w:left="-1" w:firstLine="1"/>
              <w:jc w:val="left"/>
              <w:rPr>
                <w:rFonts w:cs="Arial"/>
              </w:rPr>
            </w:pPr>
          </w:p>
        </w:tc>
        <w:tc>
          <w:tcPr>
            <w:tcW w:w="1275" w:type="dxa"/>
          </w:tcPr>
          <w:p w14:paraId="6859E435" w14:textId="0DACFB3F" w:rsidR="00FA5DB6" w:rsidRPr="00FA5DB6" w:rsidRDefault="00FA5DB6" w:rsidP="00C128E3">
            <w:pPr>
              <w:spacing w:before="60" w:after="60" w:line="240" w:lineRule="auto"/>
              <w:ind w:firstLine="21"/>
              <w:jc w:val="left"/>
              <w:rPr>
                <w:rFonts w:cs="Arial"/>
              </w:rPr>
            </w:pPr>
          </w:p>
        </w:tc>
        <w:tc>
          <w:tcPr>
            <w:tcW w:w="5404" w:type="dxa"/>
          </w:tcPr>
          <w:p w14:paraId="5B94A3BD" w14:textId="76C20E56" w:rsidR="00FA5DB6" w:rsidRPr="00FA5DB6" w:rsidRDefault="00FA5DB6" w:rsidP="00C128E3">
            <w:pPr>
              <w:spacing w:before="60" w:after="60" w:line="240" w:lineRule="auto"/>
              <w:ind w:left="44" w:hanging="10"/>
              <w:jc w:val="left"/>
              <w:rPr>
                <w:rFonts w:cs="Arial"/>
              </w:rPr>
            </w:pPr>
          </w:p>
        </w:tc>
      </w:tr>
    </w:tbl>
    <w:p w14:paraId="54770534" w14:textId="77777777" w:rsidR="00FA5DB6" w:rsidRDefault="00FA5DB6" w:rsidP="00C128E3">
      <w:pPr>
        <w:spacing w:after="0" w:line="240" w:lineRule="auto"/>
        <w:rPr>
          <w:rFonts w:ascii="Arial Narrow" w:hAnsi="Arial Narrow"/>
        </w:rPr>
      </w:pPr>
    </w:p>
    <w:p w14:paraId="32728DED" w14:textId="1129A7C1" w:rsidR="00E73EDF" w:rsidRPr="005212C6" w:rsidRDefault="00E73EDF" w:rsidP="00C128E3">
      <w:pPr>
        <w:spacing w:after="0" w:line="240" w:lineRule="auto"/>
        <w:jc w:val="left"/>
        <w:rPr>
          <w:rFonts w:cs="Arial"/>
          <w:color w:val="0000FF"/>
        </w:rPr>
      </w:pPr>
    </w:p>
    <w:p w14:paraId="6FBB834E" w14:textId="77777777" w:rsidR="00E73EDF" w:rsidRDefault="00E73EDF" w:rsidP="00925D7D">
      <w:pPr>
        <w:pStyle w:val="zzCopyright"/>
        <w:pBdr>
          <w:top w:val="none" w:sz="0" w:space="0" w:color="auto"/>
          <w:left w:val="none" w:sz="0" w:space="0" w:color="auto"/>
          <w:bottom w:val="none" w:sz="0" w:space="0" w:color="auto"/>
          <w:right w:val="none" w:sz="0" w:space="0" w:color="auto"/>
        </w:pBdr>
        <w:spacing w:after="0" w:line="240" w:lineRule="auto"/>
        <w:ind w:left="0" w:right="100"/>
        <w:rPr>
          <w:vanish/>
        </w:rPr>
      </w:pPr>
    </w:p>
    <w:p w14:paraId="59984F31" w14:textId="77777777" w:rsidR="00E73EDF" w:rsidRPr="00224F9F" w:rsidRDefault="00E73EDF" w:rsidP="00C128E3">
      <w:pPr>
        <w:spacing w:after="0" w:line="240" w:lineRule="auto"/>
        <w:rPr>
          <w:lang w:val="en-US"/>
        </w:rPr>
        <w:sectPr w:rsidR="00E73EDF" w:rsidRPr="00224F9F" w:rsidSect="00500A50">
          <w:headerReference w:type="even" r:id="rId19"/>
          <w:headerReference w:type="default" r:id="rId20"/>
          <w:footerReference w:type="even" r:id="rId21"/>
          <w:footerReference w:type="default" r:id="rId22"/>
          <w:type w:val="oddPage"/>
          <w:pgSz w:w="11906" w:h="16838"/>
          <w:pgMar w:top="1440" w:right="1400" w:bottom="1440" w:left="1400" w:header="709" w:footer="709" w:gutter="0"/>
          <w:pgNumType w:fmt="lowerRoman" w:start="1"/>
          <w:cols w:space="720"/>
          <w:titlePg/>
          <w:docGrid w:linePitch="272"/>
        </w:sectPr>
      </w:pPr>
    </w:p>
    <w:p w14:paraId="1860C608" w14:textId="77777777" w:rsidR="00925D7D" w:rsidRDefault="00925D7D" w:rsidP="00925D7D">
      <w:pPr>
        <w:pStyle w:val="Heading1"/>
        <w:numPr>
          <w:ilvl w:val="0"/>
          <w:numId w:val="0"/>
        </w:numPr>
        <w:tabs>
          <w:tab w:val="clear" w:pos="400"/>
          <w:tab w:val="clear" w:pos="560"/>
          <w:tab w:val="left" w:pos="567"/>
        </w:tabs>
        <w:spacing w:before="120" w:after="200" w:line="240" w:lineRule="auto"/>
      </w:pPr>
      <w:bookmarkStart w:id="38" w:name="_Toc225065129"/>
      <w:bookmarkStart w:id="39" w:name="_Toc225648272"/>
    </w:p>
    <w:p w14:paraId="03A389EC" w14:textId="5399E743" w:rsidR="00E73EDF" w:rsidRDefault="007653F1" w:rsidP="00C128E3">
      <w:pPr>
        <w:pStyle w:val="Heading1"/>
        <w:tabs>
          <w:tab w:val="clear" w:pos="400"/>
          <w:tab w:val="clear" w:pos="560"/>
          <w:tab w:val="left" w:pos="567"/>
        </w:tabs>
        <w:spacing w:before="120" w:after="200" w:line="240" w:lineRule="auto"/>
        <w:ind w:left="567" w:hanging="567"/>
      </w:pPr>
      <w:bookmarkStart w:id="40" w:name="_Toc439685218"/>
      <w:bookmarkStart w:id="41" w:name="_Toc120228601"/>
      <w:r>
        <w:t>Overview</w:t>
      </w:r>
      <w:bookmarkEnd w:id="38"/>
      <w:bookmarkEnd w:id="39"/>
      <w:bookmarkEnd w:id="40"/>
      <w:bookmarkEnd w:id="41"/>
    </w:p>
    <w:p w14:paraId="1C63670A" w14:textId="77777777" w:rsidR="00AD7DF2" w:rsidRDefault="00AD7DF2" w:rsidP="00C128E3">
      <w:pPr>
        <w:pStyle w:val="Heading2"/>
        <w:tabs>
          <w:tab w:val="clear" w:pos="540"/>
          <w:tab w:val="clear" w:pos="700"/>
          <w:tab w:val="left" w:pos="709"/>
        </w:tabs>
        <w:spacing w:before="120" w:after="200" w:line="240" w:lineRule="auto"/>
        <w:ind w:left="709" w:hanging="709"/>
      </w:pPr>
      <w:bookmarkStart w:id="42" w:name="_Toc120228602"/>
      <w:r>
        <w:t>Introduction</w:t>
      </w:r>
      <w:bookmarkEnd w:id="42"/>
    </w:p>
    <w:p w14:paraId="7A0AFD22" w14:textId="7A76C7E8" w:rsidR="00AD7DF2" w:rsidRDefault="00AD7DF2" w:rsidP="00AD7DF2">
      <w:bookmarkStart w:id="43" w:name="_Toc439685219"/>
      <w:r>
        <w:t>S-131 is the Marine Harbour Infrastructure (MH</w:t>
      </w:r>
      <w:r w:rsidR="00E94A40">
        <w:t>I</w:t>
      </w:r>
      <w:r>
        <w:t xml:space="preserve">) Product Specification, produced by the International Hydrographic Organization. S-131 is designed to allow content, content definition (Feature Catalogues) and presentation (Portrayal Catalogues) to be updateable without breaking system implementations.  </w:t>
      </w:r>
    </w:p>
    <w:p w14:paraId="129DF977" w14:textId="77777777" w:rsidR="00AD7DF2" w:rsidRDefault="00AD7DF2" w:rsidP="00AD7DF2">
      <w:r>
        <w:t>This document has been produced by the IHO Nautical Information Provision Working Group (NIPWG) in response to a requirement to produce a data product that can be used as a Nautical Publication Information Overlay (NPIO) within an Electronic Chart Display and Information Systems (ECDIS). It is based on the IHO S-100 framework specification and the ISO 19100 series of standards. It is a vector product specification that is intended for encoding information relating to port and harbour facilities for facilitating berth-to-berth navigation.</w:t>
      </w:r>
    </w:p>
    <w:p w14:paraId="6D322437" w14:textId="42F3CCFF" w:rsidR="00AD7DF2" w:rsidRDefault="00AD7DF2" w:rsidP="00AD7DF2">
      <w:r>
        <w:t>Marine Harbour Infrastructure (MH</w:t>
      </w:r>
      <w:r w:rsidR="00E94A40">
        <w:t>I</w:t>
      </w:r>
      <w:r>
        <w:t>) datasets describe the layout of ports and the availability of port services. This includes facility locations, service areas, services offered, and instructions for contacting or utilizing these services. MH</w:t>
      </w:r>
      <w:r w:rsidR="00E94A40">
        <w:t>I</w:t>
      </w:r>
      <w:r>
        <w:t xml:space="preserve"> is intended to be a supplement to ENC, and therefore does not describe the geographic information in detail equal to ENC.</w:t>
      </w:r>
    </w:p>
    <w:p w14:paraId="33EEDCA8" w14:textId="280544EE" w:rsidR="00E73EDF" w:rsidRPr="00777AC1" w:rsidRDefault="007653F1" w:rsidP="00C128E3">
      <w:pPr>
        <w:pStyle w:val="Heading2"/>
        <w:tabs>
          <w:tab w:val="clear" w:pos="540"/>
          <w:tab w:val="clear" w:pos="700"/>
          <w:tab w:val="left" w:pos="709"/>
        </w:tabs>
        <w:spacing w:before="120" w:after="200" w:line="240" w:lineRule="auto"/>
        <w:ind w:left="709" w:hanging="709"/>
      </w:pPr>
      <w:bookmarkStart w:id="44" w:name="_Toc120228603"/>
      <w:r w:rsidRPr="00777AC1">
        <w:t>Scope</w:t>
      </w:r>
      <w:bookmarkEnd w:id="43"/>
      <w:bookmarkEnd w:id="44"/>
    </w:p>
    <w:p w14:paraId="6D93DC2A" w14:textId="176D17E2" w:rsidR="00E73EDF" w:rsidRDefault="007653F1" w:rsidP="00C128E3">
      <w:pPr>
        <w:spacing w:after="120" w:line="240" w:lineRule="auto"/>
      </w:pPr>
      <w:r w:rsidRPr="004E17D6">
        <w:t xml:space="preserve">This document describes an S-100 compliant </w:t>
      </w:r>
      <w:r w:rsidR="002807D2">
        <w:t>P</w:t>
      </w:r>
      <w:r w:rsidRPr="004E17D6">
        <w:t xml:space="preserve">roduct </w:t>
      </w:r>
      <w:r w:rsidR="002807D2">
        <w:t>S</w:t>
      </w:r>
      <w:r w:rsidRPr="004E17D6">
        <w:t xml:space="preserve">pecification for </w:t>
      </w:r>
      <w:r w:rsidR="00925D7D">
        <w:t>Marine Harbour Infrastructure</w:t>
      </w:r>
      <w:r w:rsidRPr="004E17D6">
        <w:t xml:space="preserve">, which will form </w:t>
      </w:r>
      <w:r w:rsidR="00925D7D">
        <w:t>an overlay</w:t>
      </w:r>
      <w:r w:rsidRPr="004E17D6">
        <w:t xml:space="preserve"> layer for an S-100 based </w:t>
      </w:r>
      <w:r w:rsidR="008F1419" w:rsidRPr="00777AC1">
        <w:t xml:space="preserve">marine navigation </w:t>
      </w:r>
      <w:r w:rsidRPr="00777AC1">
        <w:t>system. It specifies the content, structure, and metadata needed for creating a fully compliant S-1</w:t>
      </w:r>
      <w:r w:rsidR="00925D7D">
        <w:t>3</w:t>
      </w:r>
      <w:r w:rsidRPr="00777AC1">
        <w:t xml:space="preserve">1 </w:t>
      </w:r>
      <w:r w:rsidR="00925D7D">
        <w:t>product</w:t>
      </w:r>
      <w:r w:rsidRPr="00777AC1">
        <w:t xml:space="preserve"> and for its por</w:t>
      </w:r>
      <w:r w:rsidR="002807D2">
        <w:t xml:space="preserve">trayal within an S-100 system. </w:t>
      </w:r>
      <w:r w:rsidRPr="00777AC1">
        <w:t xml:space="preserve">This </w:t>
      </w:r>
      <w:r w:rsidR="002807D2">
        <w:t>P</w:t>
      </w:r>
      <w:r w:rsidRPr="00777AC1">
        <w:t xml:space="preserve">roduct </w:t>
      </w:r>
      <w:r w:rsidR="002807D2">
        <w:t>S</w:t>
      </w:r>
      <w:r w:rsidRPr="00777AC1">
        <w:t xml:space="preserve">pecification includes the content model, the encoding, the </w:t>
      </w:r>
      <w:r w:rsidR="002807D2">
        <w:t>F</w:t>
      </w:r>
      <w:r w:rsidRPr="00777AC1">
        <w:t xml:space="preserve">eature </w:t>
      </w:r>
      <w:r w:rsidR="002807D2">
        <w:t>C</w:t>
      </w:r>
      <w:r w:rsidRPr="00777AC1">
        <w:t xml:space="preserve">atalogue, </w:t>
      </w:r>
      <w:r w:rsidR="002807D2">
        <w:t>P</w:t>
      </w:r>
      <w:r w:rsidRPr="00777AC1">
        <w:t xml:space="preserve">ortrayal </w:t>
      </w:r>
      <w:r w:rsidR="002807D2">
        <w:t>C</w:t>
      </w:r>
      <w:r w:rsidRPr="00777AC1">
        <w:t>atalogue,</w:t>
      </w:r>
      <w:r w:rsidR="00925D7D">
        <w:t xml:space="preserve"> and</w:t>
      </w:r>
      <w:r w:rsidRPr="00777AC1">
        <w:t xml:space="preserve"> metadata</w:t>
      </w:r>
      <w:r w:rsidR="002807D2">
        <w:t>.</w:t>
      </w:r>
    </w:p>
    <w:p w14:paraId="7B2E682C" w14:textId="77777777" w:rsidR="002807D2" w:rsidRPr="00777AC1" w:rsidRDefault="002807D2" w:rsidP="00C128E3">
      <w:pPr>
        <w:spacing w:after="120" w:line="240" w:lineRule="auto"/>
      </w:pPr>
    </w:p>
    <w:p w14:paraId="5C722DDE" w14:textId="4F39E635" w:rsidR="00E73EDF" w:rsidRDefault="007653F1" w:rsidP="00C128E3">
      <w:pPr>
        <w:pStyle w:val="Heading2"/>
        <w:tabs>
          <w:tab w:val="clear" w:pos="540"/>
          <w:tab w:val="clear" w:pos="700"/>
          <w:tab w:val="left" w:pos="709"/>
        </w:tabs>
        <w:spacing w:before="120" w:after="200" w:line="240" w:lineRule="auto"/>
        <w:ind w:left="709" w:hanging="709"/>
        <w:rPr>
          <w:lang w:eastAsia="en-GB"/>
        </w:rPr>
      </w:pPr>
      <w:bookmarkStart w:id="45" w:name="_Toc439685220"/>
      <w:bookmarkStart w:id="46" w:name="_Toc120228604"/>
      <w:r w:rsidRPr="004E17D6">
        <w:rPr>
          <w:lang w:eastAsia="en-GB"/>
        </w:rPr>
        <w:t>References</w:t>
      </w:r>
      <w:bookmarkEnd w:id="45"/>
      <w:bookmarkEnd w:id="46"/>
    </w:p>
    <w:p w14:paraId="7B41666D" w14:textId="15DC31B9" w:rsidR="00925D7D" w:rsidRPr="00925D7D" w:rsidRDefault="00925D7D" w:rsidP="00925D7D">
      <w:pPr>
        <w:pStyle w:val="Heading3"/>
        <w:rPr>
          <w:lang w:eastAsia="en-GB"/>
        </w:rPr>
      </w:pPr>
      <w:bookmarkStart w:id="47" w:name="_Toc120228605"/>
      <w:r>
        <w:rPr>
          <w:lang w:eastAsia="en-GB"/>
        </w:rPr>
        <w:t>Normative</w:t>
      </w:r>
      <w:bookmarkEnd w:id="47"/>
    </w:p>
    <w:p w14:paraId="75B6EC12" w14:textId="38BB5342" w:rsidR="00124F1B" w:rsidRPr="007F6DC7" w:rsidRDefault="00124F1B" w:rsidP="00C128E3">
      <w:pPr>
        <w:spacing w:after="120" w:line="240" w:lineRule="auto"/>
        <w:ind w:left="1985" w:hanging="1985"/>
        <w:rPr>
          <w:lang w:val="en-AU" w:eastAsia="en-GB"/>
        </w:rPr>
      </w:pPr>
      <w:r w:rsidRPr="00777AC1">
        <w:rPr>
          <w:lang w:val="en-AU" w:eastAsia="en-GB"/>
        </w:rPr>
        <w:t>ISO 639-2/T</w:t>
      </w:r>
      <w:r w:rsidRPr="00777AC1">
        <w:rPr>
          <w:lang w:val="en-AU" w:eastAsia="en-GB"/>
        </w:rPr>
        <w:tab/>
      </w:r>
      <w:r w:rsidRPr="000509A8">
        <w:rPr>
          <w:i/>
          <w:lang w:val="en-US" w:eastAsia="en-GB"/>
        </w:rPr>
        <w:t>Codes for the representation of names of languages – Part 2: Alpha-3 code</w:t>
      </w:r>
    </w:p>
    <w:p w14:paraId="1C0F9367" w14:textId="3C2DF27F" w:rsidR="00AC02B9" w:rsidRPr="00777AC1" w:rsidRDefault="00AC02B9" w:rsidP="00C128E3">
      <w:pPr>
        <w:spacing w:after="120" w:line="240" w:lineRule="auto"/>
        <w:ind w:left="1985" w:hanging="1985"/>
        <w:rPr>
          <w:lang w:val="en-AU" w:eastAsia="en-GB"/>
        </w:rPr>
      </w:pPr>
      <w:r w:rsidRPr="00777AC1">
        <w:rPr>
          <w:lang w:val="en-AU" w:eastAsia="en-GB"/>
        </w:rPr>
        <w:t>ISO 3166</w:t>
      </w:r>
      <w:r w:rsidR="00227504" w:rsidRPr="00777AC1">
        <w:rPr>
          <w:lang w:val="en-AU" w:eastAsia="en-GB"/>
        </w:rPr>
        <w:t>-1</w:t>
      </w:r>
      <w:r w:rsidRPr="00777AC1">
        <w:rPr>
          <w:lang w:val="en-AU" w:eastAsia="en-GB"/>
        </w:rPr>
        <w:tab/>
      </w:r>
      <w:r w:rsidR="00227504" w:rsidRPr="000509A8">
        <w:rPr>
          <w:i/>
          <w:lang w:val="en-AU" w:eastAsia="en-GB"/>
        </w:rPr>
        <w:t xml:space="preserve">Codes for the Representation of Names of Countries and their Subdivisions – Part 1: </w:t>
      </w:r>
      <w:r w:rsidRPr="000509A8">
        <w:rPr>
          <w:i/>
          <w:iCs/>
          <w:lang w:val="en-AU" w:eastAsia="en-GB"/>
        </w:rPr>
        <w:t>Country Codes</w:t>
      </w:r>
    </w:p>
    <w:p w14:paraId="345335DB" w14:textId="31EC032E" w:rsidR="00925D7D" w:rsidRPr="00925D7D" w:rsidRDefault="00925D7D" w:rsidP="00925D7D">
      <w:pPr>
        <w:spacing w:after="120" w:line="240" w:lineRule="auto"/>
        <w:ind w:left="1985" w:hanging="1985"/>
        <w:rPr>
          <w:lang w:val="en-AU" w:eastAsia="en-GB"/>
        </w:rPr>
      </w:pPr>
      <w:r w:rsidRPr="00925D7D">
        <w:rPr>
          <w:lang w:val="en-AU" w:eastAsia="en-GB"/>
        </w:rPr>
        <w:t>M-3</w:t>
      </w:r>
      <w:r w:rsidRPr="00925D7D">
        <w:rPr>
          <w:lang w:val="en-AU" w:eastAsia="en-GB"/>
        </w:rPr>
        <w:tab/>
        <w:t>Resolutions of the International Hydrographic Organization, IHO Publication M-3, 2nd Edition, 2010 (updated April 2022)</w:t>
      </w:r>
      <w:ins w:id="48" w:author="Raphael Malyankar" w:date="2022-11-13T01:26:00Z">
        <w:r w:rsidR="00FC0F51">
          <w:rPr>
            <w:lang w:val="en-AU" w:eastAsia="en-GB"/>
          </w:rPr>
          <w:t>.</w:t>
        </w:r>
      </w:ins>
    </w:p>
    <w:p w14:paraId="7745ED5E" w14:textId="5A8480B9" w:rsidR="00925D7D" w:rsidRPr="00925D7D" w:rsidDel="00FC0F51" w:rsidRDefault="00925D7D" w:rsidP="00925D7D">
      <w:pPr>
        <w:spacing w:after="120" w:line="240" w:lineRule="auto"/>
        <w:ind w:left="1985" w:hanging="1985"/>
        <w:rPr>
          <w:del w:id="49" w:author="Raphael Malyankar" w:date="2022-11-13T01:24:00Z"/>
          <w:lang w:val="en-AU" w:eastAsia="en-GB"/>
        </w:rPr>
      </w:pPr>
      <w:del w:id="50" w:author="Raphael Malyankar" w:date="2022-11-13T01:24:00Z">
        <w:r w:rsidRPr="00925D7D" w:rsidDel="00FC0F51">
          <w:rPr>
            <w:lang w:val="en-AU" w:eastAsia="en-GB"/>
          </w:rPr>
          <w:delText>S-44</w:delText>
        </w:r>
        <w:r w:rsidRPr="00925D7D" w:rsidDel="00FC0F51">
          <w:rPr>
            <w:lang w:val="en-AU" w:eastAsia="en-GB"/>
          </w:rPr>
          <w:tab/>
          <w:delText>IHO Standards for Hydrographic Surveys, 5th Edition, February 2008</w:delText>
        </w:r>
      </w:del>
    </w:p>
    <w:p w14:paraId="50B0350B" w14:textId="77777777" w:rsidR="00925D7D" w:rsidRPr="00925D7D" w:rsidRDefault="00925D7D">
      <w:pPr>
        <w:spacing w:after="120" w:line="240" w:lineRule="auto"/>
        <w:ind w:left="1985" w:hanging="1985"/>
        <w:jc w:val="left"/>
        <w:rPr>
          <w:lang w:val="en-AU" w:eastAsia="en-GB"/>
        </w:rPr>
        <w:pPrChange w:id="51" w:author="Raphael Malyankar" w:date="2022-11-13T20:04:00Z">
          <w:pPr>
            <w:spacing w:after="120" w:line="240" w:lineRule="auto"/>
            <w:ind w:left="1985" w:hanging="1985"/>
          </w:pPr>
        </w:pPrChange>
      </w:pPr>
      <w:r w:rsidRPr="00925D7D">
        <w:rPr>
          <w:lang w:val="en-AU" w:eastAsia="en-GB"/>
        </w:rPr>
        <w:t>S-62</w:t>
      </w:r>
      <w:r w:rsidRPr="00925D7D">
        <w:rPr>
          <w:lang w:val="en-AU" w:eastAsia="en-GB"/>
        </w:rPr>
        <w:tab/>
        <w:t>List of Data Producer Codes (online), URL: http://registry.iho.int/producercode/list.do</w:t>
      </w:r>
    </w:p>
    <w:p w14:paraId="12EFD79E" w14:textId="3D95ABC9" w:rsidR="00925D7D" w:rsidRPr="00925D7D" w:rsidRDefault="00925D7D" w:rsidP="00925D7D">
      <w:pPr>
        <w:spacing w:after="120" w:line="240" w:lineRule="auto"/>
        <w:ind w:left="1985" w:hanging="1985"/>
        <w:rPr>
          <w:lang w:val="en-AU" w:eastAsia="en-GB"/>
        </w:rPr>
      </w:pPr>
      <w:r w:rsidRPr="00925D7D">
        <w:rPr>
          <w:lang w:val="en-AU" w:eastAsia="en-GB"/>
        </w:rPr>
        <w:t>S-97</w:t>
      </w:r>
      <w:r w:rsidRPr="00925D7D">
        <w:rPr>
          <w:lang w:val="en-AU" w:eastAsia="en-GB"/>
        </w:rPr>
        <w:tab/>
        <w:t xml:space="preserve">IHO Guidelines for Creating S-100 Product Specifications, </w:t>
      </w:r>
      <w:ins w:id="52" w:author="Raphael Malyankar" w:date="2022-11-13T01:26:00Z">
        <w:r w:rsidR="00FC0F51">
          <w:rPr>
            <w:lang w:val="en-AU" w:eastAsia="en-GB"/>
          </w:rPr>
          <w:t>Edition 1.1.0,</w:t>
        </w:r>
        <w:r w:rsidR="00FC0F51" w:rsidRPr="00925D7D">
          <w:rPr>
            <w:lang w:val="en-AU" w:eastAsia="en-GB"/>
          </w:rPr>
          <w:t xml:space="preserve"> </w:t>
        </w:r>
      </w:ins>
      <w:r w:rsidRPr="00925D7D">
        <w:rPr>
          <w:lang w:val="en-AU" w:eastAsia="en-GB"/>
        </w:rPr>
        <w:t>June 2020</w:t>
      </w:r>
      <w:ins w:id="53" w:author="Raphael Malyankar" w:date="2022-11-13T01:26:00Z">
        <w:r w:rsidR="00FC0F51">
          <w:rPr>
            <w:lang w:val="en-AU" w:eastAsia="en-GB"/>
          </w:rPr>
          <w:t>.</w:t>
        </w:r>
      </w:ins>
    </w:p>
    <w:p w14:paraId="162F7C1A" w14:textId="77777777" w:rsidR="00925D7D" w:rsidRPr="00925D7D" w:rsidRDefault="00925D7D" w:rsidP="00925D7D">
      <w:pPr>
        <w:spacing w:after="120" w:line="240" w:lineRule="auto"/>
        <w:ind w:left="1985" w:hanging="1985"/>
        <w:rPr>
          <w:lang w:val="en-AU" w:eastAsia="en-GB"/>
        </w:rPr>
      </w:pPr>
      <w:r w:rsidRPr="00925D7D">
        <w:rPr>
          <w:lang w:val="en-AU" w:eastAsia="en-GB"/>
        </w:rPr>
        <w:t>S-98</w:t>
      </w:r>
      <w:r w:rsidRPr="00925D7D">
        <w:rPr>
          <w:lang w:val="en-AU" w:eastAsia="en-GB"/>
        </w:rPr>
        <w:tab/>
        <w:t>Data Product Interoperability in S-100 Navigation Systems, Edition 1.0.0, May 2022</w:t>
      </w:r>
    </w:p>
    <w:p w14:paraId="01669796" w14:textId="3028C32F" w:rsidR="00925D7D" w:rsidRDefault="00925D7D" w:rsidP="00925D7D">
      <w:pPr>
        <w:spacing w:after="120" w:line="240" w:lineRule="auto"/>
        <w:ind w:left="1985" w:hanging="1985"/>
        <w:rPr>
          <w:lang w:val="en-AU" w:eastAsia="en-GB"/>
        </w:rPr>
      </w:pPr>
      <w:r w:rsidRPr="00925D7D">
        <w:rPr>
          <w:lang w:val="en-AU" w:eastAsia="en-GB"/>
        </w:rPr>
        <w:t>S-100</w:t>
      </w:r>
      <w:r w:rsidRPr="00925D7D">
        <w:rPr>
          <w:lang w:val="en-AU" w:eastAsia="en-GB"/>
        </w:rPr>
        <w:tab/>
        <w:t xml:space="preserve">IHO Universal Hydrographic Data Model, Edition 5.0.0, </w:t>
      </w:r>
      <w:r w:rsidR="00225DEE">
        <w:rPr>
          <w:lang w:val="en-AU" w:eastAsia="en-GB"/>
        </w:rPr>
        <w:t>December</w:t>
      </w:r>
      <w:r w:rsidRPr="00925D7D">
        <w:rPr>
          <w:lang w:val="en-AU" w:eastAsia="en-GB"/>
        </w:rPr>
        <w:t xml:space="preserve"> 2022</w:t>
      </w:r>
      <w:ins w:id="54" w:author="Raphael Malyankar" w:date="2023-01-10T14:09:00Z">
        <w:r w:rsidR="00F02E70">
          <w:rPr>
            <w:lang w:val="en-AU" w:eastAsia="en-GB"/>
          </w:rPr>
          <w:t>.</w:t>
        </w:r>
      </w:ins>
      <w:del w:id="55" w:author="Raphael Malyankar" w:date="2023-01-10T14:09:00Z">
        <w:r w:rsidR="00225DEE" w:rsidDel="00F02E70">
          <w:rPr>
            <w:lang w:val="en-AU" w:eastAsia="en-GB"/>
          </w:rPr>
          <w:delText xml:space="preserve"> (anticipated).</w:delText>
        </w:r>
      </w:del>
    </w:p>
    <w:p w14:paraId="660007F3" w14:textId="77777777" w:rsidR="00225DEE" w:rsidRDefault="00225DEE" w:rsidP="00925D7D">
      <w:pPr>
        <w:spacing w:after="120" w:line="240" w:lineRule="auto"/>
        <w:ind w:left="1985" w:hanging="1985"/>
        <w:rPr>
          <w:lang w:val="en-AU" w:eastAsia="en-GB"/>
        </w:rPr>
      </w:pPr>
    </w:p>
    <w:p w14:paraId="15E1DBCC" w14:textId="51FF56B7" w:rsidR="006B1979" w:rsidRDefault="00925D7D" w:rsidP="00925D7D">
      <w:pPr>
        <w:pStyle w:val="Heading3"/>
        <w:rPr>
          <w:lang w:val="en-AU" w:eastAsia="en-GB"/>
        </w:rPr>
      </w:pPr>
      <w:bookmarkStart w:id="56" w:name="_Toc120228606"/>
      <w:r>
        <w:rPr>
          <w:lang w:val="en-AU" w:eastAsia="en-GB"/>
        </w:rPr>
        <w:t>Informative</w:t>
      </w:r>
      <w:bookmarkEnd w:id="56"/>
    </w:p>
    <w:p w14:paraId="4892AB24" w14:textId="77777777" w:rsidR="009232C1" w:rsidRDefault="009232C1" w:rsidP="009232C1">
      <w:pPr>
        <w:spacing w:after="120" w:line="240" w:lineRule="auto"/>
        <w:ind w:left="1985" w:hanging="1985"/>
        <w:rPr>
          <w:i/>
          <w:lang w:val="en-AU" w:eastAsia="en-GB"/>
        </w:rPr>
      </w:pPr>
      <w:r w:rsidRPr="00777AC1">
        <w:rPr>
          <w:lang w:val="en-AU" w:eastAsia="en-GB"/>
        </w:rPr>
        <w:t>FIPS 186</w:t>
      </w:r>
      <w:r w:rsidRPr="00777AC1">
        <w:rPr>
          <w:lang w:val="en-AU" w:eastAsia="en-GB"/>
        </w:rPr>
        <w:tab/>
      </w:r>
      <w:r w:rsidRPr="006B1979">
        <w:rPr>
          <w:i/>
          <w:lang w:val="en-AU" w:eastAsia="en-GB"/>
        </w:rPr>
        <w:t>Federal Information Processing Standards – Digital Signature Standard</w:t>
      </w:r>
    </w:p>
    <w:p w14:paraId="3A44CC55" w14:textId="77777777" w:rsidR="00375E71" w:rsidRDefault="00375E71" w:rsidP="00375E71">
      <w:pPr>
        <w:spacing w:after="120" w:line="240" w:lineRule="auto"/>
        <w:ind w:left="1985" w:hanging="1985"/>
        <w:rPr>
          <w:lang w:val="en-AU" w:eastAsia="en-GB"/>
        </w:rPr>
      </w:pPr>
      <w:r w:rsidRPr="00375E71">
        <w:rPr>
          <w:lang w:val="en-AU" w:eastAsia="en-GB"/>
        </w:rPr>
        <w:t>IALA G1143</w:t>
      </w:r>
      <w:r>
        <w:rPr>
          <w:lang w:val="en-AU" w:eastAsia="en-GB"/>
        </w:rPr>
        <w:tab/>
      </w:r>
      <w:r w:rsidRPr="00375E71">
        <w:rPr>
          <w:i/>
          <w:iCs/>
          <w:lang w:val="en-AU" w:eastAsia="en-GB"/>
        </w:rPr>
        <w:t>Unique Identifiers for Maritime Resources</w:t>
      </w:r>
      <w:r w:rsidRPr="00375E71">
        <w:rPr>
          <w:lang w:val="en-AU" w:eastAsia="en-GB"/>
        </w:rPr>
        <w:t>, Edition 3.0. International Association of Marine Aids to Navigation and Lighthouse Authorities, June 2021.</w:t>
      </w:r>
    </w:p>
    <w:p w14:paraId="0C4BF724" w14:textId="77CE23EA" w:rsidR="00375E71" w:rsidRPr="00777AC1" w:rsidRDefault="00375E71" w:rsidP="00375E71">
      <w:pPr>
        <w:spacing w:after="120" w:line="240" w:lineRule="auto"/>
        <w:ind w:left="1985" w:hanging="1985"/>
        <w:rPr>
          <w:iCs/>
          <w:lang w:val="en-AU" w:eastAsia="en-GB"/>
        </w:rPr>
      </w:pPr>
      <w:r>
        <w:rPr>
          <w:lang w:val="en-AU" w:eastAsia="en-GB"/>
        </w:rPr>
        <w:lastRenderedPageBreak/>
        <w:t>ISO 8601:2004</w:t>
      </w:r>
      <w:r>
        <w:rPr>
          <w:lang w:val="en-AU" w:eastAsia="en-GB"/>
        </w:rPr>
        <w:tab/>
      </w:r>
      <w:r w:rsidRPr="000509A8">
        <w:rPr>
          <w:i/>
          <w:iCs/>
          <w:lang w:val="en-AU" w:eastAsia="en-GB"/>
        </w:rPr>
        <w:t>Data Elements and Interchange Formats – Information Interchange – Representation of Dates and Times</w:t>
      </w:r>
    </w:p>
    <w:p w14:paraId="5954D606"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19101:2003</w:t>
      </w:r>
      <w:r w:rsidRPr="00777AC1">
        <w:rPr>
          <w:lang w:val="en-AU" w:eastAsia="en-GB"/>
        </w:rPr>
        <w:tab/>
      </w:r>
      <w:r w:rsidRPr="000509A8">
        <w:rPr>
          <w:i/>
          <w:iCs/>
          <w:lang w:val="en-AU" w:eastAsia="en-GB"/>
        </w:rPr>
        <w:t>Geographic Information – Reference Model</w:t>
      </w:r>
    </w:p>
    <w:p w14:paraId="26A39BFE"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19103:2005</w:t>
      </w:r>
      <w:r w:rsidRPr="00777AC1">
        <w:rPr>
          <w:lang w:val="en-AU" w:eastAsia="en-GB"/>
        </w:rPr>
        <w:tab/>
      </w:r>
      <w:r w:rsidRPr="000509A8">
        <w:rPr>
          <w:i/>
          <w:iCs/>
          <w:lang w:val="en-AU" w:eastAsia="en-GB"/>
        </w:rPr>
        <w:t>Geographic Information – Conceptual Schema Language</w:t>
      </w:r>
    </w:p>
    <w:p w14:paraId="6DA423C1"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19103-2:2005</w:t>
      </w:r>
      <w:r w:rsidRPr="00777AC1">
        <w:rPr>
          <w:lang w:val="en-AU" w:eastAsia="en-GB"/>
        </w:rPr>
        <w:tab/>
      </w:r>
      <w:r w:rsidRPr="000509A8">
        <w:rPr>
          <w:i/>
          <w:iCs/>
          <w:lang w:val="en-AU" w:eastAsia="en-GB"/>
        </w:rPr>
        <w:t>Geographic Information – Conceptual Schema Language – Part 2</w:t>
      </w:r>
    </w:p>
    <w:p w14:paraId="4CFCA410"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19108:2002</w:t>
      </w:r>
      <w:r w:rsidRPr="00777AC1">
        <w:rPr>
          <w:lang w:val="en-AU" w:eastAsia="en-GB"/>
        </w:rPr>
        <w:tab/>
      </w:r>
      <w:r w:rsidRPr="000509A8">
        <w:rPr>
          <w:i/>
          <w:iCs/>
          <w:lang w:val="en-AU" w:eastAsia="en-GB"/>
        </w:rPr>
        <w:t>Geographic Information – Temporal Schema</w:t>
      </w:r>
    </w:p>
    <w:p w14:paraId="132EEAE2"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19109:2005</w:t>
      </w:r>
      <w:r w:rsidRPr="00777AC1">
        <w:rPr>
          <w:lang w:val="en-AU" w:eastAsia="en-GB"/>
        </w:rPr>
        <w:tab/>
      </w:r>
      <w:r w:rsidRPr="000509A8">
        <w:rPr>
          <w:i/>
          <w:iCs/>
          <w:lang w:val="en-AU" w:eastAsia="en-GB"/>
        </w:rPr>
        <w:t>Geographic Information – Rules for Application Schema</w:t>
      </w:r>
    </w:p>
    <w:p w14:paraId="09F59741"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19110:2005</w:t>
      </w:r>
      <w:r w:rsidRPr="00777AC1">
        <w:rPr>
          <w:lang w:val="en-AU" w:eastAsia="en-GB"/>
        </w:rPr>
        <w:tab/>
      </w:r>
      <w:r w:rsidRPr="000509A8">
        <w:rPr>
          <w:i/>
          <w:iCs/>
          <w:lang w:val="en-AU" w:eastAsia="en-GB"/>
        </w:rPr>
        <w:t>Geographic Information – Methodology for Feature Cataloguing</w:t>
      </w:r>
    </w:p>
    <w:p w14:paraId="2DB8401A"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19111:2007</w:t>
      </w:r>
      <w:r w:rsidRPr="00777AC1">
        <w:rPr>
          <w:lang w:val="en-AU" w:eastAsia="en-GB"/>
        </w:rPr>
        <w:tab/>
      </w:r>
      <w:r w:rsidRPr="000509A8">
        <w:rPr>
          <w:i/>
          <w:iCs/>
          <w:lang w:val="en-AU" w:eastAsia="en-GB"/>
        </w:rPr>
        <w:t>Geographic Information – Spatial Referencing by Coordinates</w:t>
      </w:r>
    </w:p>
    <w:p w14:paraId="17DC176E" w14:textId="77777777" w:rsidR="00375E71" w:rsidRPr="00777AC1" w:rsidRDefault="00375E71" w:rsidP="00375E71">
      <w:pPr>
        <w:spacing w:after="120" w:line="240" w:lineRule="auto"/>
        <w:ind w:left="1985" w:hanging="1985"/>
        <w:rPr>
          <w:lang w:val="en-AU" w:eastAsia="en-GB"/>
        </w:rPr>
      </w:pPr>
      <w:r>
        <w:rPr>
          <w:lang w:val="en-AU" w:eastAsia="en-GB"/>
        </w:rPr>
        <w:t>ISO 19115-1</w:t>
      </w:r>
      <w:r>
        <w:rPr>
          <w:lang w:val="en-AU" w:eastAsia="en-GB"/>
        </w:rPr>
        <w:tab/>
      </w:r>
      <w:r w:rsidRPr="000509A8">
        <w:rPr>
          <w:i/>
          <w:lang w:val="en-AU" w:eastAsia="en-GB"/>
        </w:rPr>
        <w:t>Geographic information – Metadata – Part 1 - Fundamentals</w:t>
      </w:r>
      <w:r w:rsidRPr="00777AC1">
        <w:rPr>
          <w:lang w:val="en-AU" w:eastAsia="en-GB"/>
        </w:rPr>
        <w:t>. As amended by Amendment 01 (2018)</w:t>
      </w:r>
    </w:p>
    <w:p w14:paraId="717B8F9B" w14:textId="77777777" w:rsidR="00375E71" w:rsidRPr="00777AC1" w:rsidRDefault="00375E71" w:rsidP="00375E71">
      <w:pPr>
        <w:spacing w:after="120" w:line="240" w:lineRule="auto"/>
        <w:ind w:left="1985" w:hanging="1985"/>
        <w:rPr>
          <w:iCs/>
          <w:lang w:val="en-AU" w:eastAsia="en-GB"/>
        </w:rPr>
      </w:pPr>
      <w:r w:rsidRPr="00777AC1">
        <w:rPr>
          <w:iCs/>
          <w:lang w:val="en-AU" w:eastAsia="en-GB"/>
        </w:rPr>
        <w:t>ISO/TS 19115-3</w:t>
      </w:r>
      <w:r w:rsidRPr="00777AC1">
        <w:rPr>
          <w:iCs/>
          <w:lang w:val="en-AU" w:eastAsia="en-GB"/>
        </w:rPr>
        <w:tab/>
      </w:r>
      <w:r w:rsidRPr="000509A8">
        <w:rPr>
          <w:i/>
          <w:iCs/>
          <w:lang w:val="en-AU" w:eastAsia="en-GB"/>
        </w:rPr>
        <w:t>Geographic information - Metadata - XML schema implementation for fundamental concepts</w:t>
      </w:r>
    </w:p>
    <w:p w14:paraId="2C411370"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19117:2012</w:t>
      </w:r>
      <w:r w:rsidRPr="00777AC1">
        <w:rPr>
          <w:lang w:val="en-AU" w:eastAsia="en-GB"/>
        </w:rPr>
        <w:tab/>
      </w:r>
      <w:r w:rsidRPr="000509A8">
        <w:rPr>
          <w:i/>
          <w:iCs/>
          <w:lang w:val="en-AU" w:eastAsia="en-GB"/>
        </w:rPr>
        <w:t>Geographic Information – Portrayal</w:t>
      </w:r>
    </w:p>
    <w:p w14:paraId="4FA2EDA6"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19131:2008</w:t>
      </w:r>
      <w:r w:rsidRPr="00777AC1">
        <w:rPr>
          <w:lang w:val="en-AU" w:eastAsia="en-GB"/>
        </w:rPr>
        <w:tab/>
      </w:r>
      <w:r w:rsidRPr="000509A8">
        <w:rPr>
          <w:i/>
          <w:iCs/>
          <w:lang w:val="en-AU" w:eastAsia="en-GB"/>
        </w:rPr>
        <w:t>Geographic Information – Data Product Specifications</w:t>
      </w:r>
    </w:p>
    <w:p w14:paraId="3561B771" w14:textId="77777777" w:rsidR="00375E71" w:rsidRPr="00777AC1" w:rsidRDefault="00375E71" w:rsidP="00375E71">
      <w:pPr>
        <w:spacing w:after="120" w:line="240" w:lineRule="auto"/>
        <w:ind w:left="1985" w:hanging="1985"/>
        <w:rPr>
          <w:iCs/>
          <w:lang w:val="en-AU" w:eastAsia="en-GB"/>
        </w:rPr>
      </w:pPr>
      <w:r w:rsidRPr="00777AC1">
        <w:rPr>
          <w:lang w:val="en-AU" w:eastAsia="en-GB"/>
        </w:rPr>
        <w:t>ISO 19157:2013</w:t>
      </w:r>
      <w:r w:rsidRPr="00777AC1">
        <w:rPr>
          <w:lang w:val="en-AU" w:eastAsia="en-GB"/>
        </w:rPr>
        <w:tab/>
      </w:r>
      <w:r w:rsidRPr="000509A8">
        <w:rPr>
          <w:i/>
          <w:iCs/>
          <w:lang w:val="en-AU" w:eastAsia="en-GB"/>
        </w:rPr>
        <w:t>Geographic Information – Data Quality</w:t>
      </w:r>
    </w:p>
    <w:p w14:paraId="00C72F37" w14:textId="77777777" w:rsidR="00375E71" w:rsidRPr="00777AC1" w:rsidRDefault="00375E71" w:rsidP="00375E71">
      <w:pPr>
        <w:spacing w:after="120" w:line="240" w:lineRule="auto"/>
        <w:ind w:left="1985" w:hanging="1985"/>
        <w:rPr>
          <w:iCs/>
          <w:lang w:val="en-AU" w:eastAsia="en-GB"/>
        </w:rPr>
      </w:pPr>
      <w:r w:rsidRPr="00777AC1">
        <w:rPr>
          <w:lang w:val="en-AU" w:eastAsia="en-GB"/>
        </w:rPr>
        <w:t>ISO/IEC 19501:2005</w:t>
      </w:r>
      <w:r w:rsidRPr="00777AC1">
        <w:rPr>
          <w:lang w:val="en-AU" w:eastAsia="en-GB"/>
        </w:rPr>
        <w:tab/>
      </w:r>
      <w:r w:rsidRPr="006B1979">
        <w:rPr>
          <w:i/>
          <w:iCs/>
          <w:lang w:val="en-AU" w:eastAsia="en-GB"/>
        </w:rPr>
        <w:t>Information Technology – Unified Modelling Language (UML)</w:t>
      </w:r>
      <w:r>
        <w:rPr>
          <w:iCs/>
          <w:lang w:val="en-AU" w:eastAsia="en-GB"/>
        </w:rPr>
        <w:t>,</w:t>
      </w:r>
      <w:r w:rsidRPr="00777AC1">
        <w:rPr>
          <w:iCs/>
          <w:lang w:val="en-AU" w:eastAsia="en-GB"/>
        </w:rPr>
        <w:t xml:space="preserve"> Version 1.4.2</w:t>
      </w:r>
    </w:p>
    <w:p w14:paraId="15990DFF" w14:textId="284B30B8" w:rsidR="00925D7D" w:rsidRDefault="00925D7D" w:rsidP="00925D7D">
      <w:pPr>
        <w:spacing w:after="120" w:line="240" w:lineRule="auto"/>
        <w:ind w:left="1985" w:hanging="1985"/>
        <w:rPr>
          <w:ins w:id="57" w:author="Raphael Malyankar" w:date="2022-11-13T01:24:00Z"/>
          <w:lang w:val="en-AU" w:eastAsia="en-GB"/>
        </w:rPr>
      </w:pPr>
      <w:r w:rsidRPr="00925D7D">
        <w:rPr>
          <w:lang w:val="en-AU" w:eastAsia="en-GB"/>
        </w:rPr>
        <w:t>ISO/IEC 19757-3</w:t>
      </w:r>
      <w:r w:rsidR="00375E71">
        <w:rPr>
          <w:lang w:val="en-AU" w:eastAsia="en-GB"/>
        </w:rPr>
        <w:tab/>
      </w:r>
      <w:r w:rsidRPr="00925D7D">
        <w:rPr>
          <w:lang w:val="en-AU" w:eastAsia="en-GB"/>
        </w:rPr>
        <w:t xml:space="preserve">Information technology – Document Schema Definition Languages (DSDL) – Part 3: Rule-based validation – </w:t>
      </w:r>
      <w:proofErr w:type="spellStart"/>
      <w:r w:rsidRPr="00925D7D">
        <w:rPr>
          <w:lang w:val="en-AU" w:eastAsia="en-GB"/>
        </w:rPr>
        <w:t>Schematron</w:t>
      </w:r>
      <w:proofErr w:type="spellEnd"/>
      <w:r w:rsidRPr="00925D7D">
        <w:rPr>
          <w:lang w:val="en-AU" w:eastAsia="en-GB"/>
        </w:rPr>
        <w:t>.</w:t>
      </w:r>
    </w:p>
    <w:p w14:paraId="6798D1D1" w14:textId="4143D9CE" w:rsidR="00FC0F51" w:rsidRDefault="00FC0F51" w:rsidP="00FC0F51">
      <w:pPr>
        <w:spacing w:after="120" w:line="240" w:lineRule="auto"/>
        <w:ind w:left="1985" w:hanging="1985"/>
        <w:rPr>
          <w:ins w:id="58" w:author="Raphael Malyankar" w:date="2022-11-13T01:22:00Z"/>
          <w:lang w:val="en-AU" w:eastAsia="en-GB"/>
        </w:rPr>
      </w:pPr>
      <w:ins w:id="59" w:author="Raphael Malyankar" w:date="2022-11-13T01:24:00Z">
        <w:r w:rsidRPr="00925D7D">
          <w:rPr>
            <w:lang w:val="en-AU" w:eastAsia="en-GB"/>
          </w:rPr>
          <w:t>S-44</w:t>
        </w:r>
        <w:r w:rsidRPr="00925D7D">
          <w:rPr>
            <w:lang w:val="en-AU" w:eastAsia="en-GB"/>
          </w:rPr>
          <w:tab/>
          <w:t>IHO Standards for Hydrographic Surveys, Edition</w:t>
        </w:r>
        <w:r>
          <w:rPr>
            <w:lang w:val="en-AU" w:eastAsia="en-GB"/>
          </w:rPr>
          <w:t xml:space="preserve"> 6.0.0</w:t>
        </w:r>
        <w:r w:rsidRPr="00925D7D">
          <w:rPr>
            <w:lang w:val="en-AU" w:eastAsia="en-GB"/>
          </w:rPr>
          <w:t xml:space="preserve">, </w:t>
        </w:r>
      </w:ins>
      <w:ins w:id="60" w:author="Raphael Malyankar" w:date="2022-11-13T01:25:00Z">
        <w:r>
          <w:rPr>
            <w:lang w:val="en-AU" w:eastAsia="en-GB"/>
          </w:rPr>
          <w:t>September</w:t>
        </w:r>
      </w:ins>
      <w:ins w:id="61" w:author="Raphael Malyankar" w:date="2022-11-13T01:24:00Z">
        <w:r w:rsidRPr="00925D7D">
          <w:rPr>
            <w:lang w:val="en-AU" w:eastAsia="en-GB"/>
          </w:rPr>
          <w:t xml:space="preserve"> </w:t>
        </w:r>
      </w:ins>
      <w:ins w:id="62" w:author="Raphael Malyankar" w:date="2022-11-13T01:25:00Z">
        <w:r>
          <w:rPr>
            <w:lang w:val="en-AU" w:eastAsia="en-GB"/>
          </w:rPr>
          <w:t>2020</w:t>
        </w:r>
      </w:ins>
      <w:ins w:id="63" w:author="Raphael Malyankar" w:date="2022-11-13T01:24:00Z">
        <w:r>
          <w:rPr>
            <w:lang w:val="en-AU" w:eastAsia="en-GB"/>
          </w:rPr>
          <w:t>.</w:t>
        </w:r>
      </w:ins>
    </w:p>
    <w:p w14:paraId="3400955C" w14:textId="16393962" w:rsidR="00FC0F51" w:rsidRDefault="00FC0F51" w:rsidP="00925D7D">
      <w:pPr>
        <w:spacing w:after="120" w:line="240" w:lineRule="auto"/>
        <w:ind w:left="1985" w:hanging="1985"/>
        <w:rPr>
          <w:lang w:val="en-AU" w:eastAsia="en-GB"/>
        </w:rPr>
      </w:pPr>
      <w:ins w:id="64" w:author="Raphael Malyankar" w:date="2022-11-13T01:22:00Z">
        <w:r>
          <w:rPr>
            <w:lang w:val="en-AU" w:eastAsia="en-GB"/>
          </w:rPr>
          <w:t>IHO S-58</w:t>
        </w:r>
        <w:r>
          <w:rPr>
            <w:lang w:val="en-AU" w:eastAsia="en-GB"/>
          </w:rPr>
          <w:tab/>
          <w:t>ENC Validatio</w:t>
        </w:r>
      </w:ins>
      <w:ins w:id="65" w:author="Raphael Malyankar" w:date="2022-11-13T01:23:00Z">
        <w:r>
          <w:rPr>
            <w:lang w:val="en-AU" w:eastAsia="en-GB"/>
          </w:rPr>
          <w:t>n Checks, Edition 7.0.0, October 2022.</w:t>
        </w:r>
      </w:ins>
    </w:p>
    <w:p w14:paraId="2BBA9F98" w14:textId="25E470A6" w:rsidR="00925D7D" w:rsidRDefault="00925D7D" w:rsidP="00925D7D">
      <w:pPr>
        <w:spacing w:after="120" w:line="240" w:lineRule="auto"/>
        <w:ind w:left="1985" w:hanging="1985"/>
        <w:rPr>
          <w:lang w:val="en-AU" w:eastAsia="en-GB"/>
        </w:rPr>
      </w:pPr>
      <w:r w:rsidRPr="00925D7D">
        <w:rPr>
          <w:lang w:val="en-AU" w:eastAsia="en-GB"/>
        </w:rPr>
        <w:t>IHO S-101</w:t>
      </w:r>
      <w:r w:rsidR="00375E71">
        <w:rPr>
          <w:lang w:val="en-AU" w:eastAsia="en-GB"/>
        </w:rPr>
        <w:tab/>
      </w:r>
      <w:r w:rsidRPr="00925D7D">
        <w:rPr>
          <w:lang w:val="en-AU" w:eastAsia="en-GB"/>
        </w:rPr>
        <w:t>IHO Electronic Navigational Chart Product Specification Edition 1.</w:t>
      </w:r>
      <w:r w:rsidR="00375E71">
        <w:rPr>
          <w:lang w:val="en-AU" w:eastAsia="en-GB"/>
        </w:rPr>
        <w:t>1</w:t>
      </w:r>
      <w:r w:rsidRPr="00925D7D">
        <w:rPr>
          <w:lang w:val="en-AU" w:eastAsia="en-GB"/>
        </w:rPr>
        <w:t>.0 (</w:t>
      </w:r>
      <w:r w:rsidR="00375E71">
        <w:rPr>
          <w:lang w:val="en-AU" w:eastAsia="en-GB"/>
        </w:rPr>
        <w:t>under development</w:t>
      </w:r>
      <w:r w:rsidRPr="00925D7D">
        <w:rPr>
          <w:lang w:val="en-AU" w:eastAsia="en-GB"/>
        </w:rPr>
        <w:t>).</w:t>
      </w:r>
    </w:p>
    <w:p w14:paraId="1302DB60" w14:textId="77777777" w:rsidR="009232C1" w:rsidRPr="00925D7D" w:rsidRDefault="009232C1" w:rsidP="009232C1">
      <w:pPr>
        <w:spacing w:after="120" w:line="240" w:lineRule="auto"/>
        <w:ind w:left="1985" w:hanging="1985"/>
        <w:rPr>
          <w:lang w:val="en-AU" w:eastAsia="en-GB"/>
        </w:rPr>
      </w:pPr>
      <w:r>
        <w:rPr>
          <w:lang w:val="en-AU" w:eastAsia="en-GB"/>
        </w:rPr>
        <w:t>ITPCO</w:t>
      </w:r>
      <w:r>
        <w:rPr>
          <w:lang w:val="en-AU" w:eastAsia="en-GB"/>
        </w:rPr>
        <w:tab/>
      </w:r>
      <w:r w:rsidRPr="009232C1">
        <w:rPr>
          <w:lang w:val="en-AU" w:eastAsia="en-GB"/>
        </w:rPr>
        <w:t>Port Information Manual for Nautical Data of BIMCO, IAPH, IHMA, IHO,</w:t>
      </w:r>
      <w:r>
        <w:rPr>
          <w:lang w:val="en-AU" w:eastAsia="en-GB"/>
        </w:rPr>
        <w:t xml:space="preserve"> </w:t>
      </w:r>
      <w:r w:rsidRPr="009232C1">
        <w:rPr>
          <w:lang w:val="en-AU" w:eastAsia="en-GB"/>
        </w:rPr>
        <w:t>ITPCO</w:t>
      </w:r>
    </w:p>
    <w:p w14:paraId="47C25C22" w14:textId="77777777" w:rsidR="009232C1" w:rsidRPr="00925D7D" w:rsidRDefault="009232C1" w:rsidP="00925D7D">
      <w:pPr>
        <w:spacing w:after="120" w:line="240" w:lineRule="auto"/>
        <w:ind w:left="1985" w:hanging="1985"/>
        <w:rPr>
          <w:lang w:val="en-AU" w:eastAsia="en-GB"/>
        </w:rPr>
      </w:pPr>
    </w:p>
    <w:p w14:paraId="4BAE96D4" w14:textId="011A5AB6" w:rsidR="00925D7D" w:rsidRPr="00777AC1" w:rsidRDefault="00925D7D" w:rsidP="00925D7D">
      <w:pPr>
        <w:spacing w:after="120" w:line="240" w:lineRule="auto"/>
        <w:ind w:left="1985" w:hanging="1985"/>
        <w:rPr>
          <w:lang w:val="en-AU" w:eastAsia="en-GB"/>
        </w:rPr>
      </w:pPr>
    </w:p>
    <w:p w14:paraId="661CD0D7" w14:textId="77777777" w:rsidR="00E73EDF" w:rsidRPr="00777AC1" w:rsidRDefault="007653F1" w:rsidP="00C128E3">
      <w:pPr>
        <w:pStyle w:val="Heading2"/>
        <w:tabs>
          <w:tab w:val="clear" w:pos="540"/>
          <w:tab w:val="clear" w:pos="700"/>
          <w:tab w:val="left" w:pos="709"/>
        </w:tabs>
        <w:spacing w:before="120" w:after="200" w:line="240" w:lineRule="auto"/>
        <w:ind w:left="709" w:hanging="709"/>
      </w:pPr>
      <w:bookmarkStart w:id="66" w:name="_Toc517858819"/>
      <w:bookmarkStart w:id="67" w:name="_Toc519859059"/>
      <w:bookmarkStart w:id="68" w:name="_Toc521495103"/>
      <w:bookmarkStart w:id="69" w:name="_Toc527117719"/>
      <w:bookmarkStart w:id="70" w:name="_Toc527620246"/>
      <w:bookmarkStart w:id="71" w:name="_Toc529974483"/>
      <w:bookmarkStart w:id="72" w:name="_Toc439685221"/>
      <w:bookmarkStart w:id="73" w:name="_Toc225648274"/>
      <w:bookmarkStart w:id="74" w:name="_Toc225065131"/>
      <w:bookmarkStart w:id="75" w:name="_Toc120228607"/>
      <w:bookmarkEnd w:id="66"/>
      <w:bookmarkEnd w:id="67"/>
      <w:bookmarkEnd w:id="68"/>
      <w:bookmarkEnd w:id="69"/>
      <w:bookmarkEnd w:id="70"/>
      <w:bookmarkEnd w:id="71"/>
      <w:r w:rsidRPr="00777AC1">
        <w:t>Terms, definitions and abbreviations</w:t>
      </w:r>
      <w:bookmarkEnd w:id="72"/>
      <w:bookmarkEnd w:id="73"/>
      <w:bookmarkEnd w:id="74"/>
      <w:bookmarkEnd w:id="75"/>
    </w:p>
    <w:p w14:paraId="7A84B100" w14:textId="01635701" w:rsidR="00E73EDF" w:rsidRPr="004E17D6" w:rsidRDefault="007653F1" w:rsidP="00C128E3">
      <w:pPr>
        <w:pStyle w:val="Heading3"/>
        <w:tabs>
          <w:tab w:val="clear" w:pos="660"/>
          <w:tab w:val="clear" w:pos="880"/>
          <w:tab w:val="left" w:pos="851"/>
        </w:tabs>
        <w:spacing w:before="120" w:after="120" w:line="240" w:lineRule="auto"/>
        <w:ind w:left="851" w:hanging="851"/>
        <w:jc w:val="both"/>
      </w:pPr>
      <w:bookmarkStart w:id="76" w:name="_Toc439685222"/>
      <w:bookmarkStart w:id="77" w:name="_Toc120228608"/>
      <w:bookmarkStart w:id="78" w:name="_Toc225648275"/>
      <w:bookmarkStart w:id="79" w:name="_Toc225065132"/>
      <w:r w:rsidRPr="004E17D6">
        <w:t xml:space="preserve">Use of </w:t>
      </w:r>
      <w:r w:rsidR="006B1979">
        <w:t>l</w:t>
      </w:r>
      <w:r w:rsidRPr="004E17D6">
        <w:t>anguage</w:t>
      </w:r>
      <w:bookmarkEnd w:id="76"/>
      <w:bookmarkEnd w:id="77"/>
    </w:p>
    <w:p w14:paraId="4F875897" w14:textId="77777777" w:rsidR="00E73EDF" w:rsidRPr="00693533" w:rsidRDefault="007653F1" w:rsidP="00C128E3">
      <w:pPr>
        <w:spacing w:after="60" w:line="240" w:lineRule="auto"/>
        <w:rPr>
          <w:lang w:val="en-AU"/>
        </w:rPr>
      </w:pPr>
      <w:r w:rsidRPr="00693533">
        <w:rPr>
          <w:lang w:val="en-AU"/>
        </w:rPr>
        <w:t>Within this document:</w:t>
      </w:r>
    </w:p>
    <w:p w14:paraId="165E81FC" w14:textId="77777777" w:rsidR="00E73EDF" w:rsidRPr="00693533" w:rsidRDefault="007653F1" w:rsidP="00C128E3">
      <w:pPr>
        <w:numPr>
          <w:ilvl w:val="0"/>
          <w:numId w:val="10"/>
        </w:numPr>
        <w:spacing w:after="60" w:line="240" w:lineRule="auto"/>
        <w:ind w:left="284" w:hanging="284"/>
        <w:rPr>
          <w:lang w:val="en-AU"/>
        </w:rPr>
      </w:pPr>
      <w:r w:rsidRPr="00693533">
        <w:rPr>
          <w:lang w:val="en-AU"/>
        </w:rPr>
        <w:t>“Must” indicates a mandatory requirement.</w:t>
      </w:r>
    </w:p>
    <w:p w14:paraId="42AD4DF4" w14:textId="77777777" w:rsidR="00E73EDF" w:rsidRPr="00693533" w:rsidRDefault="007653F1" w:rsidP="00C128E3">
      <w:pPr>
        <w:numPr>
          <w:ilvl w:val="0"/>
          <w:numId w:val="10"/>
        </w:numPr>
        <w:spacing w:after="60" w:line="240" w:lineRule="auto"/>
        <w:ind w:left="284" w:hanging="284"/>
        <w:rPr>
          <w:lang w:val="en-AU"/>
        </w:rPr>
      </w:pPr>
      <w:r w:rsidRPr="00693533">
        <w:rPr>
          <w:lang w:val="en-AU"/>
        </w:rPr>
        <w:t>“Should” indicates an optional requirement, that is the recommended process to be followed, but is not mandatory.</w:t>
      </w:r>
    </w:p>
    <w:p w14:paraId="0D946655" w14:textId="77777777" w:rsidR="00E73EDF" w:rsidRPr="00693533" w:rsidRDefault="007653F1" w:rsidP="00C128E3">
      <w:pPr>
        <w:numPr>
          <w:ilvl w:val="0"/>
          <w:numId w:val="10"/>
        </w:numPr>
        <w:spacing w:after="120" w:line="240" w:lineRule="auto"/>
        <w:ind w:left="284" w:hanging="284"/>
        <w:rPr>
          <w:lang w:val="en-AU"/>
        </w:rPr>
      </w:pPr>
      <w:r w:rsidRPr="00693533">
        <w:rPr>
          <w:lang w:val="en-AU"/>
        </w:rPr>
        <w:t>“May” means “allowed to” or “could possibly”, and is not mandatory.</w:t>
      </w:r>
    </w:p>
    <w:p w14:paraId="47802CB5" w14:textId="537897AD" w:rsidR="00E73EDF" w:rsidRPr="00693533" w:rsidRDefault="007653F1" w:rsidP="00C128E3">
      <w:pPr>
        <w:pStyle w:val="Heading3"/>
        <w:tabs>
          <w:tab w:val="clear" w:pos="660"/>
          <w:tab w:val="clear" w:pos="880"/>
          <w:tab w:val="left" w:pos="851"/>
        </w:tabs>
        <w:spacing w:before="120" w:after="120" w:line="240" w:lineRule="auto"/>
        <w:ind w:left="851" w:hanging="851"/>
        <w:jc w:val="both"/>
      </w:pPr>
      <w:bookmarkStart w:id="80" w:name="_Toc515440313"/>
      <w:bookmarkStart w:id="81" w:name="_Toc517858822"/>
      <w:bookmarkStart w:id="82" w:name="_Toc519859062"/>
      <w:bookmarkStart w:id="83" w:name="_Toc521495106"/>
      <w:bookmarkStart w:id="84" w:name="_Toc439685223"/>
      <w:bookmarkStart w:id="85" w:name="_Toc120228609"/>
      <w:bookmarkEnd w:id="80"/>
      <w:bookmarkEnd w:id="81"/>
      <w:bookmarkEnd w:id="82"/>
      <w:bookmarkEnd w:id="83"/>
      <w:r w:rsidRPr="00693533">
        <w:t xml:space="preserve">Terms and </w:t>
      </w:r>
      <w:r w:rsidR="0044569B">
        <w:t>d</w:t>
      </w:r>
      <w:r w:rsidRPr="00693533">
        <w:t>efinitions</w:t>
      </w:r>
      <w:bookmarkEnd w:id="78"/>
      <w:bookmarkEnd w:id="79"/>
      <w:bookmarkEnd w:id="84"/>
      <w:bookmarkEnd w:id="85"/>
    </w:p>
    <w:p w14:paraId="46EE3F8E" w14:textId="44659858" w:rsidR="00C17B89" w:rsidRPr="00693533" w:rsidRDefault="00C17B89" w:rsidP="00C128E3">
      <w:pPr>
        <w:spacing w:after="0" w:line="240" w:lineRule="auto"/>
        <w:jc w:val="left"/>
        <w:rPr>
          <w:lang w:val="en-AU" w:eastAsia="en-GB"/>
        </w:rPr>
      </w:pPr>
      <w:r w:rsidRPr="00693533">
        <w:rPr>
          <w:b/>
          <w:lang w:val="en-AU" w:eastAsia="en-GB"/>
        </w:rPr>
        <w:t>Accuracy</w:t>
      </w:r>
    </w:p>
    <w:p w14:paraId="3D090148" w14:textId="486AFD4C" w:rsidR="00C17B89" w:rsidRPr="00693533" w:rsidRDefault="00C17B89" w:rsidP="00C128E3">
      <w:pPr>
        <w:spacing w:after="60" w:line="240" w:lineRule="auto"/>
        <w:rPr>
          <w:rFonts w:cs="Arial"/>
          <w:lang w:val="en-AU" w:eastAsia="en-GB"/>
        </w:rPr>
      </w:pPr>
      <w:r w:rsidRPr="00693533">
        <w:rPr>
          <w:rFonts w:cs="Arial"/>
          <w:lang w:val="en-AU" w:eastAsia="en-GB"/>
        </w:rPr>
        <w:t>Closeness of agreement between a test result and the accepted reference values.</w:t>
      </w:r>
    </w:p>
    <w:p w14:paraId="43C77CB1" w14:textId="408A115F" w:rsidR="00C17B89" w:rsidRPr="00777AC1" w:rsidRDefault="00C17B89"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541FDC">
        <w:rPr>
          <w:rFonts w:eastAsia="Times New Roman" w:cs="Arial"/>
          <w:lang w:val="en-AU" w:eastAsia="en-GB"/>
        </w:rPr>
        <w:t>:</w:t>
      </w:r>
      <w:r w:rsidR="000F483E">
        <w:rPr>
          <w:rFonts w:eastAsia="Times New Roman" w:cs="Arial"/>
          <w:lang w:val="en-AU" w:eastAsia="en-GB"/>
        </w:rPr>
        <w:t xml:space="preserve"> </w:t>
      </w:r>
      <w:r w:rsidRPr="00777AC1">
        <w:rPr>
          <w:rFonts w:eastAsia="Times New Roman" w:cs="Arial"/>
          <w:lang w:val="en-AU" w:eastAsia="en-GB"/>
        </w:rPr>
        <w:t>A test result can be from an observation or measurement.</w:t>
      </w:r>
    </w:p>
    <w:p w14:paraId="6D2488EC" w14:textId="4992A48A" w:rsidR="00C17B89" w:rsidRPr="00777AC1" w:rsidRDefault="00C17B89" w:rsidP="00C128E3">
      <w:pPr>
        <w:spacing w:after="0" w:line="240" w:lineRule="auto"/>
        <w:jc w:val="left"/>
        <w:rPr>
          <w:lang w:val="en-AU" w:eastAsia="en-GB"/>
        </w:rPr>
      </w:pPr>
      <w:r w:rsidRPr="00777AC1">
        <w:rPr>
          <w:b/>
          <w:lang w:val="en-AU" w:eastAsia="en-GB"/>
        </w:rPr>
        <w:t>Aggregation</w:t>
      </w:r>
    </w:p>
    <w:p w14:paraId="2DA5A62B" w14:textId="4B842014" w:rsidR="00C17B89" w:rsidRPr="00777AC1" w:rsidRDefault="00C17B89" w:rsidP="00C128E3">
      <w:pPr>
        <w:spacing w:after="120" w:line="240" w:lineRule="auto"/>
        <w:rPr>
          <w:rFonts w:cs="Arial"/>
          <w:lang w:val="en-AU" w:eastAsia="en-GB"/>
        </w:rPr>
      </w:pPr>
      <w:r w:rsidRPr="00777AC1">
        <w:rPr>
          <w:rFonts w:cs="Arial"/>
          <w:lang w:val="en-AU" w:eastAsia="en-GB"/>
        </w:rPr>
        <w:t xml:space="preserve">Special form of </w:t>
      </w:r>
      <w:r w:rsidRPr="00777AC1">
        <w:rPr>
          <w:rFonts w:cs="Arial"/>
          <w:b/>
          <w:lang w:val="en-AU" w:eastAsia="en-GB"/>
        </w:rPr>
        <w:t>association</w:t>
      </w:r>
      <w:r w:rsidRPr="00777AC1">
        <w:rPr>
          <w:rFonts w:cs="Arial"/>
          <w:lang w:val="en-AU" w:eastAsia="en-GB"/>
        </w:rPr>
        <w:t xml:space="preserve"> that specifies a whole-part relationship between the aggregate (whole) and a component part.</w:t>
      </w:r>
    </w:p>
    <w:p w14:paraId="00925053" w14:textId="77777777" w:rsidR="00E73EDF" w:rsidRPr="00777AC1" w:rsidRDefault="007653F1" w:rsidP="00C128E3">
      <w:pPr>
        <w:spacing w:after="0" w:line="240" w:lineRule="auto"/>
        <w:jc w:val="left"/>
        <w:rPr>
          <w:lang w:val="en-AU" w:eastAsia="en-GB"/>
        </w:rPr>
      </w:pPr>
      <w:bookmarkStart w:id="86" w:name="_Toc368904915"/>
      <w:bookmarkStart w:id="87" w:name="_Toc392576953"/>
      <w:bookmarkStart w:id="88" w:name="_Toc412540090"/>
      <w:bookmarkStart w:id="89" w:name="_Toc439685224"/>
      <w:r w:rsidRPr="00777AC1">
        <w:rPr>
          <w:b/>
          <w:lang w:val="en-AU" w:eastAsia="en-GB"/>
        </w:rPr>
        <w:t>Alarm</w:t>
      </w:r>
      <w:bookmarkEnd w:id="86"/>
      <w:bookmarkEnd w:id="87"/>
      <w:bookmarkEnd w:id="88"/>
      <w:bookmarkEnd w:id="89"/>
    </w:p>
    <w:p w14:paraId="08203521" w14:textId="77777777" w:rsidR="00E73EDF" w:rsidRPr="00777AC1" w:rsidRDefault="007653F1" w:rsidP="00C128E3">
      <w:pPr>
        <w:spacing w:after="120" w:line="240" w:lineRule="auto"/>
        <w:rPr>
          <w:rFonts w:cs="Arial"/>
          <w:lang w:val="en-AU" w:eastAsia="en-GB"/>
        </w:rPr>
      </w:pPr>
      <w:bookmarkStart w:id="90" w:name="_Toc353960570"/>
      <w:bookmarkStart w:id="91" w:name="_Toc353889820"/>
      <w:bookmarkStart w:id="92" w:name="_Toc353889540"/>
      <w:r w:rsidRPr="00777AC1">
        <w:rPr>
          <w:rFonts w:cs="Arial"/>
          <w:lang w:val="en-AU" w:eastAsia="en-GB"/>
        </w:rPr>
        <w:t xml:space="preserve">(MSC.302/A) a high-priority </w:t>
      </w:r>
      <w:r w:rsidRPr="00777AC1">
        <w:rPr>
          <w:rFonts w:cs="Arial"/>
          <w:b/>
          <w:lang w:val="en-AU" w:eastAsia="en-GB"/>
        </w:rPr>
        <w:t>alert</w:t>
      </w:r>
      <w:r w:rsidRPr="00777AC1">
        <w:rPr>
          <w:rFonts w:cs="Arial"/>
          <w:lang w:val="en-AU" w:eastAsia="en-GB"/>
        </w:rPr>
        <w:t>. Condition requiring immediate attention and action by the bridge team, to maintain the safe navigation of the ship</w:t>
      </w:r>
      <w:bookmarkEnd w:id="90"/>
      <w:bookmarkEnd w:id="91"/>
      <w:bookmarkEnd w:id="92"/>
      <w:r w:rsidRPr="00777AC1">
        <w:rPr>
          <w:rFonts w:cs="Arial"/>
          <w:lang w:val="en-AU" w:eastAsia="en-GB"/>
        </w:rPr>
        <w:t>.</w:t>
      </w:r>
    </w:p>
    <w:p w14:paraId="56A2F693" w14:textId="77777777" w:rsidR="00E73EDF" w:rsidRPr="00777AC1" w:rsidRDefault="007653F1" w:rsidP="00C128E3">
      <w:pPr>
        <w:spacing w:after="0" w:line="240" w:lineRule="auto"/>
        <w:rPr>
          <w:lang w:val="en-AU"/>
        </w:rPr>
      </w:pPr>
      <w:bookmarkStart w:id="93" w:name="_Toc439685225"/>
      <w:bookmarkStart w:id="94" w:name="_Toc392576954"/>
      <w:bookmarkStart w:id="95" w:name="_Toc412540091"/>
      <w:bookmarkStart w:id="96" w:name="_Toc368904916"/>
      <w:r w:rsidRPr="00777AC1">
        <w:rPr>
          <w:b/>
          <w:lang w:val="en-AU" w:eastAsia="en-GB"/>
        </w:rPr>
        <w:t>Alert</w:t>
      </w:r>
      <w:bookmarkEnd w:id="93"/>
      <w:bookmarkEnd w:id="94"/>
      <w:bookmarkEnd w:id="95"/>
      <w:bookmarkEnd w:id="96"/>
    </w:p>
    <w:p w14:paraId="44DA4499" w14:textId="7FE17072"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4E17D6">
        <w:rPr>
          <w:rFonts w:cs="Arial"/>
          <w:lang w:val="en-AU"/>
        </w:rPr>
        <w:lastRenderedPageBreak/>
        <w:t xml:space="preserve">(MSC.302/A) announcement of abnormal situations and conditions requiring attention. </w:t>
      </w:r>
      <w:r w:rsidR="00EE3367" w:rsidRPr="004E17D6">
        <w:rPr>
          <w:rFonts w:cs="Arial"/>
          <w:lang w:val="en-AU"/>
        </w:rPr>
        <w:t xml:space="preserve"> </w:t>
      </w:r>
      <w:r w:rsidRPr="00693533">
        <w:rPr>
          <w:rFonts w:cs="Arial"/>
          <w:lang w:val="en-AU"/>
        </w:rPr>
        <w:t xml:space="preserve">Alerts are divided in four priorities: </w:t>
      </w:r>
      <w:r w:rsidRPr="0076198D">
        <w:rPr>
          <w:rFonts w:cs="Arial"/>
          <w:b/>
          <w:lang w:val="en-AU"/>
        </w:rPr>
        <w:t>emergency alarm</w:t>
      </w:r>
      <w:r w:rsidRPr="00693533">
        <w:rPr>
          <w:rFonts w:cs="Arial"/>
          <w:lang w:val="en-AU"/>
        </w:rPr>
        <w:t xml:space="preserve">s, </w:t>
      </w:r>
      <w:r w:rsidRPr="00693533">
        <w:rPr>
          <w:rFonts w:cs="Arial"/>
          <w:b/>
          <w:lang w:val="en-AU"/>
        </w:rPr>
        <w:t>alarm</w:t>
      </w:r>
      <w:r w:rsidRPr="00693533">
        <w:rPr>
          <w:rFonts w:cs="Arial"/>
          <w:lang w:val="en-AU"/>
        </w:rPr>
        <w:t xml:space="preserve">s, </w:t>
      </w:r>
      <w:r w:rsidRPr="0076198D">
        <w:rPr>
          <w:rFonts w:cs="Arial"/>
          <w:b/>
          <w:lang w:val="en-AU"/>
        </w:rPr>
        <w:t>warning</w:t>
      </w:r>
      <w:r w:rsidRPr="00693533">
        <w:rPr>
          <w:rFonts w:cs="Arial"/>
          <w:lang w:val="en-AU"/>
        </w:rPr>
        <w:t xml:space="preserve">s and </w:t>
      </w:r>
      <w:r w:rsidRPr="0076198D">
        <w:rPr>
          <w:rFonts w:cs="Arial"/>
          <w:b/>
          <w:lang w:val="en-AU"/>
        </w:rPr>
        <w:t>caution</w:t>
      </w:r>
      <w:r w:rsidRPr="00693533">
        <w:rPr>
          <w:rFonts w:cs="Arial"/>
          <w:lang w:val="en-AU"/>
        </w:rPr>
        <w:t>s. An alert provides information about a defined state change in connection with information about how to announce this event in a defined way to the system and the operator</w:t>
      </w:r>
      <w:r w:rsidR="00C17B89" w:rsidRPr="00693533">
        <w:rPr>
          <w:rFonts w:cs="Arial"/>
          <w:lang w:val="en-AU"/>
        </w:rPr>
        <w:t>.</w:t>
      </w:r>
    </w:p>
    <w:p w14:paraId="3F424A5C" w14:textId="3F31CBF9" w:rsidR="00017C84" w:rsidRPr="00777AC1" w:rsidRDefault="00017C84" w:rsidP="00C128E3">
      <w:pPr>
        <w:spacing w:after="0" w:line="240" w:lineRule="auto"/>
        <w:jc w:val="left"/>
        <w:rPr>
          <w:lang w:val="en-AU" w:eastAsia="en-GB"/>
        </w:rPr>
      </w:pPr>
      <w:r w:rsidRPr="00777AC1">
        <w:rPr>
          <w:b/>
          <w:lang w:val="en-AU" w:eastAsia="en-GB"/>
        </w:rPr>
        <w:t>Application Schema</w:t>
      </w:r>
    </w:p>
    <w:p w14:paraId="6D2B7F7D" w14:textId="26CF8672" w:rsidR="00017C84" w:rsidRPr="00777AC1" w:rsidRDefault="00017C84" w:rsidP="00C128E3">
      <w:pPr>
        <w:spacing w:after="120" w:line="240" w:lineRule="auto"/>
        <w:rPr>
          <w:rFonts w:cs="Arial"/>
          <w:lang w:val="en-AU" w:eastAsia="en-GB"/>
        </w:rPr>
      </w:pPr>
      <w:r w:rsidRPr="00777AC1">
        <w:rPr>
          <w:rFonts w:cs="Arial"/>
          <w:lang w:val="en-AU" w:eastAsia="en-GB"/>
        </w:rPr>
        <w:t>Conceptual schema for data required by one or more applications.</w:t>
      </w:r>
    </w:p>
    <w:p w14:paraId="15CC6689" w14:textId="4CA5975C" w:rsidR="00017C84" w:rsidRPr="00777AC1" w:rsidRDefault="00017C84" w:rsidP="00C128E3">
      <w:pPr>
        <w:spacing w:after="0" w:line="240" w:lineRule="auto"/>
        <w:jc w:val="left"/>
        <w:rPr>
          <w:lang w:val="en-AU" w:eastAsia="en-GB"/>
        </w:rPr>
      </w:pPr>
      <w:bookmarkStart w:id="97" w:name="_Toc439685226"/>
      <w:bookmarkStart w:id="98" w:name="_Toc368904917"/>
      <w:bookmarkStart w:id="99" w:name="_Toc412540092"/>
      <w:bookmarkStart w:id="100" w:name="_Toc392576955"/>
      <w:r w:rsidRPr="00777AC1">
        <w:rPr>
          <w:b/>
          <w:lang w:val="en-AU" w:eastAsia="en-GB"/>
        </w:rPr>
        <w:t>Association</w:t>
      </w:r>
    </w:p>
    <w:p w14:paraId="5D865D06" w14:textId="0F28753A" w:rsidR="00017C84" w:rsidRPr="00777AC1" w:rsidRDefault="00017C84" w:rsidP="00C128E3">
      <w:pPr>
        <w:spacing w:after="120" w:line="240" w:lineRule="auto"/>
        <w:rPr>
          <w:rFonts w:cs="Arial"/>
          <w:lang w:val="en-AU" w:eastAsia="en-GB"/>
        </w:rPr>
      </w:pPr>
      <w:r w:rsidRPr="00777AC1">
        <w:rPr>
          <w:rFonts w:cs="Arial"/>
          <w:lang w:val="en-AU" w:eastAsia="en-GB"/>
        </w:rPr>
        <w:t>Semantic relationship between two or more classifiers that specifies connections among their instances.</w:t>
      </w:r>
    </w:p>
    <w:p w14:paraId="53504C39" w14:textId="1793C308" w:rsidR="00017C84" w:rsidRPr="00777AC1" w:rsidRDefault="00017C84" w:rsidP="00C128E3">
      <w:pPr>
        <w:spacing w:after="0" w:line="240" w:lineRule="auto"/>
        <w:jc w:val="left"/>
        <w:rPr>
          <w:lang w:val="en-AU" w:eastAsia="en-GB"/>
        </w:rPr>
      </w:pPr>
      <w:r w:rsidRPr="00777AC1">
        <w:rPr>
          <w:b/>
          <w:lang w:val="en-AU" w:eastAsia="en-GB"/>
        </w:rPr>
        <w:t>Attribute</w:t>
      </w:r>
    </w:p>
    <w:p w14:paraId="4A88FC46" w14:textId="11401AD2" w:rsidR="00017C84" w:rsidRPr="00777AC1" w:rsidRDefault="00510593" w:rsidP="00C128E3">
      <w:pPr>
        <w:spacing w:after="60" w:line="240" w:lineRule="auto"/>
        <w:rPr>
          <w:rFonts w:cs="Arial"/>
          <w:lang w:val="en-AU" w:eastAsia="en-GB"/>
        </w:rPr>
      </w:pPr>
      <w:r w:rsidRPr="00777AC1">
        <w:rPr>
          <w:rFonts w:cs="Arial"/>
          <w:lang w:val="en-AU" w:eastAsia="en-GB"/>
        </w:rPr>
        <w:t xml:space="preserve">(1)  </w:t>
      </w:r>
      <w:r w:rsidR="00017C84" w:rsidRPr="00777AC1">
        <w:rPr>
          <w:rFonts w:cs="Arial"/>
          <w:lang w:val="en-AU" w:eastAsia="en-GB"/>
        </w:rPr>
        <w:t>Named property of an entity.</w:t>
      </w:r>
    </w:p>
    <w:p w14:paraId="06965C5F" w14:textId="12F2E8FA" w:rsidR="00510593" w:rsidRPr="0076198D" w:rsidRDefault="00510593" w:rsidP="00C128E3">
      <w:pPr>
        <w:spacing w:after="120" w:line="240" w:lineRule="auto"/>
        <w:rPr>
          <w:lang w:val="en-US" w:eastAsia="en-GB"/>
        </w:rPr>
      </w:pPr>
      <w:r w:rsidRPr="0076198D">
        <w:rPr>
          <w:lang w:val="en-US" w:eastAsia="en-GB"/>
        </w:rPr>
        <w:t>NOTE</w:t>
      </w:r>
      <w:r w:rsidR="000F483E">
        <w:rPr>
          <w:lang w:val="en-US" w:eastAsia="en-GB"/>
        </w:rPr>
        <w:t xml:space="preserve">: </w:t>
      </w:r>
      <w:r w:rsidRPr="0076198D">
        <w:rPr>
          <w:lang w:val="en-US" w:eastAsia="en-GB"/>
        </w:rPr>
        <w:t>Describes a geometrical, topological, thematic, or other characteristic of an entity.</w:t>
      </w:r>
    </w:p>
    <w:p w14:paraId="35868BBC" w14:textId="4DF7918B" w:rsidR="00510593" w:rsidRPr="00777AC1" w:rsidRDefault="00510593" w:rsidP="00C128E3">
      <w:pPr>
        <w:spacing w:after="60" w:line="240" w:lineRule="auto"/>
        <w:rPr>
          <w:lang w:val="en-AU" w:eastAsia="en-GB"/>
        </w:rPr>
      </w:pPr>
      <w:r w:rsidRPr="0076198D">
        <w:rPr>
          <w:lang w:val="en-US" w:eastAsia="en-GB"/>
        </w:rPr>
        <w:t>(2)  Feature within a classifier that describes a range of values that instances of the classifier may hold.</w:t>
      </w:r>
    </w:p>
    <w:p w14:paraId="33F221BC" w14:textId="42520F11" w:rsidR="00510593" w:rsidRPr="00777AC1" w:rsidRDefault="00017C84" w:rsidP="00C128E3">
      <w:pPr>
        <w:autoSpaceDE w:val="0"/>
        <w:autoSpaceDN w:val="0"/>
        <w:adjustRightInd w:val="0"/>
        <w:spacing w:after="6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r>
      <w:r w:rsidR="00510593" w:rsidRPr="00777AC1">
        <w:rPr>
          <w:rFonts w:eastAsia="Times New Roman" w:cs="Arial"/>
          <w:lang w:val="en-AU" w:eastAsia="en-GB"/>
        </w:rPr>
        <w:t>An attribute is semantically equivalent to a composition association; however, the intent and usage is normally different.</w:t>
      </w:r>
    </w:p>
    <w:p w14:paraId="240A072C" w14:textId="118C5D27" w:rsidR="00017C84" w:rsidRPr="00777AC1" w:rsidRDefault="00976204"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00510593" w:rsidRPr="00777AC1">
        <w:rPr>
          <w:rFonts w:eastAsia="Times New Roman" w:cs="Arial"/>
          <w:lang w:val="en-AU" w:eastAsia="en-GB"/>
        </w:rPr>
        <w:t xml:space="preserve"> “Feature” used in this definition is the UML meaning of the term.</w:t>
      </w:r>
    </w:p>
    <w:p w14:paraId="083ED05E" w14:textId="4AD2867D" w:rsidR="000F7516" w:rsidRPr="00777AC1" w:rsidRDefault="000F7516" w:rsidP="00C128E3">
      <w:pPr>
        <w:spacing w:after="0" w:line="240" w:lineRule="auto"/>
        <w:jc w:val="left"/>
        <w:rPr>
          <w:lang w:val="en-AU" w:eastAsia="en-GB"/>
        </w:rPr>
      </w:pPr>
      <w:r w:rsidRPr="00777AC1">
        <w:rPr>
          <w:b/>
          <w:lang w:val="en-AU" w:eastAsia="en-GB"/>
        </w:rPr>
        <w:t>Boundary</w:t>
      </w:r>
    </w:p>
    <w:p w14:paraId="6CCC65E9" w14:textId="55F9CA62" w:rsidR="000F7516" w:rsidRPr="00777AC1" w:rsidRDefault="000F7516" w:rsidP="00C128E3">
      <w:pPr>
        <w:spacing w:after="60" w:line="240" w:lineRule="auto"/>
        <w:rPr>
          <w:rFonts w:cs="Arial"/>
          <w:lang w:val="en-AU" w:eastAsia="en-GB"/>
        </w:rPr>
      </w:pPr>
      <w:r w:rsidRPr="00777AC1">
        <w:rPr>
          <w:rFonts w:cs="Arial"/>
          <w:lang w:val="en-AU" w:eastAsia="en-GB"/>
        </w:rPr>
        <w:t>Set that represents the limit of an entity.</w:t>
      </w:r>
    </w:p>
    <w:p w14:paraId="786E8B96" w14:textId="7F5BCD57"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Boundary is most commonly used in the context of geometry, where the set is a collection of points or a collection of objects that represent those points.</w:t>
      </w:r>
    </w:p>
    <w:p w14:paraId="048685FD" w14:textId="77777777" w:rsidR="00E73EDF" w:rsidRPr="00777AC1" w:rsidRDefault="007653F1" w:rsidP="00C128E3">
      <w:pPr>
        <w:keepNext/>
        <w:keepLines/>
        <w:spacing w:after="0" w:line="240" w:lineRule="auto"/>
        <w:rPr>
          <w:lang w:val="en-AU"/>
        </w:rPr>
      </w:pPr>
      <w:r w:rsidRPr="00777AC1">
        <w:rPr>
          <w:b/>
          <w:lang w:val="en-AU"/>
        </w:rPr>
        <w:t>Caution</w:t>
      </w:r>
      <w:bookmarkEnd w:id="97"/>
      <w:bookmarkEnd w:id="98"/>
      <w:bookmarkEnd w:id="99"/>
      <w:bookmarkEnd w:id="100"/>
    </w:p>
    <w:p w14:paraId="37CEFDAC" w14:textId="77777777" w:rsidR="00E73EDF" w:rsidRPr="00693533" w:rsidRDefault="007653F1" w:rsidP="00C128E3">
      <w:pPr>
        <w:spacing w:after="120" w:line="240" w:lineRule="auto"/>
        <w:rPr>
          <w:rFonts w:cs="Arial"/>
          <w:lang w:val="en-AU"/>
        </w:rPr>
      </w:pPr>
      <w:r w:rsidRPr="004E17D6">
        <w:rPr>
          <w:rFonts w:cs="Arial"/>
          <w:lang w:val="en-AU"/>
        </w:rPr>
        <w:t xml:space="preserve">(MSC.302/A) lowest priority of an </w:t>
      </w:r>
      <w:r w:rsidRPr="004E17D6">
        <w:rPr>
          <w:rFonts w:cs="Arial"/>
          <w:b/>
          <w:lang w:val="en-AU"/>
        </w:rPr>
        <w:t>alert</w:t>
      </w:r>
      <w:r w:rsidRPr="004E17D6">
        <w:rPr>
          <w:rFonts w:cs="Arial"/>
          <w:lang w:val="en-AU"/>
        </w:rPr>
        <w:t xml:space="preserve">. Awareness of a condition which does not warrant an </w:t>
      </w:r>
      <w:r w:rsidRPr="00693533">
        <w:rPr>
          <w:rFonts w:cs="Arial"/>
          <w:b/>
          <w:lang w:val="en-AU"/>
        </w:rPr>
        <w:t>alarm</w:t>
      </w:r>
      <w:r w:rsidRPr="00693533">
        <w:rPr>
          <w:rFonts w:cs="Arial"/>
          <w:lang w:val="en-AU"/>
        </w:rPr>
        <w:t xml:space="preserve"> or warning condition, but still requires attention out of the ordinary consideration of the situation or of given information.</w:t>
      </w:r>
    </w:p>
    <w:p w14:paraId="07A800AD" w14:textId="44B88F55" w:rsidR="000F7516" w:rsidRPr="00777AC1" w:rsidRDefault="000F7516" w:rsidP="00C128E3">
      <w:pPr>
        <w:spacing w:after="0" w:line="240" w:lineRule="auto"/>
        <w:jc w:val="left"/>
        <w:rPr>
          <w:lang w:val="en-AU" w:eastAsia="en-GB"/>
        </w:rPr>
      </w:pPr>
      <w:r w:rsidRPr="00777AC1">
        <w:rPr>
          <w:b/>
          <w:lang w:val="en-AU" w:eastAsia="en-GB"/>
        </w:rPr>
        <w:t>Class</w:t>
      </w:r>
    </w:p>
    <w:p w14:paraId="532EAD83" w14:textId="6F157D78" w:rsidR="000F7516" w:rsidRPr="00777AC1" w:rsidRDefault="000F7516" w:rsidP="00C128E3">
      <w:pPr>
        <w:spacing w:after="60" w:line="240" w:lineRule="auto"/>
        <w:rPr>
          <w:rFonts w:cs="Arial"/>
          <w:lang w:val="en-AU" w:eastAsia="en-GB"/>
        </w:rPr>
      </w:pPr>
      <w:r w:rsidRPr="00777AC1">
        <w:rPr>
          <w:rFonts w:cs="Arial"/>
          <w:lang w:val="en-AU" w:eastAsia="en-GB"/>
        </w:rPr>
        <w:t xml:space="preserve">Description of a set of objects that share the same </w:t>
      </w:r>
      <w:r w:rsidRPr="00777AC1">
        <w:rPr>
          <w:rFonts w:cs="Arial"/>
          <w:b/>
          <w:lang w:val="en-AU" w:eastAsia="en-GB"/>
        </w:rPr>
        <w:t>attributes</w:t>
      </w:r>
      <w:r w:rsidRPr="00777AC1">
        <w:rPr>
          <w:rFonts w:cs="Arial"/>
          <w:lang w:val="en-AU" w:eastAsia="en-GB"/>
        </w:rPr>
        <w:t xml:space="preserve">, operations, methods, </w:t>
      </w:r>
      <w:r w:rsidRPr="00777AC1">
        <w:rPr>
          <w:rFonts w:cs="Arial"/>
          <w:b/>
          <w:lang w:val="en-AU" w:eastAsia="en-GB"/>
        </w:rPr>
        <w:t>relationships</w:t>
      </w:r>
      <w:r w:rsidRPr="00777AC1">
        <w:rPr>
          <w:rFonts w:cs="Arial"/>
          <w:lang w:val="en-AU" w:eastAsia="en-GB"/>
        </w:rPr>
        <w:t>, and semantics.</w:t>
      </w:r>
    </w:p>
    <w:p w14:paraId="40C34B10" w14:textId="3CEA739E" w:rsidR="000F7516" w:rsidRPr="00777AC1" w:rsidRDefault="000F7516" w:rsidP="00C128E3">
      <w:pPr>
        <w:autoSpaceDE w:val="0"/>
        <w:autoSpaceDN w:val="0"/>
        <w:adjustRightInd w:val="0"/>
        <w:spacing w:after="120" w:line="240" w:lineRule="auto"/>
        <w:rPr>
          <w:rFonts w:eastAsia="Times New Roman" w:cs="Arial"/>
          <w:lang w:val="en-AU" w:eastAsia="en-GB"/>
        </w:rPr>
      </w:pPr>
      <w:r w:rsidRPr="00777AC1">
        <w:rPr>
          <w:rFonts w:eastAsia="Times New Roman" w:cs="Arial"/>
          <w:lang w:val="en-AU" w:eastAsia="en-GB"/>
        </w:rPr>
        <w:t>NOTE</w:t>
      </w:r>
      <w:r w:rsidR="000F483E">
        <w:rPr>
          <w:rFonts w:eastAsia="Times New Roman" w:cs="Arial"/>
          <w:lang w:val="en-AU" w:eastAsia="en-GB"/>
        </w:rPr>
        <w:t>:</w:t>
      </w:r>
      <w:r w:rsidRPr="00777AC1">
        <w:rPr>
          <w:rFonts w:eastAsia="Times New Roman" w:cs="Arial"/>
          <w:lang w:val="en-AU" w:eastAsia="en-GB"/>
        </w:rPr>
        <w:tab/>
        <w:t>A class represents a concept within the system being modelled. Depending on the kind of model, the concept may be real-world (for an analysis model), or it may also contain algorithmic and computer implementation concepts (for a design model). A classifier is a generalization of class that includes other class-like elements, such as data type, actor and component.</w:t>
      </w:r>
    </w:p>
    <w:p w14:paraId="5F4FB145" w14:textId="2105FBE8" w:rsidR="000F7516" w:rsidRPr="00777AC1" w:rsidRDefault="000F7516" w:rsidP="00C128E3">
      <w:pPr>
        <w:spacing w:after="0" w:line="240" w:lineRule="auto"/>
        <w:jc w:val="left"/>
        <w:rPr>
          <w:lang w:val="en-AU" w:eastAsia="en-GB"/>
        </w:rPr>
      </w:pPr>
      <w:bookmarkStart w:id="101" w:name="_Toc412540094"/>
      <w:bookmarkStart w:id="102" w:name="_Toc368904919"/>
      <w:bookmarkStart w:id="103" w:name="_Toc392576957"/>
      <w:bookmarkStart w:id="104" w:name="_Toc439685228"/>
      <w:r w:rsidRPr="00777AC1">
        <w:rPr>
          <w:b/>
          <w:lang w:val="en-AU" w:eastAsia="en-GB"/>
        </w:rPr>
        <w:t>Classification</w:t>
      </w:r>
    </w:p>
    <w:p w14:paraId="0F509237" w14:textId="1D8FDE70" w:rsidR="000F7516" w:rsidRPr="00777AC1" w:rsidRDefault="000F7516" w:rsidP="00C128E3">
      <w:pPr>
        <w:spacing w:after="120" w:line="240" w:lineRule="auto"/>
        <w:rPr>
          <w:rFonts w:cs="Arial"/>
          <w:lang w:val="en-AU" w:eastAsia="en-GB"/>
        </w:rPr>
      </w:pPr>
      <w:r w:rsidRPr="00777AC1">
        <w:rPr>
          <w:rFonts w:cs="Arial"/>
          <w:lang w:val="en-AU" w:eastAsia="en-GB"/>
        </w:rPr>
        <w:t xml:space="preserve">The process of determining the appropriate </w:t>
      </w:r>
      <w:r w:rsidR="00D912C4" w:rsidRPr="00777AC1">
        <w:rPr>
          <w:rFonts w:cs="Arial"/>
          <w:b/>
          <w:lang w:val="en-AU" w:eastAsia="en-GB"/>
        </w:rPr>
        <w:t xml:space="preserve">data </w:t>
      </w:r>
      <w:r w:rsidRPr="00777AC1">
        <w:rPr>
          <w:rFonts w:cs="Arial"/>
          <w:b/>
          <w:lang w:val="en-AU" w:eastAsia="en-GB"/>
        </w:rPr>
        <w:t>type</w:t>
      </w:r>
      <w:r w:rsidRPr="00777AC1">
        <w:rPr>
          <w:rFonts w:cs="Arial"/>
          <w:lang w:val="en-AU" w:eastAsia="en-GB"/>
        </w:rPr>
        <w:t xml:space="preserve"> within a </w:t>
      </w:r>
      <w:r w:rsidRPr="00777AC1">
        <w:rPr>
          <w:rFonts w:cs="Arial"/>
          <w:b/>
          <w:lang w:val="en-AU" w:eastAsia="en-GB"/>
        </w:rPr>
        <w:t>feature catalogue</w:t>
      </w:r>
      <w:r w:rsidRPr="00777AC1">
        <w:rPr>
          <w:rFonts w:cs="Arial"/>
          <w:lang w:val="en-AU" w:eastAsia="en-GB"/>
        </w:rPr>
        <w:t xml:space="preserve"> for a particular real world feature, including consideration of </w:t>
      </w:r>
      <w:r w:rsidRPr="00777AC1">
        <w:rPr>
          <w:rFonts w:cs="Arial"/>
          <w:b/>
          <w:lang w:val="en-AU" w:eastAsia="en-GB"/>
        </w:rPr>
        <w:t>data quality</w:t>
      </w:r>
      <w:r w:rsidRPr="00777AC1">
        <w:rPr>
          <w:rFonts w:cs="Arial"/>
          <w:lang w:val="en-AU" w:eastAsia="en-GB"/>
        </w:rPr>
        <w:t>.</w:t>
      </w:r>
    </w:p>
    <w:bookmarkEnd w:id="101"/>
    <w:bookmarkEnd w:id="102"/>
    <w:bookmarkEnd w:id="103"/>
    <w:bookmarkEnd w:id="104"/>
    <w:p w14:paraId="2598D775" w14:textId="312ECB8A" w:rsidR="007733CC" w:rsidRPr="00777AC1" w:rsidRDefault="007733CC" w:rsidP="00C128E3">
      <w:pPr>
        <w:spacing w:after="0" w:line="240" w:lineRule="auto"/>
        <w:jc w:val="left"/>
        <w:rPr>
          <w:lang w:val="en-AU" w:eastAsia="en-GB"/>
        </w:rPr>
      </w:pPr>
      <w:r w:rsidRPr="00777AC1">
        <w:rPr>
          <w:b/>
          <w:lang w:val="en-AU" w:eastAsia="en-GB"/>
        </w:rPr>
        <w:t>Coordinate</w:t>
      </w:r>
    </w:p>
    <w:p w14:paraId="4711B474" w14:textId="63729EE9" w:rsidR="007733CC" w:rsidRPr="00777AC1" w:rsidRDefault="007733CC" w:rsidP="00C128E3">
      <w:pPr>
        <w:spacing w:after="60" w:line="240" w:lineRule="auto"/>
        <w:rPr>
          <w:rFonts w:cs="Arial"/>
          <w:lang w:val="en-AU" w:eastAsia="en-GB"/>
        </w:rPr>
      </w:pPr>
      <w:r w:rsidRPr="00777AC1">
        <w:rPr>
          <w:rFonts w:cs="Arial"/>
          <w:lang w:val="en-AU" w:eastAsia="en-GB"/>
        </w:rPr>
        <w:t xml:space="preserve">One of a sequence of n numbers designating the position of a </w:t>
      </w:r>
      <w:r w:rsidRPr="00777AC1">
        <w:rPr>
          <w:rFonts w:cs="Arial"/>
          <w:b/>
          <w:lang w:val="en-AU" w:eastAsia="en-GB"/>
        </w:rPr>
        <w:t>point</w:t>
      </w:r>
      <w:r w:rsidRPr="00777AC1">
        <w:rPr>
          <w:rFonts w:cs="Arial"/>
          <w:lang w:val="en-AU" w:eastAsia="en-GB"/>
        </w:rPr>
        <w:t xml:space="preserve"> in n-dimensional space.</w:t>
      </w:r>
    </w:p>
    <w:p w14:paraId="0D44A707" w14:textId="1B940982" w:rsidR="007733C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007733CC" w:rsidRPr="00777AC1">
        <w:rPr>
          <w:rFonts w:cs="Arial"/>
          <w:lang w:val="en-AU" w:eastAsia="en-GB"/>
        </w:rPr>
        <w:t xml:space="preserve"> In a </w:t>
      </w:r>
      <w:r w:rsidR="007733CC" w:rsidRPr="00777AC1">
        <w:rPr>
          <w:rFonts w:cs="Arial"/>
          <w:b/>
          <w:lang w:val="en-AU" w:eastAsia="en-GB"/>
        </w:rPr>
        <w:t>coordinate reference system</w:t>
      </w:r>
      <w:r w:rsidR="007733CC" w:rsidRPr="00777AC1">
        <w:rPr>
          <w:rFonts w:cs="Arial"/>
          <w:lang w:val="en-AU" w:eastAsia="en-GB"/>
        </w:rPr>
        <w:t>, the coordinate numbers are qualified by units.</w:t>
      </w:r>
    </w:p>
    <w:p w14:paraId="7DB87567" w14:textId="1AF21B50" w:rsidR="0067593C" w:rsidRPr="00777AC1" w:rsidRDefault="0067593C" w:rsidP="00C128E3">
      <w:pPr>
        <w:spacing w:after="0" w:line="240" w:lineRule="auto"/>
        <w:jc w:val="left"/>
        <w:rPr>
          <w:lang w:val="en-AU" w:eastAsia="en-GB"/>
        </w:rPr>
      </w:pPr>
      <w:r w:rsidRPr="00777AC1">
        <w:rPr>
          <w:b/>
          <w:lang w:val="en-AU" w:eastAsia="en-GB"/>
        </w:rPr>
        <w:t>Coordinate Reference System</w:t>
      </w:r>
    </w:p>
    <w:p w14:paraId="287CEA8E" w14:textId="3F4741F0" w:rsidR="0067593C" w:rsidRPr="00777AC1" w:rsidRDefault="0067593C" w:rsidP="00C128E3">
      <w:pPr>
        <w:spacing w:after="60" w:line="240" w:lineRule="auto"/>
        <w:rPr>
          <w:rFonts w:cs="Arial"/>
          <w:lang w:val="en-AU" w:eastAsia="en-GB"/>
        </w:rPr>
      </w:pPr>
      <w:r w:rsidRPr="00777AC1">
        <w:rPr>
          <w:rFonts w:cs="Arial"/>
          <w:b/>
          <w:lang w:val="en-AU" w:eastAsia="en-GB"/>
        </w:rPr>
        <w:t>Coordinate</w:t>
      </w:r>
      <w:r w:rsidRPr="00777AC1">
        <w:rPr>
          <w:rFonts w:cs="Arial"/>
          <w:lang w:val="en-AU" w:eastAsia="en-GB"/>
        </w:rPr>
        <w:t xml:space="preserve"> system that is related to an object by a datum.</w:t>
      </w:r>
    </w:p>
    <w:p w14:paraId="5B3F000F" w14:textId="65DD0E70"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For geodetic and vertical datums, the object will be the Earth.</w:t>
      </w:r>
    </w:p>
    <w:p w14:paraId="76CED241" w14:textId="44761029" w:rsidR="0067593C" w:rsidRPr="00777AC1" w:rsidRDefault="0067593C" w:rsidP="00C128E3">
      <w:pPr>
        <w:spacing w:after="0" w:line="240" w:lineRule="auto"/>
        <w:jc w:val="left"/>
        <w:rPr>
          <w:lang w:val="en-AU" w:eastAsia="en-GB"/>
        </w:rPr>
      </w:pPr>
      <w:r w:rsidRPr="00777AC1">
        <w:rPr>
          <w:b/>
          <w:lang w:val="en-AU" w:eastAsia="en-GB"/>
        </w:rPr>
        <w:t>Coordinate Tuple</w:t>
      </w:r>
    </w:p>
    <w:p w14:paraId="7764FAA0" w14:textId="6B6AA5CB" w:rsidR="0067593C" w:rsidRPr="00777AC1" w:rsidRDefault="0067593C" w:rsidP="00C128E3">
      <w:pPr>
        <w:spacing w:after="120" w:line="240" w:lineRule="auto"/>
        <w:rPr>
          <w:rFonts w:cs="Arial"/>
          <w:lang w:val="en-AU" w:eastAsia="en-GB"/>
        </w:rPr>
      </w:pPr>
      <w:r w:rsidRPr="00777AC1">
        <w:rPr>
          <w:rFonts w:cs="Arial"/>
          <w:lang w:val="en-AU" w:eastAsia="en-GB"/>
        </w:rPr>
        <w:t xml:space="preserve">Ordered list of </w:t>
      </w:r>
      <w:r w:rsidRPr="00777AC1">
        <w:rPr>
          <w:rFonts w:cs="Arial"/>
          <w:b/>
          <w:lang w:val="en-AU" w:eastAsia="en-GB"/>
        </w:rPr>
        <w:t>coordinates</w:t>
      </w:r>
      <w:r w:rsidRPr="00777AC1">
        <w:rPr>
          <w:rFonts w:cs="Arial"/>
          <w:lang w:val="en-AU" w:eastAsia="en-GB"/>
        </w:rPr>
        <w:t>.</w:t>
      </w:r>
    </w:p>
    <w:p w14:paraId="787478EC" w14:textId="5471BC07" w:rsidR="0067593C" w:rsidRPr="00777AC1" w:rsidRDefault="0067593C" w:rsidP="00C128E3">
      <w:pPr>
        <w:spacing w:after="0" w:line="240" w:lineRule="auto"/>
        <w:jc w:val="left"/>
        <w:rPr>
          <w:lang w:val="en-AU" w:eastAsia="en-GB"/>
        </w:rPr>
      </w:pPr>
      <w:r w:rsidRPr="00777AC1">
        <w:rPr>
          <w:b/>
          <w:lang w:val="en-AU" w:eastAsia="en-GB"/>
        </w:rPr>
        <w:t>Curve</w:t>
      </w:r>
    </w:p>
    <w:p w14:paraId="274FE8C0" w14:textId="33AD346E" w:rsidR="0067593C" w:rsidRPr="00777AC1" w:rsidRDefault="0067593C" w:rsidP="00C128E3">
      <w:pPr>
        <w:spacing w:after="60" w:line="240" w:lineRule="auto"/>
        <w:rPr>
          <w:rFonts w:cs="Arial"/>
          <w:lang w:val="en-AU" w:eastAsia="en-GB"/>
        </w:rPr>
      </w:pPr>
      <w:r w:rsidRPr="00777AC1">
        <w:rPr>
          <w:rFonts w:cs="Arial"/>
          <w:lang w:val="en-AU" w:eastAsia="en-GB"/>
        </w:rPr>
        <w:t xml:space="preserve">1-dimensional </w:t>
      </w:r>
      <w:r w:rsidRPr="00777AC1">
        <w:rPr>
          <w:rFonts w:cs="Arial"/>
          <w:b/>
          <w:lang w:val="en-AU" w:eastAsia="en-GB"/>
        </w:rPr>
        <w:t>geometric primitive</w:t>
      </w:r>
      <w:r w:rsidRPr="00777AC1">
        <w:rPr>
          <w:rFonts w:cs="Arial"/>
          <w:lang w:val="en-AU" w:eastAsia="en-GB"/>
        </w:rPr>
        <w:t>, representing the continuous image of a line.</w:t>
      </w:r>
    </w:p>
    <w:p w14:paraId="3FA0E0B2" w14:textId="5A1A6CBF" w:rsidR="0067593C" w:rsidRPr="00777AC1" w:rsidRDefault="0067593C" w:rsidP="00C128E3">
      <w:pPr>
        <w:spacing w:after="120" w:line="240" w:lineRule="auto"/>
        <w:rPr>
          <w:rFonts w:cs="Arial"/>
          <w:lang w:val="en-AU" w:eastAsia="en-GB"/>
        </w:rPr>
      </w:pPr>
      <w:r w:rsidRPr="00777AC1">
        <w:rPr>
          <w:rFonts w:cs="Arial"/>
          <w:lang w:val="en-AU" w:eastAsia="en-GB"/>
        </w:rPr>
        <w:t>NOTE</w:t>
      </w:r>
      <w:r w:rsidR="000F483E">
        <w:rPr>
          <w:rFonts w:cs="Arial"/>
          <w:lang w:val="en-AU" w:eastAsia="en-GB"/>
        </w:rPr>
        <w:t>:</w:t>
      </w:r>
      <w:r w:rsidRPr="00777AC1">
        <w:rPr>
          <w:rFonts w:cs="Arial"/>
          <w:lang w:val="en-AU" w:eastAsia="en-GB"/>
        </w:rPr>
        <w:t xml:space="preserve"> </w:t>
      </w:r>
      <w:r w:rsidR="00FC2649" w:rsidRPr="00777AC1">
        <w:rPr>
          <w:rFonts w:cs="Arial"/>
          <w:lang w:val="en-AU" w:eastAsia="en-GB"/>
        </w:rPr>
        <w:t>The boundary of a curve is the set of points at either end of the curve.</w:t>
      </w:r>
      <w:r w:rsidR="00EE3367" w:rsidRPr="00777AC1">
        <w:rPr>
          <w:rFonts w:cs="Arial"/>
          <w:lang w:val="en-AU" w:eastAsia="en-GB"/>
        </w:rPr>
        <w:t xml:space="preserve"> </w:t>
      </w:r>
      <w:r w:rsidR="00FC2649" w:rsidRPr="00777AC1">
        <w:rPr>
          <w:rFonts w:cs="Arial"/>
          <w:lang w:val="en-AU" w:eastAsia="en-GB"/>
        </w:rPr>
        <w:t>If the curve is a cycle, the two ends are identical, and the curve (if topologically closed) is considered to not have a boundary. The first point is called the start point, and the last is the end point.</w:t>
      </w:r>
      <w:r w:rsidR="00EE3367" w:rsidRPr="00777AC1">
        <w:rPr>
          <w:rFonts w:cs="Arial"/>
          <w:lang w:val="en-AU" w:eastAsia="en-GB"/>
        </w:rPr>
        <w:t xml:space="preserve"> </w:t>
      </w:r>
      <w:r w:rsidR="00FC2649" w:rsidRPr="00777AC1">
        <w:rPr>
          <w:rFonts w:cs="Arial"/>
          <w:lang w:val="en-AU" w:eastAsia="en-GB"/>
        </w:rPr>
        <w:t>Connectivity of the curve is guaranteed by the "continuous image of a line" clause.</w:t>
      </w:r>
      <w:r w:rsidR="00EE3367" w:rsidRPr="00777AC1">
        <w:rPr>
          <w:rFonts w:cs="Arial"/>
          <w:lang w:val="en-AU" w:eastAsia="en-GB"/>
        </w:rPr>
        <w:t xml:space="preserve"> </w:t>
      </w:r>
      <w:r w:rsidR="00FC2649" w:rsidRPr="00777AC1">
        <w:rPr>
          <w:rFonts w:cs="Arial"/>
          <w:lang w:val="en-AU" w:eastAsia="en-GB"/>
        </w:rPr>
        <w:t>A topological theorem states that a continuous image of a connected set is connected.</w:t>
      </w:r>
    </w:p>
    <w:p w14:paraId="450CCF9A" w14:textId="579D1037" w:rsidR="00FC2649" w:rsidRPr="000A19BF" w:rsidRDefault="00FC2649" w:rsidP="00C128E3">
      <w:pPr>
        <w:keepNext/>
        <w:keepLines/>
        <w:spacing w:after="0" w:line="240" w:lineRule="auto"/>
        <w:jc w:val="left"/>
        <w:rPr>
          <w:lang w:val="en-AU" w:eastAsia="en-GB"/>
        </w:rPr>
      </w:pPr>
      <w:r w:rsidRPr="000A19BF">
        <w:rPr>
          <w:b/>
          <w:lang w:val="en-AU" w:eastAsia="en-GB"/>
        </w:rPr>
        <w:lastRenderedPageBreak/>
        <w:t>Curve Segment</w:t>
      </w:r>
    </w:p>
    <w:p w14:paraId="1785323F" w14:textId="16C13E84" w:rsidR="00FC2649" w:rsidRPr="000A19BF" w:rsidRDefault="00FC2649" w:rsidP="00C128E3">
      <w:pPr>
        <w:spacing w:after="60" w:line="240" w:lineRule="auto"/>
        <w:rPr>
          <w:rFonts w:cs="Arial"/>
          <w:lang w:val="en-AU" w:eastAsia="en-GB"/>
        </w:rPr>
      </w:pPr>
      <w:r w:rsidRPr="000A19BF">
        <w:rPr>
          <w:rFonts w:cs="Arial"/>
          <w:lang w:val="en-AU" w:eastAsia="en-GB"/>
        </w:rPr>
        <w:t xml:space="preserve">1-dimensional geometric object used to represent a continuous component of a </w:t>
      </w:r>
      <w:r w:rsidRPr="000A19BF">
        <w:rPr>
          <w:rFonts w:cs="Arial"/>
          <w:b/>
          <w:lang w:val="en-AU" w:eastAsia="en-GB"/>
        </w:rPr>
        <w:t>curve</w:t>
      </w:r>
      <w:r w:rsidRPr="000A19BF">
        <w:rPr>
          <w:rFonts w:cs="Arial"/>
          <w:lang w:val="en-AU" w:eastAsia="en-GB"/>
        </w:rPr>
        <w:t xml:space="preserve"> using homogeneous interpolation and definition methods.</w:t>
      </w:r>
    </w:p>
    <w:p w14:paraId="6BE5528E" w14:textId="77211205" w:rsidR="00FC2649" w:rsidRPr="000A19BF" w:rsidRDefault="00FC2649" w:rsidP="00C128E3">
      <w:pPr>
        <w:spacing w:after="12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The geometric set represented by a single curve segment is equivalent to a curve.</w:t>
      </w:r>
    </w:p>
    <w:p w14:paraId="699A7ABC" w14:textId="5C210383" w:rsidR="00FC2649" w:rsidRPr="000A19BF" w:rsidRDefault="00FC2649" w:rsidP="00C128E3">
      <w:pPr>
        <w:keepNext/>
        <w:keepLines/>
        <w:spacing w:after="0" w:line="240" w:lineRule="auto"/>
        <w:jc w:val="left"/>
        <w:rPr>
          <w:lang w:val="en-AU" w:eastAsia="en-GB"/>
        </w:rPr>
      </w:pPr>
      <w:r w:rsidRPr="000A19BF">
        <w:rPr>
          <w:b/>
          <w:lang w:val="en-AU" w:eastAsia="en-GB"/>
        </w:rPr>
        <w:t>Data Product</w:t>
      </w:r>
    </w:p>
    <w:p w14:paraId="66636326" w14:textId="0A398498" w:rsidR="00FC2649" w:rsidRPr="000A19BF" w:rsidRDefault="00FC2649" w:rsidP="00C128E3">
      <w:pPr>
        <w:spacing w:after="120" w:line="240" w:lineRule="auto"/>
        <w:rPr>
          <w:rFonts w:cs="Arial"/>
          <w:lang w:val="en-AU" w:eastAsia="en-GB"/>
        </w:rPr>
      </w:pPr>
      <w:r w:rsidRPr="000A19BF">
        <w:rPr>
          <w:rFonts w:cs="Arial"/>
          <w:lang w:val="en-AU" w:eastAsia="en-GB"/>
        </w:rPr>
        <w:t xml:space="preserve">A </w:t>
      </w:r>
      <w:r w:rsidRPr="000A19BF">
        <w:rPr>
          <w:rFonts w:cs="Arial"/>
          <w:b/>
          <w:lang w:val="en-AU" w:eastAsia="en-GB"/>
        </w:rPr>
        <w:t>dataset</w:t>
      </w:r>
      <w:r w:rsidRPr="000A19BF">
        <w:rPr>
          <w:rFonts w:cs="Arial"/>
          <w:lang w:val="en-AU" w:eastAsia="en-GB"/>
        </w:rPr>
        <w:t xml:space="preserve"> or dataset series that conforms to a data product specification.</w:t>
      </w:r>
    </w:p>
    <w:p w14:paraId="7B47946C" w14:textId="7DB29BDD" w:rsidR="00D27BA5" w:rsidRPr="000A19BF" w:rsidRDefault="00D27BA5" w:rsidP="00C128E3">
      <w:pPr>
        <w:keepNext/>
        <w:keepLines/>
        <w:spacing w:after="0" w:line="240" w:lineRule="auto"/>
        <w:jc w:val="left"/>
        <w:rPr>
          <w:lang w:val="en-AU" w:eastAsia="en-GB"/>
        </w:rPr>
      </w:pPr>
      <w:r w:rsidRPr="000A19BF">
        <w:rPr>
          <w:b/>
          <w:lang w:val="en-AU" w:eastAsia="en-GB"/>
        </w:rPr>
        <w:t>Data Quality</w:t>
      </w:r>
    </w:p>
    <w:p w14:paraId="2D0F03E8" w14:textId="18DA7BA7" w:rsidR="00D27BA5" w:rsidRPr="000A19BF" w:rsidRDefault="00D27BA5" w:rsidP="00C128E3">
      <w:pPr>
        <w:spacing w:after="120" w:line="240" w:lineRule="auto"/>
        <w:rPr>
          <w:rFonts w:cs="Arial"/>
          <w:lang w:val="en-AU" w:eastAsia="en-GB"/>
        </w:rPr>
      </w:pPr>
      <w:r w:rsidRPr="000A19BF">
        <w:rPr>
          <w:rFonts w:cs="Arial"/>
          <w:lang w:val="en-AU" w:eastAsia="en-GB"/>
        </w:rPr>
        <w:t>A set of elements describing aspects of quality, including a measure of quality, an evaluation procedure, a quality result, and a scope.</w:t>
      </w:r>
    </w:p>
    <w:p w14:paraId="650FBBA1" w14:textId="692EEF9B" w:rsidR="00D27BA5" w:rsidRPr="000A19BF" w:rsidRDefault="00D27BA5" w:rsidP="00C128E3">
      <w:pPr>
        <w:spacing w:after="0" w:line="240" w:lineRule="auto"/>
        <w:jc w:val="left"/>
        <w:rPr>
          <w:lang w:val="en-AU" w:eastAsia="en-GB"/>
        </w:rPr>
      </w:pPr>
      <w:r w:rsidRPr="000A19BF">
        <w:rPr>
          <w:b/>
          <w:lang w:val="en-AU" w:eastAsia="en-GB"/>
        </w:rPr>
        <w:t>Data Type</w:t>
      </w:r>
    </w:p>
    <w:p w14:paraId="279E06DA" w14:textId="4FA9C7A2" w:rsidR="00D27BA5" w:rsidRPr="000A19BF" w:rsidRDefault="00D27BA5" w:rsidP="00C128E3">
      <w:pPr>
        <w:spacing w:after="60" w:line="240" w:lineRule="auto"/>
        <w:rPr>
          <w:rFonts w:cs="Arial"/>
          <w:lang w:val="en-AU" w:eastAsia="en-GB"/>
        </w:rPr>
      </w:pPr>
      <w:r w:rsidRPr="000A19BF">
        <w:rPr>
          <w:rFonts w:cs="Arial"/>
          <w:lang w:val="en-AU" w:eastAsia="en-GB"/>
        </w:rPr>
        <w:t>Specification of a value domain with operations allowed on values in this domain.</w:t>
      </w:r>
    </w:p>
    <w:p w14:paraId="74799A3B" w14:textId="5C5D01A9"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Data types include primitive predefined types and user-definable types.</w:t>
      </w:r>
    </w:p>
    <w:p w14:paraId="7B658166" w14:textId="12CEF5AB" w:rsidR="00D27BA5" w:rsidRPr="000A19BF" w:rsidRDefault="00D27BA5" w:rsidP="00C128E3">
      <w:pPr>
        <w:spacing w:after="60" w:line="240" w:lineRule="auto"/>
        <w:rPr>
          <w:rFonts w:cs="Arial"/>
          <w:lang w:val="en-AU" w:eastAsia="en-GB"/>
        </w:rPr>
      </w:pPr>
      <w:r w:rsidRPr="000A19BF">
        <w:rPr>
          <w:rFonts w:cs="Arial"/>
          <w:lang w:val="en-AU" w:eastAsia="en-GB"/>
        </w:rPr>
        <w:t>NOTE</w:t>
      </w:r>
      <w:r w:rsidR="0044569B">
        <w:rPr>
          <w:rFonts w:cs="Arial"/>
          <w:lang w:val="en-AU" w:eastAsia="en-GB"/>
        </w:rPr>
        <w:t>:</w:t>
      </w:r>
      <w:r w:rsidRPr="000A19BF">
        <w:rPr>
          <w:rFonts w:cs="Arial"/>
          <w:lang w:val="en-AU" w:eastAsia="en-GB"/>
        </w:rPr>
        <w:t xml:space="preserve"> A data type is identified by a term, for example Integer.</w:t>
      </w:r>
    </w:p>
    <w:p w14:paraId="065E1233" w14:textId="086397E9" w:rsidR="002560B5" w:rsidRPr="000A19BF" w:rsidRDefault="002560B5" w:rsidP="00C128E3">
      <w:pPr>
        <w:spacing w:after="120" w:line="240" w:lineRule="auto"/>
        <w:rPr>
          <w:rFonts w:cs="Arial"/>
          <w:lang w:val="en-AU" w:eastAsia="en-GB"/>
        </w:rPr>
      </w:pPr>
      <w:r w:rsidRPr="000A19BF">
        <w:rPr>
          <w:rFonts w:cs="Arial"/>
          <w:lang w:val="en-AU" w:eastAsia="en-GB"/>
        </w:rPr>
        <w:t>EXAMPLE</w:t>
      </w:r>
      <w:r w:rsidR="00C96CF9" w:rsidRPr="000A19BF">
        <w:rPr>
          <w:rFonts w:cs="Arial"/>
          <w:lang w:val="en-AU" w:eastAsia="en-GB"/>
        </w:rPr>
        <w:t>S</w:t>
      </w:r>
      <w:r w:rsidRPr="000A19BF">
        <w:rPr>
          <w:rFonts w:cs="Arial"/>
          <w:lang w:val="en-AU" w:eastAsia="en-GB"/>
        </w:rPr>
        <w:t>: Integer, Real, Boolean, S</w:t>
      </w:r>
      <w:r w:rsidR="0044569B">
        <w:rPr>
          <w:rFonts w:cs="Arial"/>
          <w:lang w:val="en-AU" w:eastAsia="en-GB"/>
        </w:rPr>
        <w:t xml:space="preserve">tring, </w:t>
      </w:r>
      <w:proofErr w:type="spellStart"/>
      <w:r w:rsidR="0044569B">
        <w:rPr>
          <w:rFonts w:cs="Arial"/>
          <w:lang w:val="en-AU" w:eastAsia="en-GB"/>
        </w:rPr>
        <w:t>DirectPosition</w:t>
      </w:r>
      <w:proofErr w:type="spellEnd"/>
      <w:r w:rsidR="0044569B">
        <w:rPr>
          <w:rFonts w:cs="Arial"/>
          <w:lang w:val="en-AU" w:eastAsia="en-GB"/>
        </w:rPr>
        <w:t xml:space="preserve"> and Date</w:t>
      </w:r>
    </w:p>
    <w:p w14:paraId="69EC3E9C" w14:textId="1886F595" w:rsidR="00E73EDF" w:rsidRPr="000A19BF" w:rsidRDefault="007653F1" w:rsidP="00C128E3">
      <w:pPr>
        <w:spacing w:after="0" w:line="240" w:lineRule="auto"/>
        <w:rPr>
          <w:b/>
          <w:lang w:val="en-AU" w:eastAsia="en-GB"/>
        </w:rPr>
      </w:pPr>
      <w:r w:rsidRPr="00777AC1">
        <w:rPr>
          <w:b/>
          <w:lang w:val="en-AU" w:eastAsia="en-GB"/>
        </w:rPr>
        <w:t>Dataset</w:t>
      </w:r>
    </w:p>
    <w:p w14:paraId="272ADF02" w14:textId="2E8A3FAE" w:rsidR="00E73EDF" w:rsidRPr="00777AC1" w:rsidRDefault="007653F1" w:rsidP="00C128E3">
      <w:pPr>
        <w:tabs>
          <w:tab w:val="left" w:pos="2811"/>
        </w:tabs>
        <w:spacing w:after="60" w:line="240" w:lineRule="auto"/>
        <w:ind w:left="2811" w:hanging="2811"/>
      </w:pPr>
      <w:r w:rsidRPr="000A19BF">
        <w:t>An identifiable collection of data</w:t>
      </w:r>
      <w:r w:rsidR="0067593C" w:rsidRPr="000A19BF">
        <w:t>.</w:t>
      </w:r>
    </w:p>
    <w:p w14:paraId="2935C43B" w14:textId="573FEB67" w:rsidR="00E73EDF" w:rsidRPr="00693533" w:rsidRDefault="007653F1" w:rsidP="00C128E3">
      <w:pPr>
        <w:autoSpaceDE w:val="0"/>
        <w:autoSpaceDN w:val="0"/>
        <w:adjustRightInd w:val="0"/>
        <w:spacing w:after="120" w:line="240" w:lineRule="auto"/>
        <w:rPr>
          <w:rFonts w:eastAsia="Times New Roman" w:cs="Arial"/>
          <w:lang w:eastAsia="en-GB"/>
        </w:rPr>
      </w:pPr>
      <w:r w:rsidRPr="004E17D6">
        <w:rPr>
          <w:rFonts w:eastAsia="Times New Roman" w:cs="Arial"/>
          <w:lang w:eastAsia="en-GB"/>
        </w:rPr>
        <w:t>NOTE</w:t>
      </w:r>
      <w:r w:rsidR="0044569B">
        <w:rPr>
          <w:rFonts w:eastAsia="Times New Roman" w:cs="Arial"/>
          <w:lang w:eastAsia="en-GB"/>
        </w:rPr>
        <w:t>:</w:t>
      </w:r>
      <w:r w:rsidRPr="004E17D6">
        <w:rPr>
          <w:rFonts w:eastAsia="Times New Roman" w:cs="Arial"/>
          <w:lang w:eastAsia="en-GB"/>
        </w:rPr>
        <w:t xml:space="preserve"> </w:t>
      </w:r>
      <w:r w:rsidRPr="004E17D6">
        <w:rPr>
          <w:rFonts w:eastAsia="Times New Roman" w:cs="Arial"/>
          <w:lang w:eastAsia="en-GB"/>
        </w:rPr>
        <w:tab/>
        <w:t xml:space="preserve">A dataset may be a smaller grouping of data which, though limited by some </w:t>
      </w:r>
      <w:r w:rsidRPr="004E17D6">
        <w:rPr>
          <w:rFonts w:ascii="Arial,Bold" w:eastAsia="Times New Roman" w:hAnsi="Arial,Bold" w:cs="Arial,Bold"/>
          <w:bCs/>
          <w:lang w:eastAsia="en-GB"/>
        </w:rPr>
        <w:t xml:space="preserve">constraint </w:t>
      </w:r>
      <w:r w:rsidRPr="00693533">
        <w:rPr>
          <w:rFonts w:eastAsia="Times New Roman" w:cs="Arial"/>
          <w:lang w:eastAsia="en-GB"/>
        </w:rPr>
        <w:t xml:space="preserve">such as spatial extent or </w:t>
      </w:r>
      <w:r w:rsidRPr="00693533">
        <w:rPr>
          <w:rFonts w:ascii="Arial,Bold" w:eastAsia="Times New Roman" w:hAnsi="Arial,Bold" w:cs="Arial,Bold"/>
          <w:bCs/>
          <w:lang w:eastAsia="en-GB"/>
        </w:rPr>
        <w:t>feature</w:t>
      </w:r>
      <w:r w:rsidRPr="00693533">
        <w:rPr>
          <w:rFonts w:eastAsia="Times New Roman" w:cs="Arial"/>
          <w:lang w:eastAsia="en-GB"/>
        </w:rPr>
        <w:t xml:space="preserve"> </w:t>
      </w:r>
      <w:r w:rsidRPr="00693533">
        <w:rPr>
          <w:rFonts w:ascii="Arial,Bold" w:eastAsia="Times New Roman" w:hAnsi="Arial,Bold" w:cs="Arial,Bold"/>
          <w:bCs/>
          <w:lang w:eastAsia="en-GB"/>
        </w:rPr>
        <w:t>type,</w:t>
      </w:r>
      <w:r w:rsidRPr="00693533">
        <w:rPr>
          <w:rFonts w:ascii="Arial,Bold" w:eastAsia="Times New Roman" w:hAnsi="Arial,Bold" w:cs="Arial,Bold"/>
          <w:b/>
          <w:bCs/>
          <w:lang w:eastAsia="en-GB"/>
        </w:rPr>
        <w:t xml:space="preserve"> </w:t>
      </w:r>
      <w:r w:rsidRPr="00693533">
        <w:rPr>
          <w:rFonts w:eastAsia="Times New Roman" w:cs="Arial"/>
          <w:lang w:eastAsia="en-GB"/>
        </w:rPr>
        <w:t>is located physically within a larger dataset.</w:t>
      </w:r>
      <w:r w:rsidR="00EE3367" w:rsidRPr="00693533">
        <w:rPr>
          <w:rFonts w:eastAsia="Times New Roman" w:cs="Arial"/>
          <w:lang w:eastAsia="en-GB"/>
        </w:rPr>
        <w:t xml:space="preserve"> </w:t>
      </w:r>
      <w:r w:rsidRPr="00693533">
        <w:rPr>
          <w:rFonts w:eastAsia="Times New Roman" w:cs="Arial"/>
          <w:lang w:eastAsia="en-GB"/>
        </w:rPr>
        <w:t>Theoretically, a dataset may be as small as a single feature contained within a larger dataset.</w:t>
      </w:r>
      <w:r w:rsidR="00EE3367" w:rsidRPr="00693533">
        <w:rPr>
          <w:rFonts w:eastAsia="Times New Roman" w:cs="Arial"/>
          <w:lang w:eastAsia="en-GB"/>
        </w:rPr>
        <w:t xml:space="preserve"> </w:t>
      </w:r>
      <w:r w:rsidRPr="00693533">
        <w:rPr>
          <w:rFonts w:eastAsia="Times New Roman" w:cs="Arial"/>
          <w:lang w:eastAsia="en-GB"/>
        </w:rPr>
        <w:t>A hardcopy map or chart may be considered a dataset.</w:t>
      </w:r>
    </w:p>
    <w:p w14:paraId="05D06364" w14:textId="6D1CE774" w:rsidR="002560B5" w:rsidRPr="000A19BF" w:rsidRDefault="002560B5" w:rsidP="00C128E3">
      <w:pPr>
        <w:spacing w:after="0" w:line="240" w:lineRule="auto"/>
        <w:rPr>
          <w:b/>
          <w:lang w:val="en-AU" w:eastAsia="en-GB"/>
        </w:rPr>
      </w:pPr>
      <w:r w:rsidRPr="000A19BF">
        <w:rPr>
          <w:b/>
          <w:lang w:val="en-AU" w:eastAsia="en-GB"/>
        </w:rPr>
        <w:t>Datum</w:t>
      </w:r>
    </w:p>
    <w:p w14:paraId="26819B44" w14:textId="08B9C0EB" w:rsidR="002560B5" w:rsidRPr="000A19BF" w:rsidRDefault="002560B5" w:rsidP="00C128E3">
      <w:pPr>
        <w:tabs>
          <w:tab w:val="left" w:pos="2811"/>
        </w:tabs>
        <w:spacing w:after="120" w:line="240" w:lineRule="auto"/>
        <w:rPr>
          <w:lang w:val="en-AU"/>
        </w:rPr>
      </w:pPr>
      <w:r w:rsidRPr="000A19BF">
        <w:rPr>
          <w:lang w:val="en-AU"/>
        </w:rPr>
        <w:t xml:space="preserve">Parameter or set of parameters that define the position of the origin, the scale, and the orientation of a </w:t>
      </w:r>
      <w:r w:rsidRPr="000A19BF">
        <w:rPr>
          <w:b/>
          <w:lang w:val="en-AU"/>
        </w:rPr>
        <w:t>coordinate</w:t>
      </w:r>
      <w:r w:rsidRPr="000A19BF">
        <w:rPr>
          <w:lang w:val="en-AU"/>
        </w:rPr>
        <w:t xml:space="preserve"> system.</w:t>
      </w:r>
    </w:p>
    <w:p w14:paraId="5176C3FA" w14:textId="77777777" w:rsidR="00E73EDF" w:rsidRPr="000A19BF" w:rsidRDefault="007653F1" w:rsidP="00C128E3">
      <w:pPr>
        <w:spacing w:after="0" w:line="240" w:lineRule="auto"/>
      </w:pPr>
      <w:bookmarkStart w:id="105" w:name="_Toc368904923"/>
      <w:bookmarkStart w:id="106" w:name="_Toc412540097"/>
      <w:bookmarkStart w:id="107" w:name="_Toc392576960"/>
      <w:bookmarkStart w:id="108" w:name="_Toc439685231"/>
      <w:r w:rsidRPr="000A19BF">
        <w:rPr>
          <w:b/>
        </w:rPr>
        <w:t>Display Priority</w:t>
      </w:r>
      <w:bookmarkEnd w:id="105"/>
      <w:bookmarkEnd w:id="106"/>
      <w:bookmarkEnd w:id="107"/>
      <w:bookmarkEnd w:id="108"/>
    </w:p>
    <w:p w14:paraId="544930BA" w14:textId="4A36C554"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4E17D6">
        <w:rPr>
          <w:rFonts w:cs="Arial"/>
        </w:rPr>
        <w:t xml:space="preserve">Hierarchy to determine which </w:t>
      </w:r>
      <w:r w:rsidRPr="004E17D6">
        <w:rPr>
          <w:rFonts w:cs="Arial"/>
          <w:b/>
        </w:rPr>
        <w:t>feature</w:t>
      </w:r>
      <w:r w:rsidRPr="004E17D6">
        <w:rPr>
          <w:rFonts w:cs="Arial"/>
        </w:rPr>
        <w:t xml:space="preserve"> is to</w:t>
      </w:r>
      <w:r w:rsidRPr="00693533">
        <w:rPr>
          <w:rFonts w:cs="Arial"/>
        </w:rPr>
        <w:t xml:space="preserve"> be displayed when two features overlap.</w:t>
      </w:r>
      <w:r w:rsidR="00EE3367" w:rsidRPr="00693533">
        <w:rPr>
          <w:rFonts w:cs="Arial"/>
        </w:rPr>
        <w:t xml:space="preserve"> </w:t>
      </w:r>
      <w:r w:rsidRPr="00693533">
        <w:rPr>
          <w:rFonts w:cs="Arial"/>
        </w:rPr>
        <w:t>Priority 2 overwrites 1.</w:t>
      </w:r>
    </w:p>
    <w:p w14:paraId="16DF206C" w14:textId="77777777" w:rsidR="00E73EDF" w:rsidRPr="00693533" w:rsidRDefault="007653F1" w:rsidP="00C128E3">
      <w:pPr>
        <w:spacing w:after="0" w:line="240" w:lineRule="auto"/>
      </w:pPr>
      <w:bookmarkStart w:id="109" w:name="_Toc368904924"/>
      <w:bookmarkStart w:id="110" w:name="_Toc392576961"/>
      <w:bookmarkStart w:id="111" w:name="_Toc412540098"/>
      <w:bookmarkStart w:id="112" w:name="_Toc439685232"/>
      <w:r w:rsidRPr="00693533">
        <w:rPr>
          <w:b/>
        </w:rPr>
        <w:t>ECDIS</w:t>
      </w:r>
      <w:bookmarkEnd w:id="109"/>
      <w:bookmarkEnd w:id="110"/>
      <w:bookmarkEnd w:id="111"/>
      <w:bookmarkEnd w:id="112"/>
    </w:p>
    <w:p w14:paraId="08EB8257" w14:textId="62C5A416" w:rsidR="00E73EDF" w:rsidRPr="00693533" w:rsidRDefault="007653F1" w:rsidP="00C128E3">
      <w:pPr>
        <w:spacing w:after="120" w:line="240" w:lineRule="auto"/>
        <w:rPr>
          <w:rFonts w:cs="Arial"/>
        </w:rPr>
      </w:pPr>
      <w:r w:rsidRPr="00693533">
        <w:rPr>
          <w:rFonts w:cs="Arial"/>
        </w:rPr>
        <w:t>A navigation information system which with adequate back-up arrangements can be accepted as complying with the up-to-date chart required by regulations V/19 and V/27 of the 1974 SOLAS Convention, as amended, by displaying selected information from a System Electronic Navigational Chart (SENC) with positional information from navigation sensors to assist the Mariner in route planning and route monitoring, and if required display additional navigation-related information.</w:t>
      </w:r>
    </w:p>
    <w:p w14:paraId="4ACD0A70" w14:textId="77777777" w:rsidR="00E73EDF" w:rsidRPr="00693533" w:rsidRDefault="007653F1" w:rsidP="00C128E3">
      <w:pPr>
        <w:spacing w:after="0" w:line="240" w:lineRule="auto"/>
        <w:rPr>
          <w:b/>
          <w:lang w:eastAsia="en-GB"/>
        </w:rPr>
      </w:pPr>
      <w:r w:rsidRPr="00693533">
        <w:rPr>
          <w:b/>
          <w:lang w:eastAsia="en-GB"/>
        </w:rPr>
        <w:t>ENC</w:t>
      </w:r>
    </w:p>
    <w:p w14:paraId="371650F7" w14:textId="39290F87" w:rsidR="00E73EDF" w:rsidRPr="000A19BF" w:rsidRDefault="007653F1" w:rsidP="00C128E3">
      <w:pPr>
        <w:autoSpaceDE w:val="0"/>
        <w:autoSpaceDN w:val="0"/>
        <w:adjustRightInd w:val="0"/>
        <w:spacing w:after="120" w:line="240" w:lineRule="auto"/>
      </w:pPr>
      <w:r w:rsidRPr="000A19BF">
        <w:t xml:space="preserve">The </w:t>
      </w:r>
      <w:r w:rsidRPr="000A19BF">
        <w:rPr>
          <w:b/>
        </w:rPr>
        <w:t>dataset</w:t>
      </w:r>
      <w:r w:rsidRPr="000A19BF">
        <w:t xml:space="preserve">, standardized as to content, structure and format, issued for use with </w:t>
      </w:r>
      <w:r w:rsidRPr="000A19BF">
        <w:rPr>
          <w:b/>
        </w:rPr>
        <w:t>ECDIS</w:t>
      </w:r>
      <w:r w:rsidRPr="000A19BF">
        <w:t xml:space="preserve"> by or on the authority of a Government authorized Hydrographic Office or other relevant government institution, an</w:t>
      </w:r>
      <w:r w:rsidR="00713FAD">
        <w:t xml:space="preserve">d conforming to IHO standards. </w:t>
      </w:r>
      <w:r w:rsidRPr="000A19BF">
        <w:t>The ENC contains all the chart information necessary for safe navigation and may contain supplementary information in addition to that contained in the paper chart which may be considered necessary for safe navigation.</w:t>
      </w:r>
    </w:p>
    <w:p w14:paraId="7F292215" w14:textId="6DC945EA" w:rsidR="00EE117D" w:rsidRPr="000A19BF" w:rsidRDefault="00EE117D" w:rsidP="00C128E3">
      <w:pPr>
        <w:autoSpaceDE w:val="0"/>
        <w:autoSpaceDN w:val="0"/>
        <w:adjustRightInd w:val="0"/>
        <w:spacing w:after="0" w:line="240" w:lineRule="auto"/>
        <w:rPr>
          <w:b/>
          <w:lang w:val="en-AU"/>
        </w:rPr>
      </w:pPr>
      <w:r w:rsidRPr="000A19BF">
        <w:rPr>
          <w:b/>
          <w:lang w:val="en-AU"/>
        </w:rPr>
        <w:t>Enumeration</w:t>
      </w:r>
    </w:p>
    <w:p w14:paraId="680D7A36" w14:textId="592AAE84" w:rsidR="00EE117D" w:rsidRPr="000A19BF" w:rsidRDefault="00EE117D" w:rsidP="00C128E3">
      <w:pPr>
        <w:autoSpaceDE w:val="0"/>
        <w:autoSpaceDN w:val="0"/>
        <w:adjustRightInd w:val="0"/>
        <w:spacing w:after="120" w:line="240" w:lineRule="auto"/>
        <w:rPr>
          <w:lang w:val="en-AU"/>
        </w:rPr>
      </w:pPr>
      <w:r w:rsidRPr="000A19BF">
        <w:rPr>
          <w:lang w:val="en-AU"/>
        </w:rPr>
        <w:t xml:space="preserve">A fixed list of valid identifiers of named literal values. </w:t>
      </w:r>
      <w:r w:rsidRPr="000A19BF">
        <w:rPr>
          <w:b/>
          <w:lang w:val="en-AU"/>
        </w:rPr>
        <w:t>Attributes</w:t>
      </w:r>
      <w:r w:rsidRPr="000A19BF">
        <w:rPr>
          <w:lang w:val="en-AU"/>
        </w:rPr>
        <w:t xml:space="preserve"> of an enumerated type may only take values from this list.</w:t>
      </w:r>
    </w:p>
    <w:p w14:paraId="4C49AFB8" w14:textId="77777777" w:rsidR="00E73EDF" w:rsidRPr="004E17D6" w:rsidRDefault="007653F1" w:rsidP="00C128E3">
      <w:pPr>
        <w:autoSpaceDE w:val="0"/>
        <w:autoSpaceDN w:val="0"/>
        <w:adjustRightInd w:val="0"/>
        <w:spacing w:after="0" w:line="240" w:lineRule="auto"/>
        <w:rPr>
          <w:b/>
        </w:rPr>
      </w:pPr>
      <w:r w:rsidRPr="004E17D6">
        <w:rPr>
          <w:b/>
        </w:rPr>
        <w:t>Feature</w:t>
      </w:r>
    </w:p>
    <w:p w14:paraId="41E70BF9" w14:textId="5FE85B47" w:rsidR="00E73EDF" w:rsidRPr="00693533" w:rsidRDefault="007653F1" w:rsidP="00C128E3">
      <w:pPr>
        <w:autoSpaceDE w:val="0"/>
        <w:autoSpaceDN w:val="0"/>
        <w:adjustRightInd w:val="0"/>
        <w:spacing w:after="60" w:line="240" w:lineRule="auto"/>
      </w:pPr>
      <w:r w:rsidRPr="00693533">
        <w:t>Abstraction of real world phenomena</w:t>
      </w:r>
      <w:r w:rsidR="002560B5" w:rsidRPr="00693533">
        <w:t>.</w:t>
      </w:r>
    </w:p>
    <w:p w14:paraId="72A45658" w14:textId="691A403F" w:rsidR="00E73EDF" w:rsidRPr="00693533" w:rsidRDefault="007653F1" w:rsidP="00C128E3">
      <w:pPr>
        <w:autoSpaceDE w:val="0"/>
        <w:autoSpaceDN w:val="0"/>
        <w:adjustRightInd w:val="0"/>
        <w:spacing w:after="60" w:line="240" w:lineRule="auto"/>
      </w:pPr>
      <w:r w:rsidRPr="00693533">
        <w:t>NOTE</w:t>
      </w:r>
      <w:r w:rsidR="00713FAD">
        <w:t xml:space="preserve">: </w:t>
      </w:r>
      <w:r w:rsidRPr="00693533">
        <w:t>A feature may occur as a type or an instance.</w:t>
      </w:r>
      <w:r w:rsidR="00953516" w:rsidRPr="00693533">
        <w:t xml:space="preserve"> </w:t>
      </w:r>
      <w:r w:rsidRPr="00693533">
        <w:t>Feature type or feature instance should be used when only one is meant.</w:t>
      </w:r>
    </w:p>
    <w:p w14:paraId="53346E15" w14:textId="69DF2C96" w:rsidR="00E73EDF" w:rsidRPr="00693533" w:rsidRDefault="007653F1" w:rsidP="00C128E3">
      <w:pPr>
        <w:autoSpaceDE w:val="0"/>
        <w:autoSpaceDN w:val="0"/>
        <w:adjustRightInd w:val="0"/>
        <w:spacing w:after="120" w:line="240" w:lineRule="auto"/>
      </w:pPr>
      <w:r w:rsidRPr="00693533">
        <w:t>EXAMPLE</w:t>
      </w:r>
      <w:r w:rsidR="00713FAD">
        <w:t xml:space="preserve">: </w:t>
      </w:r>
      <w:r w:rsidRPr="00693533">
        <w:t>The phenomenon named ‘London Eye’ may be classified as a feature instance with other phenomena into a feature type ‘landmark’</w:t>
      </w:r>
    </w:p>
    <w:p w14:paraId="0E1A92A0" w14:textId="464B1B3A" w:rsidR="002560B5" w:rsidRPr="0076198D" w:rsidRDefault="002560B5" w:rsidP="00C128E3">
      <w:pPr>
        <w:keepNext/>
        <w:keepLines/>
        <w:spacing w:after="0" w:line="240" w:lineRule="auto"/>
        <w:rPr>
          <w:b/>
          <w:lang w:val="en-AU" w:eastAsia="en-GB"/>
        </w:rPr>
      </w:pPr>
      <w:r w:rsidRPr="0076198D">
        <w:rPr>
          <w:b/>
          <w:lang w:val="en-AU" w:eastAsia="en-GB"/>
        </w:rPr>
        <w:t>Feature Association</w:t>
      </w:r>
    </w:p>
    <w:p w14:paraId="2C77BA00" w14:textId="07F273C7" w:rsidR="002560B5" w:rsidRPr="0076198D" w:rsidRDefault="0080400F" w:rsidP="00C128E3">
      <w:pPr>
        <w:tabs>
          <w:tab w:val="left" w:pos="2811"/>
        </w:tabs>
        <w:spacing w:after="120" w:line="240" w:lineRule="auto"/>
        <w:rPr>
          <w:lang w:val="en-AU"/>
        </w:rPr>
      </w:pPr>
      <w:r w:rsidRPr="0076198D">
        <w:rPr>
          <w:b/>
          <w:lang w:val="en-AU"/>
        </w:rPr>
        <w:t>Relationship</w:t>
      </w:r>
      <w:r w:rsidRPr="0076198D">
        <w:rPr>
          <w:lang w:val="en-AU"/>
        </w:rPr>
        <w:t xml:space="preserve"> that links instances of one </w:t>
      </w:r>
      <w:r w:rsidRPr="0076198D">
        <w:rPr>
          <w:b/>
          <w:lang w:val="en-AU"/>
        </w:rPr>
        <w:t>feature</w:t>
      </w:r>
      <w:r w:rsidRPr="0076198D">
        <w:rPr>
          <w:lang w:val="en-AU"/>
        </w:rPr>
        <w:t xml:space="preserve"> type with instances of the same or a different </w:t>
      </w:r>
      <w:r w:rsidRPr="0076198D">
        <w:rPr>
          <w:b/>
          <w:lang w:val="en-AU"/>
        </w:rPr>
        <w:t>feature</w:t>
      </w:r>
      <w:r w:rsidRPr="0076198D">
        <w:rPr>
          <w:lang w:val="en-AU"/>
        </w:rPr>
        <w:t xml:space="preserve"> type</w:t>
      </w:r>
      <w:r w:rsidR="002560B5" w:rsidRPr="0076198D">
        <w:rPr>
          <w:lang w:val="en-AU"/>
        </w:rPr>
        <w:t>.</w:t>
      </w:r>
    </w:p>
    <w:p w14:paraId="6002E753" w14:textId="7F93CE5B" w:rsidR="0080400F" w:rsidRPr="0076198D" w:rsidRDefault="0080400F" w:rsidP="00C128E3">
      <w:pPr>
        <w:keepNext/>
        <w:keepLines/>
        <w:spacing w:after="0" w:line="240" w:lineRule="auto"/>
        <w:jc w:val="left"/>
        <w:rPr>
          <w:lang w:val="en-AU" w:eastAsia="en-GB"/>
        </w:rPr>
      </w:pPr>
      <w:bookmarkStart w:id="113" w:name="_Toc346149784"/>
      <w:bookmarkStart w:id="114" w:name="_Toc412540100"/>
      <w:bookmarkStart w:id="115" w:name="_Toc346156158"/>
      <w:bookmarkStart w:id="116" w:name="_Toc392576963"/>
      <w:bookmarkStart w:id="117" w:name="_Toc348447688"/>
      <w:bookmarkStart w:id="118" w:name="_Toc368904926"/>
      <w:bookmarkStart w:id="119" w:name="_Toc439685234"/>
      <w:r w:rsidRPr="0076198D">
        <w:rPr>
          <w:b/>
          <w:lang w:val="en-AU" w:eastAsia="en-GB"/>
        </w:rPr>
        <w:t>Feature Attribute</w:t>
      </w:r>
    </w:p>
    <w:p w14:paraId="6A7148D8" w14:textId="4983CF14" w:rsidR="0080400F" w:rsidRPr="000A19BF" w:rsidRDefault="0080400F" w:rsidP="00C128E3">
      <w:pPr>
        <w:spacing w:after="60" w:line="240" w:lineRule="auto"/>
        <w:rPr>
          <w:rFonts w:cs="Arial"/>
          <w:lang w:val="en-AU" w:eastAsia="en-GB"/>
        </w:rPr>
      </w:pPr>
      <w:r w:rsidRPr="000A19BF">
        <w:rPr>
          <w:rFonts w:cs="Arial"/>
          <w:lang w:val="en-AU" w:eastAsia="en-GB"/>
        </w:rPr>
        <w:t xml:space="preserve">Characteristic of a </w:t>
      </w:r>
      <w:r w:rsidRPr="000A19BF">
        <w:rPr>
          <w:rFonts w:cs="Arial"/>
          <w:b/>
          <w:lang w:val="en-AU" w:eastAsia="en-GB"/>
        </w:rPr>
        <w:t>feature</w:t>
      </w:r>
      <w:r w:rsidRPr="000A19BF">
        <w:rPr>
          <w:rFonts w:cs="Arial"/>
          <w:lang w:val="en-AU" w:eastAsia="en-GB"/>
        </w:rPr>
        <w:t>.</w:t>
      </w:r>
    </w:p>
    <w:p w14:paraId="170483AD" w14:textId="0498DB38" w:rsidR="0080400F" w:rsidRPr="000A19BF" w:rsidRDefault="0080400F" w:rsidP="00C128E3">
      <w:pPr>
        <w:spacing w:after="60" w:line="240" w:lineRule="auto"/>
        <w:rPr>
          <w:rFonts w:cs="Arial"/>
          <w:lang w:val="en-AU" w:eastAsia="en-GB"/>
        </w:rPr>
      </w:pPr>
      <w:r w:rsidRPr="000A19BF">
        <w:rPr>
          <w:rFonts w:cs="Arial"/>
          <w:lang w:val="en-AU" w:eastAsia="en-GB"/>
        </w:rPr>
        <w:lastRenderedPageBreak/>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0A19BF">
        <w:rPr>
          <w:rFonts w:cs="Arial"/>
          <w:b/>
          <w:lang w:val="en-AU" w:eastAsia="en-GB"/>
        </w:rPr>
        <w:t>attribute</w:t>
      </w:r>
      <w:r w:rsidR="008D2F07" w:rsidRPr="000A19BF">
        <w:rPr>
          <w:rFonts w:cs="Arial"/>
          <w:lang w:val="en-AU" w:eastAsia="en-GB"/>
        </w:rPr>
        <w:t xml:space="preserve"> may occur as a type or an instance.</w:t>
      </w:r>
      <w:r w:rsidR="00953516" w:rsidRPr="000A19BF">
        <w:rPr>
          <w:rFonts w:cs="Arial"/>
          <w:lang w:val="en-AU" w:eastAsia="en-GB"/>
        </w:rPr>
        <w:t xml:space="preserve"> </w:t>
      </w:r>
      <w:r w:rsidR="008D2F07" w:rsidRPr="000A19BF">
        <w:rPr>
          <w:rFonts w:cs="Arial"/>
          <w:lang w:val="en-AU" w:eastAsia="en-GB"/>
        </w:rPr>
        <w:t>Feature attribute type or feature attribute instance is used when only one is meant</w:t>
      </w:r>
      <w:r w:rsidRPr="000A19BF">
        <w:rPr>
          <w:rFonts w:cs="Arial"/>
          <w:lang w:val="en-AU" w:eastAsia="en-GB"/>
        </w:rPr>
        <w:t>.</w:t>
      </w:r>
    </w:p>
    <w:p w14:paraId="233C4B55" w14:textId="771EA039" w:rsidR="0080400F" w:rsidRPr="000A19BF" w:rsidRDefault="0080400F"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w:t>
      </w:r>
      <w:r w:rsidR="008D2F07" w:rsidRPr="000A19BF">
        <w:rPr>
          <w:rFonts w:cs="Arial"/>
          <w:lang w:val="en-AU" w:eastAsia="en-GB"/>
        </w:rPr>
        <w:t xml:space="preserve">A feature </w:t>
      </w:r>
      <w:r w:rsidR="008D2F07" w:rsidRPr="000A19BF">
        <w:rPr>
          <w:rFonts w:cs="Arial"/>
          <w:b/>
          <w:lang w:val="en-AU" w:eastAsia="en-GB"/>
        </w:rPr>
        <w:t>attribute</w:t>
      </w:r>
      <w:r w:rsidR="008D2F07" w:rsidRPr="000A19BF">
        <w:rPr>
          <w:rFonts w:cs="Arial"/>
          <w:lang w:val="en-AU" w:eastAsia="en-GB"/>
        </w:rPr>
        <w:t xml:space="preserve"> type has a name, a </w:t>
      </w:r>
      <w:r w:rsidR="008D2F07" w:rsidRPr="000A19BF">
        <w:rPr>
          <w:rFonts w:cs="Arial"/>
          <w:b/>
          <w:lang w:val="en-AU" w:eastAsia="en-GB"/>
        </w:rPr>
        <w:t>data type</w:t>
      </w:r>
      <w:r w:rsidR="008D2F07" w:rsidRPr="000A19BF">
        <w:rPr>
          <w:rFonts w:cs="Arial"/>
          <w:lang w:val="en-AU" w:eastAsia="en-GB"/>
        </w:rPr>
        <w:t xml:space="preserve"> and a domain associated to it.</w:t>
      </w:r>
      <w:r w:rsidR="00953516" w:rsidRPr="000A19BF">
        <w:rPr>
          <w:rFonts w:cs="Arial"/>
          <w:lang w:val="en-AU" w:eastAsia="en-GB"/>
        </w:rPr>
        <w:t xml:space="preserve"> </w:t>
      </w:r>
      <w:r w:rsidR="008D2F07" w:rsidRPr="000A19BF">
        <w:rPr>
          <w:rFonts w:cs="Arial"/>
          <w:lang w:val="en-AU" w:eastAsia="en-GB"/>
        </w:rPr>
        <w:t xml:space="preserve">A feature </w:t>
      </w:r>
      <w:r w:rsidR="008D2F07" w:rsidRPr="000A19BF">
        <w:rPr>
          <w:rFonts w:cs="Arial"/>
          <w:b/>
          <w:lang w:val="en-AU" w:eastAsia="en-GB"/>
        </w:rPr>
        <w:t>attribute</w:t>
      </w:r>
      <w:r w:rsidR="008D2F07" w:rsidRPr="000A19BF">
        <w:rPr>
          <w:rFonts w:cs="Arial"/>
          <w:lang w:val="en-AU" w:eastAsia="en-GB"/>
        </w:rPr>
        <w:t xml:space="preserve"> instance has an attribute value taken from the value domain of the feature </w:t>
      </w:r>
      <w:r w:rsidR="008D2F07" w:rsidRPr="000A19BF">
        <w:rPr>
          <w:rFonts w:cs="Arial"/>
          <w:b/>
          <w:lang w:val="en-AU" w:eastAsia="en-GB"/>
        </w:rPr>
        <w:t>attribute</w:t>
      </w:r>
      <w:r w:rsidR="008D2F07" w:rsidRPr="000A19BF">
        <w:rPr>
          <w:rFonts w:cs="Arial"/>
          <w:lang w:val="en-AU" w:eastAsia="en-GB"/>
        </w:rPr>
        <w:t xml:space="preserve"> type.</w:t>
      </w:r>
    </w:p>
    <w:p w14:paraId="53CD460E" w14:textId="4F2DB6FC" w:rsidR="008D2F07" w:rsidRPr="000A19BF" w:rsidRDefault="008D2F07" w:rsidP="00C128E3">
      <w:pPr>
        <w:spacing w:after="6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In a </w:t>
      </w:r>
      <w:r w:rsidRPr="000A19BF">
        <w:rPr>
          <w:rFonts w:cs="Arial"/>
          <w:b/>
          <w:lang w:val="en-AU" w:eastAsia="en-GB"/>
        </w:rPr>
        <w:t>feature catalogue</w:t>
      </w:r>
      <w:r w:rsidRPr="000A19BF">
        <w:rPr>
          <w:rFonts w:cs="Arial"/>
          <w:lang w:val="en-AU" w:eastAsia="en-GB"/>
        </w:rPr>
        <w:t xml:space="preserve">, a feature </w:t>
      </w:r>
      <w:r w:rsidRPr="000A19BF">
        <w:rPr>
          <w:rFonts w:cs="Arial"/>
          <w:b/>
          <w:lang w:val="en-AU" w:eastAsia="en-GB"/>
        </w:rPr>
        <w:t>attribute</w:t>
      </w:r>
      <w:r w:rsidRPr="000A19BF">
        <w:rPr>
          <w:rFonts w:cs="Arial"/>
          <w:lang w:val="en-AU" w:eastAsia="en-GB"/>
        </w:rPr>
        <w:t xml:space="preserve"> may include a value domain but does not specify </w:t>
      </w:r>
      <w:r w:rsidRPr="000A19BF">
        <w:rPr>
          <w:rFonts w:cs="Arial"/>
          <w:b/>
          <w:lang w:val="en-AU" w:eastAsia="en-GB"/>
        </w:rPr>
        <w:t>attribute</w:t>
      </w:r>
      <w:r w:rsidRPr="000A19BF">
        <w:rPr>
          <w:rFonts w:cs="Arial"/>
          <w:lang w:val="en-AU" w:eastAsia="en-GB"/>
        </w:rPr>
        <w:t xml:space="preserve"> values for feature instances.</w:t>
      </w:r>
    </w:p>
    <w:p w14:paraId="5B22BA4B" w14:textId="3644DD29" w:rsidR="0080400F" w:rsidRPr="000A19BF" w:rsidRDefault="0080400F" w:rsidP="00C128E3">
      <w:pPr>
        <w:spacing w:after="60" w:line="240" w:lineRule="auto"/>
        <w:rPr>
          <w:rFonts w:cs="Arial"/>
          <w:lang w:val="en-AU" w:eastAsia="en-GB"/>
        </w:rPr>
      </w:pPr>
      <w:r w:rsidRPr="000A19BF">
        <w:rPr>
          <w:rFonts w:cs="Arial"/>
          <w:lang w:val="en-AU" w:eastAsia="en-GB"/>
        </w:rPr>
        <w:t>EXAMPLE</w:t>
      </w:r>
      <w:r w:rsidR="008D2F07" w:rsidRPr="000A19BF">
        <w:rPr>
          <w:rFonts w:cs="Arial"/>
          <w:lang w:val="en-AU" w:eastAsia="en-GB"/>
        </w:rPr>
        <w:t xml:space="preserve"> 1</w:t>
      </w:r>
      <w:r w:rsidR="00713FAD">
        <w:rPr>
          <w:rFonts w:cs="Arial"/>
          <w:lang w:val="en-AU" w:eastAsia="en-GB"/>
        </w:rPr>
        <w:t xml:space="preserve">: </w:t>
      </w:r>
      <w:r w:rsidR="008D2F07" w:rsidRPr="000A19BF">
        <w:rPr>
          <w:rFonts w:cs="Arial"/>
          <w:lang w:val="en-AU" w:eastAsia="en-GB"/>
        </w:rPr>
        <w:t xml:space="preserve">A feature attribute named </w:t>
      </w:r>
      <w:r w:rsidR="006C31D7">
        <w:rPr>
          <w:rFonts w:cs="Arial"/>
          <w:i/>
          <w:iCs/>
          <w:lang w:val="en-AU" w:eastAsia="en-GB"/>
        </w:rPr>
        <w:t>communication channel</w:t>
      </w:r>
      <w:r w:rsidR="008D2F07" w:rsidRPr="000A19BF">
        <w:rPr>
          <w:rFonts w:cs="Arial"/>
          <w:i/>
          <w:iCs/>
          <w:lang w:val="en-AU" w:eastAsia="en-GB"/>
        </w:rPr>
        <w:t xml:space="preserve"> </w:t>
      </w:r>
      <w:r w:rsidR="008D2F07" w:rsidRPr="000A19BF">
        <w:rPr>
          <w:rFonts w:cs="Arial"/>
          <w:lang w:val="en-AU" w:eastAsia="en-GB"/>
        </w:rPr>
        <w:t xml:space="preserve">may have an attribute value </w:t>
      </w:r>
      <w:r w:rsidR="006C31D7">
        <w:rPr>
          <w:rFonts w:cs="Arial"/>
          <w:i/>
          <w:iCs/>
          <w:lang w:val="en-AU" w:eastAsia="en-GB"/>
        </w:rPr>
        <w:t>VHF0007</w:t>
      </w:r>
      <w:r w:rsidR="008D2F07" w:rsidRPr="000A19BF">
        <w:rPr>
          <w:rFonts w:cs="Arial"/>
          <w:i/>
          <w:iCs/>
          <w:lang w:val="en-AU" w:eastAsia="en-GB"/>
        </w:rPr>
        <w:t xml:space="preserve"> </w:t>
      </w:r>
      <w:r w:rsidR="008D2F07" w:rsidRPr="000A19BF">
        <w:rPr>
          <w:rFonts w:cs="Arial"/>
          <w:lang w:val="en-AU" w:eastAsia="en-GB"/>
        </w:rPr>
        <w:t xml:space="preserve">which belongs to the data type </w:t>
      </w:r>
      <w:r w:rsidR="008D2F07" w:rsidRPr="000A19BF">
        <w:rPr>
          <w:rFonts w:cs="Arial"/>
          <w:i/>
          <w:iCs/>
          <w:lang w:val="en-AU" w:eastAsia="en-GB"/>
        </w:rPr>
        <w:t>text</w:t>
      </w:r>
      <w:r w:rsidRPr="000A19BF">
        <w:rPr>
          <w:rFonts w:cs="Arial"/>
          <w:lang w:val="en-AU" w:eastAsia="en-GB"/>
        </w:rPr>
        <w:t xml:space="preserve">  </w:t>
      </w:r>
    </w:p>
    <w:p w14:paraId="28F1B15C" w14:textId="17FDF47B" w:rsidR="008D2F07" w:rsidRPr="000A19BF" w:rsidRDefault="00713FAD" w:rsidP="00C128E3">
      <w:pPr>
        <w:spacing w:after="120" w:line="240" w:lineRule="auto"/>
        <w:rPr>
          <w:rFonts w:cs="Arial"/>
          <w:lang w:val="en-AU" w:eastAsia="en-GB"/>
        </w:rPr>
      </w:pPr>
      <w:r>
        <w:rPr>
          <w:rFonts w:cs="Arial"/>
          <w:lang w:val="en-AU" w:eastAsia="en-GB"/>
        </w:rPr>
        <w:t xml:space="preserve">EXAMPLE 2: </w:t>
      </w:r>
      <w:r w:rsidR="008D2F07" w:rsidRPr="000A19BF">
        <w:rPr>
          <w:rFonts w:cs="Arial"/>
          <w:lang w:val="en-AU" w:eastAsia="en-GB"/>
        </w:rPr>
        <w:t xml:space="preserve">A feature attribute named </w:t>
      </w:r>
      <w:r w:rsidR="008D2F07" w:rsidRPr="000A19BF">
        <w:rPr>
          <w:rFonts w:cs="Arial"/>
          <w:i/>
          <w:iCs/>
          <w:lang w:val="en-AU" w:eastAsia="en-GB"/>
        </w:rPr>
        <w:t xml:space="preserve">length </w:t>
      </w:r>
      <w:r w:rsidR="008D2F07" w:rsidRPr="000A19BF">
        <w:rPr>
          <w:rFonts w:cs="Arial"/>
          <w:lang w:val="en-AU" w:eastAsia="en-GB"/>
        </w:rPr>
        <w:t xml:space="preserve">may have an attribute value </w:t>
      </w:r>
      <w:r w:rsidR="008D2F07" w:rsidRPr="000A19BF">
        <w:rPr>
          <w:rFonts w:cs="Arial"/>
          <w:i/>
          <w:iCs/>
          <w:lang w:val="en-AU" w:eastAsia="en-GB"/>
        </w:rPr>
        <w:t xml:space="preserve">82.4 </w:t>
      </w:r>
      <w:r w:rsidR="008D2F07" w:rsidRPr="000A19BF">
        <w:rPr>
          <w:rFonts w:cs="Arial"/>
          <w:lang w:val="en-AU" w:eastAsia="en-GB"/>
        </w:rPr>
        <w:t xml:space="preserve">which belongs to the data type </w:t>
      </w:r>
      <w:r w:rsidR="008D2F07" w:rsidRPr="000A19BF">
        <w:rPr>
          <w:rFonts w:cs="Arial"/>
          <w:i/>
          <w:iCs/>
          <w:lang w:val="en-AU" w:eastAsia="en-GB"/>
        </w:rPr>
        <w:t>real</w:t>
      </w:r>
      <w:r w:rsidR="008D2F07" w:rsidRPr="000A19BF">
        <w:rPr>
          <w:rFonts w:cs="Arial"/>
          <w:lang w:val="en-AU" w:eastAsia="en-GB"/>
        </w:rPr>
        <w:t xml:space="preserve">  </w:t>
      </w:r>
    </w:p>
    <w:p w14:paraId="5011E7C2" w14:textId="6102CAE4" w:rsidR="00FF51AB" w:rsidRPr="000A19BF" w:rsidRDefault="00FF51AB" w:rsidP="00C128E3">
      <w:pPr>
        <w:spacing w:after="0" w:line="240" w:lineRule="auto"/>
        <w:rPr>
          <w:b/>
          <w:lang w:val="en-AU" w:eastAsia="en-GB"/>
        </w:rPr>
      </w:pPr>
      <w:r w:rsidRPr="000A19BF">
        <w:rPr>
          <w:b/>
          <w:lang w:val="en-AU" w:eastAsia="en-GB"/>
        </w:rPr>
        <w:t>Feature Catalogue</w:t>
      </w:r>
    </w:p>
    <w:p w14:paraId="59F4EFF7" w14:textId="60AC214F" w:rsidR="00FF51AB" w:rsidRPr="000A19BF" w:rsidRDefault="00FF51AB" w:rsidP="00C128E3">
      <w:pPr>
        <w:tabs>
          <w:tab w:val="left" w:pos="2811"/>
        </w:tabs>
        <w:spacing w:after="120" w:line="240" w:lineRule="auto"/>
        <w:rPr>
          <w:lang w:val="en-AU"/>
        </w:rPr>
      </w:pPr>
      <w:r w:rsidRPr="000A19BF">
        <w:rPr>
          <w:lang w:val="en-AU"/>
        </w:rPr>
        <w:t xml:space="preserve">A catalogue containing definitions and descriptions of the </w:t>
      </w:r>
      <w:r w:rsidRPr="000A19BF">
        <w:rPr>
          <w:b/>
          <w:lang w:val="en-AU"/>
        </w:rPr>
        <w:t>feature</w:t>
      </w:r>
      <w:r w:rsidRPr="000A19BF">
        <w:rPr>
          <w:lang w:val="en-AU"/>
        </w:rPr>
        <w:t xml:space="preserve"> types, </w:t>
      </w:r>
      <w:r w:rsidRPr="000A19BF">
        <w:rPr>
          <w:b/>
          <w:lang w:val="en-AU"/>
        </w:rPr>
        <w:t>feature attributes</w:t>
      </w:r>
      <w:r w:rsidRPr="000A19BF">
        <w:rPr>
          <w:lang w:val="en-AU"/>
        </w:rPr>
        <w:t xml:space="preserve">, and </w:t>
      </w:r>
      <w:r w:rsidRPr="000A19BF">
        <w:rPr>
          <w:b/>
          <w:lang w:val="en-AU"/>
        </w:rPr>
        <w:t>feature associations</w:t>
      </w:r>
      <w:r w:rsidRPr="000A19BF">
        <w:rPr>
          <w:lang w:val="en-AU"/>
        </w:rPr>
        <w:t xml:space="preserve"> occurring in one or more sets of geographic data.</w:t>
      </w:r>
    </w:p>
    <w:p w14:paraId="6E5649AA" w14:textId="77777777" w:rsidR="00E73EDF" w:rsidRPr="000A19BF" w:rsidRDefault="007653F1" w:rsidP="00C128E3">
      <w:pPr>
        <w:spacing w:after="0" w:line="240" w:lineRule="auto"/>
        <w:jc w:val="left"/>
      </w:pPr>
      <w:r w:rsidRPr="000A19BF">
        <w:rPr>
          <w:b/>
        </w:rPr>
        <w:t>Geometric Primitive</w:t>
      </w:r>
      <w:bookmarkEnd w:id="113"/>
      <w:bookmarkEnd w:id="114"/>
      <w:bookmarkEnd w:id="115"/>
      <w:bookmarkEnd w:id="116"/>
      <w:bookmarkEnd w:id="117"/>
      <w:bookmarkEnd w:id="118"/>
      <w:bookmarkEnd w:id="119"/>
    </w:p>
    <w:p w14:paraId="2D4F99A9" w14:textId="279F85DF" w:rsidR="00976204" w:rsidRPr="004E17D6" w:rsidRDefault="00976204" w:rsidP="00C128E3">
      <w:pPr>
        <w:autoSpaceDE w:val="0"/>
        <w:autoSpaceDN w:val="0"/>
        <w:adjustRightInd w:val="0"/>
        <w:spacing w:after="60" w:line="240" w:lineRule="auto"/>
        <w:jc w:val="left"/>
        <w:rPr>
          <w:rFonts w:cs="Arial"/>
          <w:lang w:val="en-AU" w:eastAsia="fr-FR"/>
        </w:rPr>
      </w:pPr>
      <w:r w:rsidRPr="004E17D6">
        <w:rPr>
          <w:rFonts w:cs="Arial"/>
          <w:lang w:val="en-AU" w:eastAsia="fr-FR"/>
        </w:rPr>
        <w:t>Geometric object representing a single, connected, homogeneous element of geometry.</w:t>
      </w:r>
    </w:p>
    <w:p w14:paraId="7F54EF26" w14:textId="26882B88" w:rsidR="00E73EDF" w:rsidRPr="00693533" w:rsidRDefault="00713FAD" w:rsidP="00C128E3">
      <w:pPr>
        <w:autoSpaceDE w:val="0"/>
        <w:autoSpaceDN w:val="0"/>
        <w:adjustRightInd w:val="0"/>
        <w:spacing w:after="120" w:line="240" w:lineRule="auto"/>
        <w:rPr>
          <w:rFonts w:cs="Arial"/>
          <w:lang w:val="en-AU" w:eastAsia="fr-FR"/>
        </w:rPr>
      </w:pPr>
      <w:r>
        <w:rPr>
          <w:rFonts w:cs="Arial"/>
          <w:lang w:val="en-AU" w:eastAsia="fr-FR"/>
        </w:rPr>
        <w:t xml:space="preserve">NOTE: </w:t>
      </w:r>
      <w:r w:rsidR="00976204" w:rsidRPr="00693533">
        <w:rPr>
          <w:rFonts w:cs="Arial"/>
          <w:lang w:val="en-AU" w:eastAsia="fr-FR"/>
        </w:rPr>
        <w:t>Geometric primitives are non-decomposed objects that present information about geometric configuration.  They include points, curves, surfaces, and solids.</w:t>
      </w:r>
    </w:p>
    <w:p w14:paraId="56581B8E" w14:textId="59984AD8" w:rsidR="002B6D8A" w:rsidRPr="000A19BF" w:rsidRDefault="002B6D8A" w:rsidP="00C128E3">
      <w:pPr>
        <w:spacing w:after="0" w:line="240" w:lineRule="auto"/>
        <w:rPr>
          <w:b/>
          <w:lang w:val="en-AU" w:eastAsia="en-GB"/>
        </w:rPr>
      </w:pPr>
      <w:r w:rsidRPr="000A19BF">
        <w:rPr>
          <w:b/>
          <w:lang w:val="en-AU" w:eastAsia="en-GB"/>
        </w:rPr>
        <w:t>Human Readable</w:t>
      </w:r>
    </w:p>
    <w:p w14:paraId="0D25EE41" w14:textId="4CE75531" w:rsidR="002B6D8A" w:rsidRPr="000A19BF" w:rsidRDefault="006109A9" w:rsidP="00C128E3">
      <w:pPr>
        <w:tabs>
          <w:tab w:val="left" w:pos="2811"/>
        </w:tabs>
        <w:spacing w:after="120" w:line="240" w:lineRule="auto"/>
        <w:rPr>
          <w:lang w:val="en-AU"/>
        </w:rPr>
      </w:pPr>
      <w:r w:rsidRPr="000A19BF">
        <w:rPr>
          <w:lang w:val="en-AU"/>
        </w:rPr>
        <w:t>A representation of information that can be naturally read by humans</w:t>
      </w:r>
      <w:r w:rsidR="002B6D8A" w:rsidRPr="000A19BF">
        <w:rPr>
          <w:lang w:val="en-AU"/>
        </w:rPr>
        <w:t>.</w:t>
      </w:r>
    </w:p>
    <w:p w14:paraId="2B964446" w14:textId="247C49FD" w:rsidR="006109A9" w:rsidRPr="000A19BF" w:rsidRDefault="006109A9" w:rsidP="00C128E3">
      <w:pPr>
        <w:spacing w:after="0" w:line="240" w:lineRule="auto"/>
        <w:rPr>
          <w:b/>
          <w:lang w:val="en-AU" w:eastAsia="en-GB"/>
        </w:rPr>
      </w:pPr>
      <w:bookmarkStart w:id="120" w:name="_Toc392576964"/>
      <w:bookmarkStart w:id="121" w:name="_Toc412540101"/>
      <w:bookmarkStart w:id="122" w:name="_Toc368904927"/>
      <w:bookmarkStart w:id="123" w:name="_Toc439685235"/>
      <w:bookmarkStart w:id="124" w:name="_Toc348447689"/>
      <w:bookmarkStart w:id="125" w:name="_Toc346149785"/>
      <w:bookmarkStart w:id="126" w:name="_Toc346156159"/>
      <w:r w:rsidRPr="000A19BF">
        <w:rPr>
          <w:b/>
          <w:lang w:val="en-AU" w:eastAsia="en-GB"/>
        </w:rPr>
        <w:t>Identifier</w:t>
      </w:r>
    </w:p>
    <w:p w14:paraId="3EC60BF2" w14:textId="3A9DA9DC" w:rsidR="006109A9" w:rsidRPr="000A19BF" w:rsidRDefault="006109A9" w:rsidP="00C128E3">
      <w:pPr>
        <w:tabs>
          <w:tab w:val="left" w:pos="2811"/>
        </w:tabs>
        <w:spacing w:after="120" w:line="240" w:lineRule="auto"/>
        <w:rPr>
          <w:lang w:val="en-AU"/>
        </w:rPr>
      </w:pPr>
      <w:r w:rsidRPr="000A19BF">
        <w:rPr>
          <w:lang w:val="en-AU"/>
        </w:rPr>
        <w:t>A linguistically independent sequence of characters capable of uniquely and permanently identifying that with which it is associated.</w:t>
      </w:r>
    </w:p>
    <w:p w14:paraId="78677053" w14:textId="77777777" w:rsidR="00E73EDF" w:rsidRPr="000A19BF" w:rsidRDefault="007653F1" w:rsidP="00C128E3">
      <w:pPr>
        <w:spacing w:after="0" w:line="240" w:lineRule="auto"/>
        <w:jc w:val="left"/>
      </w:pPr>
      <w:r w:rsidRPr="000A19BF">
        <w:rPr>
          <w:b/>
        </w:rPr>
        <w:t>Indication</w:t>
      </w:r>
      <w:bookmarkEnd w:id="120"/>
      <w:bookmarkEnd w:id="121"/>
      <w:bookmarkEnd w:id="122"/>
      <w:bookmarkEnd w:id="123"/>
    </w:p>
    <w:p w14:paraId="334D132B" w14:textId="77777777" w:rsidR="00E73EDF" w:rsidRPr="000A19BF" w:rsidRDefault="007653F1" w:rsidP="00C128E3">
      <w:pPr>
        <w:spacing w:after="120" w:line="240" w:lineRule="auto"/>
        <w:rPr>
          <w:rFonts w:cs="Arial"/>
          <w:bCs/>
          <w:lang w:eastAsia="en-GB"/>
        </w:rPr>
      </w:pPr>
      <w:bookmarkStart w:id="127" w:name="_Toc353889549"/>
      <w:bookmarkStart w:id="128" w:name="_Toc353889829"/>
      <w:bookmarkStart w:id="129" w:name="_Toc353960579"/>
      <w:r w:rsidRPr="000A19BF">
        <w:rPr>
          <w:rFonts w:cs="Arial"/>
          <w:lang w:eastAsia="en-GB"/>
        </w:rPr>
        <w:t>Visual indication giving information about the condition of a system or equipment.</w:t>
      </w:r>
      <w:r w:rsidRPr="000A19BF">
        <w:rPr>
          <w:rFonts w:cs="Arial"/>
          <w:bCs/>
          <w:lang w:eastAsia="en-GB"/>
        </w:rPr>
        <w:t xml:space="preserve"> </w:t>
      </w:r>
      <w:bookmarkEnd w:id="124"/>
      <w:bookmarkEnd w:id="125"/>
      <w:bookmarkEnd w:id="126"/>
      <w:bookmarkEnd w:id="127"/>
      <w:bookmarkEnd w:id="128"/>
      <w:bookmarkEnd w:id="129"/>
    </w:p>
    <w:p w14:paraId="14EA8A9E" w14:textId="3DD3AA1F" w:rsidR="006109A9" w:rsidRPr="000A19BF" w:rsidRDefault="006109A9" w:rsidP="00C128E3">
      <w:pPr>
        <w:keepNext/>
        <w:keepLines/>
        <w:spacing w:after="0" w:line="240" w:lineRule="auto"/>
        <w:rPr>
          <w:b/>
          <w:lang w:val="en-AU" w:eastAsia="en-GB"/>
        </w:rPr>
      </w:pPr>
      <w:r w:rsidRPr="000A19BF">
        <w:rPr>
          <w:b/>
          <w:lang w:val="en-AU" w:eastAsia="en-GB"/>
        </w:rPr>
        <w:t>Instance</w:t>
      </w:r>
    </w:p>
    <w:p w14:paraId="04D47B16" w14:textId="4D8A3231" w:rsidR="006109A9" w:rsidRPr="000A19BF" w:rsidRDefault="006109A9" w:rsidP="00C128E3">
      <w:pPr>
        <w:tabs>
          <w:tab w:val="left" w:pos="2811"/>
        </w:tabs>
        <w:spacing w:after="60" w:line="240" w:lineRule="auto"/>
        <w:rPr>
          <w:lang w:val="en-AU"/>
        </w:rPr>
      </w:pPr>
      <w:r w:rsidRPr="000A19BF">
        <w:rPr>
          <w:lang w:val="en-AU"/>
        </w:rPr>
        <w:t>Entity to which a set of operations can be applied and which has a state that stores the effects of the operations.</w:t>
      </w:r>
    </w:p>
    <w:p w14:paraId="3F171557" w14:textId="00B5A395" w:rsidR="00890DB1" w:rsidRPr="000A19BF" w:rsidRDefault="00890DB1" w:rsidP="00C128E3">
      <w:pPr>
        <w:spacing w:after="120" w:line="240" w:lineRule="auto"/>
        <w:rPr>
          <w:rFonts w:cs="Arial"/>
          <w:lang w:val="en-AU" w:eastAsia="en-GB"/>
        </w:rPr>
      </w:pPr>
      <w:r w:rsidRPr="000A19BF">
        <w:rPr>
          <w:rFonts w:cs="Arial"/>
          <w:lang w:val="en-AU" w:eastAsia="en-GB"/>
        </w:rPr>
        <w:t>NOTE</w:t>
      </w:r>
      <w:r w:rsidR="00713FAD">
        <w:rPr>
          <w:rFonts w:cs="Arial"/>
          <w:lang w:val="en-AU" w:eastAsia="en-GB"/>
        </w:rPr>
        <w:t>:</w:t>
      </w:r>
      <w:r w:rsidRPr="000A19BF">
        <w:rPr>
          <w:rFonts w:cs="Arial"/>
          <w:lang w:val="en-AU" w:eastAsia="en-GB"/>
        </w:rPr>
        <w:t xml:space="preserve"> See </w:t>
      </w:r>
      <w:r w:rsidRPr="000A19BF">
        <w:rPr>
          <w:rFonts w:cs="Arial"/>
          <w:b/>
          <w:lang w:val="en-AU" w:eastAsia="en-GB"/>
        </w:rPr>
        <w:t>feature</w:t>
      </w:r>
      <w:r w:rsidRPr="000A19BF">
        <w:rPr>
          <w:rFonts w:cs="Arial"/>
          <w:lang w:val="en-AU" w:eastAsia="en-GB"/>
        </w:rPr>
        <w:t>.</w:t>
      </w:r>
    </w:p>
    <w:p w14:paraId="248A3C3E" w14:textId="4FEA26D0" w:rsidR="00AC3D24" w:rsidRDefault="00AC3D24" w:rsidP="00C128E3">
      <w:pPr>
        <w:keepNext/>
        <w:keepLines/>
        <w:spacing w:after="0" w:line="240" w:lineRule="auto"/>
        <w:rPr>
          <w:ins w:id="130" w:author="Raphael Malyankar" w:date="2022-11-09T22:19:00Z"/>
          <w:b/>
          <w:lang w:val="en-AU" w:eastAsia="en-GB"/>
        </w:rPr>
      </w:pPr>
      <w:ins w:id="131" w:author="Raphael Malyankar" w:date="2022-11-09T22:19:00Z">
        <w:r>
          <w:rPr>
            <w:b/>
            <w:lang w:val="en-AU" w:eastAsia="en-GB"/>
          </w:rPr>
          <w:t>Loxodrome</w:t>
        </w:r>
      </w:ins>
    </w:p>
    <w:p w14:paraId="64DFCBE8" w14:textId="52E40541" w:rsidR="00AC3D24" w:rsidRPr="00AC3D24" w:rsidRDefault="00AC3D24" w:rsidP="00C128E3">
      <w:pPr>
        <w:keepNext/>
        <w:keepLines/>
        <w:spacing w:after="0" w:line="240" w:lineRule="auto"/>
        <w:rPr>
          <w:ins w:id="132" w:author="Raphael Malyankar" w:date="2022-11-09T22:20:00Z"/>
          <w:bCs/>
          <w:lang w:val="en-AU" w:eastAsia="en-GB"/>
        </w:rPr>
      </w:pPr>
      <w:ins w:id="133" w:author="Raphael Malyankar" w:date="2022-11-09T22:19:00Z">
        <w:r w:rsidRPr="00AC3D24">
          <w:rPr>
            <w:bCs/>
            <w:lang w:val="en-AU" w:eastAsia="en-GB"/>
          </w:rPr>
          <w:t>A loxodrome is a line crossing all meridians at the same angle, that is, a path of constant bearing.</w:t>
        </w:r>
      </w:ins>
    </w:p>
    <w:p w14:paraId="10AA8321" w14:textId="77777777" w:rsidR="00AC3D24" w:rsidRDefault="00AC3D24" w:rsidP="00C128E3">
      <w:pPr>
        <w:keepNext/>
        <w:keepLines/>
        <w:spacing w:after="0" w:line="240" w:lineRule="auto"/>
        <w:rPr>
          <w:ins w:id="134" w:author="Raphael Malyankar" w:date="2022-11-09T22:19:00Z"/>
          <w:b/>
          <w:lang w:val="en-AU" w:eastAsia="en-GB"/>
        </w:rPr>
      </w:pPr>
    </w:p>
    <w:p w14:paraId="04E9B8E0" w14:textId="4F5254C0" w:rsidR="00890DB1" w:rsidRPr="000A19BF" w:rsidRDefault="00890DB1" w:rsidP="00C128E3">
      <w:pPr>
        <w:keepNext/>
        <w:keepLines/>
        <w:spacing w:after="0" w:line="240" w:lineRule="auto"/>
        <w:rPr>
          <w:b/>
          <w:lang w:val="en-AU" w:eastAsia="en-GB"/>
        </w:rPr>
      </w:pPr>
      <w:r w:rsidRPr="000A19BF">
        <w:rPr>
          <w:b/>
          <w:lang w:val="en-AU" w:eastAsia="en-GB"/>
        </w:rPr>
        <w:t>Machine Readable</w:t>
      </w:r>
    </w:p>
    <w:p w14:paraId="1566240C" w14:textId="22DE561A" w:rsidR="00890DB1" w:rsidRPr="000A19BF" w:rsidRDefault="00890DB1" w:rsidP="00C128E3">
      <w:pPr>
        <w:tabs>
          <w:tab w:val="left" w:pos="2811"/>
        </w:tabs>
        <w:spacing w:after="120" w:line="240" w:lineRule="auto"/>
        <w:rPr>
          <w:lang w:val="en-AU"/>
        </w:rPr>
      </w:pPr>
      <w:r w:rsidRPr="000A19BF">
        <w:rPr>
          <w:lang w:val="en-AU"/>
        </w:rPr>
        <w:t>A representation of information that can be processed by computers.</w:t>
      </w:r>
    </w:p>
    <w:p w14:paraId="26B04EED" w14:textId="77777777" w:rsidR="00890DB1" w:rsidRPr="000A19BF" w:rsidRDefault="00890DB1" w:rsidP="00C128E3">
      <w:pPr>
        <w:spacing w:after="0" w:line="240" w:lineRule="auto"/>
        <w:rPr>
          <w:b/>
        </w:rPr>
      </w:pPr>
      <w:r w:rsidRPr="000A19BF">
        <w:rPr>
          <w:rFonts w:cs="Arial"/>
          <w:b/>
        </w:rPr>
        <w:t xml:space="preserve">Maximum Display Scale </w:t>
      </w:r>
    </w:p>
    <w:p w14:paraId="54D0AA58" w14:textId="77777777" w:rsidR="00890DB1" w:rsidRPr="00693533" w:rsidRDefault="00890DB1" w:rsidP="00C128E3">
      <w:pPr>
        <w:autoSpaceDE w:val="0"/>
        <w:autoSpaceDN w:val="0"/>
        <w:adjustRightInd w:val="0"/>
        <w:spacing w:after="120" w:line="240" w:lineRule="auto"/>
        <w:rPr>
          <w:rFonts w:cs="Arial"/>
        </w:rPr>
      </w:pPr>
      <w:r w:rsidRPr="004E17D6">
        <w:rPr>
          <w:rFonts w:cs="Arial"/>
        </w:rPr>
        <w:t>The larger value of the ratio of the linear dimensions of features of a dataset presented in the display and the actual dimensions of the features represented (largest scale) of the scale range of the dataset.</w:t>
      </w:r>
    </w:p>
    <w:p w14:paraId="3E339B95" w14:textId="1BC1796C" w:rsidR="00890DB1" w:rsidRPr="000A19BF" w:rsidRDefault="00890DB1" w:rsidP="00C128E3">
      <w:pPr>
        <w:keepNext/>
        <w:keepLines/>
        <w:spacing w:after="0" w:line="240" w:lineRule="auto"/>
        <w:rPr>
          <w:b/>
          <w:lang w:val="en-AU" w:eastAsia="en-GB"/>
        </w:rPr>
      </w:pPr>
      <w:r w:rsidRPr="000A19BF">
        <w:rPr>
          <w:b/>
          <w:lang w:val="en-AU" w:eastAsia="en-GB"/>
        </w:rPr>
        <w:t>Metadata</w:t>
      </w:r>
    </w:p>
    <w:p w14:paraId="5CE481C3" w14:textId="5232890A" w:rsidR="00890DB1" w:rsidRPr="000A19BF" w:rsidRDefault="00890DB1" w:rsidP="00C128E3">
      <w:pPr>
        <w:tabs>
          <w:tab w:val="left" w:pos="2811"/>
        </w:tabs>
        <w:spacing w:after="120" w:line="240" w:lineRule="auto"/>
        <w:rPr>
          <w:lang w:val="en-AU"/>
        </w:rPr>
      </w:pPr>
      <w:r w:rsidRPr="000A19BF">
        <w:rPr>
          <w:lang w:val="en-AU"/>
        </w:rPr>
        <w:t>Data about data.</w:t>
      </w:r>
    </w:p>
    <w:p w14:paraId="2EE52B91" w14:textId="77777777" w:rsidR="00E73EDF" w:rsidRPr="000A19BF" w:rsidRDefault="007653F1" w:rsidP="00C128E3">
      <w:pPr>
        <w:keepNext/>
        <w:keepLines/>
        <w:spacing w:after="0" w:line="240" w:lineRule="auto"/>
        <w:rPr>
          <w:b/>
        </w:rPr>
      </w:pPr>
      <w:r w:rsidRPr="000A19BF">
        <w:rPr>
          <w:rFonts w:cs="Arial"/>
          <w:b/>
        </w:rPr>
        <w:t xml:space="preserve">Minimum Display Scale </w:t>
      </w:r>
    </w:p>
    <w:p w14:paraId="28C53670" w14:textId="77777777" w:rsidR="00E73EDF" w:rsidRPr="00693533" w:rsidRDefault="007653F1" w:rsidP="00C128E3">
      <w:pPr>
        <w:spacing w:after="120" w:line="240" w:lineRule="auto"/>
        <w:rPr>
          <w:rFonts w:cs="Arial"/>
        </w:rPr>
      </w:pPr>
      <w:r w:rsidRPr="004E17D6">
        <w:rPr>
          <w:rFonts w:cs="Arial"/>
        </w:rPr>
        <w:t>The smaller value of the ratio of the linear dimensions of features of a dataset presented in the display and the actual dimensions of the features represented (smallest scale) of the scale range of the dataset.</w:t>
      </w:r>
    </w:p>
    <w:p w14:paraId="67C1A56B" w14:textId="6C5F8793" w:rsidR="00890DB1" w:rsidRPr="000A19BF" w:rsidRDefault="00ED1DAE" w:rsidP="00C128E3">
      <w:pPr>
        <w:spacing w:after="0" w:line="240" w:lineRule="auto"/>
        <w:rPr>
          <w:b/>
          <w:lang w:val="en-AU" w:eastAsia="en-GB"/>
        </w:rPr>
      </w:pPr>
      <w:r w:rsidRPr="000A19BF">
        <w:rPr>
          <w:b/>
          <w:lang w:val="en-AU" w:eastAsia="en-GB"/>
        </w:rPr>
        <w:t>Model</w:t>
      </w:r>
    </w:p>
    <w:p w14:paraId="0AF3EA0B" w14:textId="0E2E07F2" w:rsidR="00890DB1" w:rsidRPr="000A19BF" w:rsidRDefault="00ED1DAE" w:rsidP="00C128E3">
      <w:pPr>
        <w:tabs>
          <w:tab w:val="left" w:pos="2811"/>
        </w:tabs>
        <w:spacing w:after="60" w:line="240" w:lineRule="auto"/>
        <w:rPr>
          <w:lang w:val="en-AU"/>
        </w:rPr>
      </w:pPr>
      <w:r w:rsidRPr="000A19BF">
        <w:rPr>
          <w:lang w:val="en-AU"/>
        </w:rPr>
        <w:t>Abstraction of some aspects of universe of discourse</w:t>
      </w:r>
      <w:r w:rsidR="00890DB1" w:rsidRPr="000A19BF">
        <w:rPr>
          <w:lang w:val="en-AU"/>
        </w:rPr>
        <w:t>.</w:t>
      </w:r>
    </w:p>
    <w:p w14:paraId="4A665840" w14:textId="7C4B9F5F" w:rsidR="00890DB1" w:rsidRPr="000A19BF" w:rsidRDefault="00890DB1"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w:t>
      </w:r>
      <w:r w:rsidR="00ED1DAE" w:rsidRPr="000A19BF">
        <w:rPr>
          <w:rFonts w:cs="Arial"/>
          <w:lang w:val="en-AU" w:eastAsia="en-GB"/>
        </w:rPr>
        <w:t>A semantically complete abstraction of a system.</w:t>
      </w:r>
    </w:p>
    <w:p w14:paraId="33D05FA8" w14:textId="77CF117D" w:rsidR="00ED1DAE" w:rsidRPr="000A19BF" w:rsidRDefault="00ED1DAE" w:rsidP="00C128E3">
      <w:pPr>
        <w:keepNext/>
        <w:keepLines/>
        <w:spacing w:after="0" w:line="240" w:lineRule="auto"/>
        <w:rPr>
          <w:b/>
          <w:lang w:val="en-AU" w:eastAsia="en-GB"/>
        </w:rPr>
      </w:pPr>
      <w:r w:rsidRPr="000A19BF">
        <w:rPr>
          <w:b/>
          <w:lang w:val="en-AU" w:eastAsia="en-GB"/>
        </w:rPr>
        <w:t>Multiplicity</w:t>
      </w:r>
    </w:p>
    <w:p w14:paraId="5BF282AD" w14:textId="16F383F7" w:rsidR="00ED1DAE" w:rsidRPr="000A19BF" w:rsidRDefault="00ED1DAE" w:rsidP="00C128E3">
      <w:pPr>
        <w:tabs>
          <w:tab w:val="left" w:pos="2811"/>
        </w:tabs>
        <w:spacing w:after="60" w:line="240" w:lineRule="auto"/>
        <w:rPr>
          <w:lang w:val="en-AU"/>
        </w:rPr>
      </w:pPr>
      <w:r w:rsidRPr="000A19BF">
        <w:rPr>
          <w:lang w:val="en-AU"/>
        </w:rPr>
        <w:t xml:space="preserve">Specification of the number of possible </w:t>
      </w:r>
      <w:r w:rsidR="00C96CF9" w:rsidRPr="000A19BF">
        <w:rPr>
          <w:lang w:val="en-AU"/>
        </w:rPr>
        <w:t>occurrences</w:t>
      </w:r>
      <w:r w:rsidRPr="000A19BF">
        <w:rPr>
          <w:lang w:val="en-AU"/>
        </w:rPr>
        <w:t xml:space="preserve"> of a property, or the number of allowable elements that may participate in a given relationship.</w:t>
      </w:r>
    </w:p>
    <w:p w14:paraId="018C0E1A" w14:textId="7C2E040E" w:rsidR="00ED1DAE" w:rsidRPr="000A19BF" w:rsidRDefault="00ED1DAE" w:rsidP="00C128E3">
      <w:pPr>
        <w:spacing w:after="120" w:line="240" w:lineRule="auto"/>
        <w:rPr>
          <w:rFonts w:cs="Arial"/>
          <w:lang w:val="en-AU" w:eastAsia="en-GB"/>
        </w:rPr>
      </w:pPr>
      <w:r w:rsidRPr="000A19BF">
        <w:rPr>
          <w:rFonts w:cs="Arial"/>
          <w:lang w:val="en-AU" w:eastAsia="en-GB"/>
        </w:rPr>
        <w:t xml:space="preserve">EXAMPLES: </w:t>
      </w:r>
      <w:r w:rsidR="005134E3" w:rsidRPr="000A19BF">
        <w:rPr>
          <w:rFonts w:cs="Arial"/>
          <w:lang w:val="en-AU" w:eastAsia="en-GB"/>
        </w:rPr>
        <w:t>1..* (one to many); 1 (exactly one);</w:t>
      </w:r>
      <w:r w:rsidRPr="000A19BF">
        <w:rPr>
          <w:rFonts w:cs="Arial"/>
          <w:lang w:val="en-AU" w:eastAsia="en-GB"/>
        </w:rPr>
        <w:t xml:space="preserve"> 0..1 (zero or one)</w:t>
      </w:r>
    </w:p>
    <w:p w14:paraId="338BBE0C" w14:textId="7D4207D0" w:rsidR="00C42F2A" w:rsidRPr="000A19BF" w:rsidRDefault="00C42F2A" w:rsidP="00C128E3">
      <w:pPr>
        <w:spacing w:after="0" w:line="240" w:lineRule="auto"/>
        <w:jc w:val="left"/>
        <w:rPr>
          <w:lang w:val="en-AU"/>
        </w:rPr>
      </w:pPr>
      <w:r w:rsidRPr="000A19BF">
        <w:rPr>
          <w:b/>
          <w:lang w:val="en-AU"/>
        </w:rPr>
        <w:t>Overscale</w:t>
      </w:r>
    </w:p>
    <w:p w14:paraId="13069FD7" w14:textId="1BB733D4" w:rsidR="00C42F2A" w:rsidRPr="000A19BF" w:rsidRDefault="00C450A7"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lang w:val="en-AU"/>
        </w:rPr>
      </w:pPr>
      <w:r w:rsidRPr="000A19BF">
        <w:rPr>
          <w:rFonts w:cs="Arial"/>
        </w:rPr>
        <w:lastRenderedPageBreak/>
        <w:t xml:space="preserve">The viewing scale is larger than the value considered by the data producer to be the largest intended </w:t>
      </w:r>
      <w:r w:rsidR="006C31D7">
        <w:rPr>
          <w:rFonts w:cs="Arial"/>
        </w:rPr>
        <w:t>(maximum) display</w:t>
      </w:r>
      <w:r w:rsidRPr="000A19BF">
        <w:rPr>
          <w:rFonts w:cs="Arial"/>
        </w:rPr>
        <w:t xml:space="preserve"> scale </w:t>
      </w:r>
      <w:r w:rsidR="006C31D7">
        <w:rPr>
          <w:rFonts w:cs="Arial"/>
        </w:rPr>
        <w:t>for</w:t>
      </w:r>
      <w:r w:rsidRPr="000A19BF">
        <w:rPr>
          <w:rFonts w:cs="Arial"/>
        </w:rPr>
        <w:t xml:space="preserve"> the data</w:t>
      </w:r>
      <w:r w:rsidR="00C42F2A" w:rsidRPr="000A19BF">
        <w:rPr>
          <w:rFonts w:cs="Arial"/>
          <w:lang w:val="en-AU"/>
        </w:rPr>
        <w:t>.</w:t>
      </w:r>
    </w:p>
    <w:p w14:paraId="2847F19A" w14:textId="5A365281" w:rsidR="0017347B" w:rsidRPr="000A19BF" w:rsidRDefault="0017347B" w:rsidP="00C128E3">
      <w:pPr>
        <w:keepNext/>
        <w:keepLines/>
        <w:spacing w:after="0" w:line="240" w:lineRule="auto"/>
        <w:rPr>
          <w:b/>
          <w:lang w:val="en-AU" w:eastAsia="en-GB"/>
        </w:rPr>
      </w:pPr>
      <w:r w:rsidRPr="000A19BF">
        <w:rPr>
          <w:b/>
          <w:lang w:val="en-AU" w:eastAsia="en-GB"/>
        </w:rPr>
        <w:t>Point</w:t>
      </w:r>
    </w:p>
    <w:p w14:paraId="6B0C7B4E" w14:textId="64E8989E" w:rsidR="0017347B" w:rsidRPr="000A19BF" w:rsidRDefault="0017347B" w:rsidP="00C128E3">
      <w:pPr>
        <w:keepNext/>
        <w:keepLines/>
        <w:tabs>
          <w:tab w:val="left" w:pos="2811"/>
        </w:tabs>
        <w:spacing w:after="60" w:line="240" w:lineRule="auto"/>
        <w:rPr>
          <w:lang w:val="en-AU"/>
        </w:rPr>
      </w:pPr>
      <w:r w:rsidRPr="000A19BF">
        <w:rPr>
          <w:lang w:val="en-AU"/>
        </w:rPr>
        <w:t xml:space="preserve">0-dimensional </w:t>
      </w:r>
      <w:r w:rsidRPr="000A19BF">
        <w:rPr>
          <w:b/>
          <w:lang w:val="en-AU"/>
        </w:rPr>
        <w:t>geometric primitive</w:t>
      </w:r>
      <w:r w:rsidRPr="000A19BF">
        <w:rPr>
          <w:lang w:val="en-AU"/>
        </w:rPr>
        <w:t>, representing a position.</w:t>
      </w:r>
    </w:p>
    <w:p w14:paraId="58E361C9" w14:textId="243C4C2A" w:rsidR="0017347B" w:rsidRPr="000A19BF" w:rsidRDefault="0017347B"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The </w:t>
      </w:r>
      <w:r w:rsidRPr="000A19BF">
        <w:rPr>
          <w:rFonts w:cs="Arial"/>
          <w:b/>
          <w:lang w:val="en-AU" w:eastAsia="en-GB"/>
        </w:rPr>
        <w:t>boundary</w:t>
      </w:r>
      <w:r w:rsidRPr="000A19BF">
        <w:rPr>
          <w:rFonts w:cs="Arial"/>
          <w:lang w:val="en-AU" w:eastAsia="en-GB"/>
        </w:rPr>
        <w:t xml:space="preserve"> of a point is the empty set.</w:t>
      </w:r>
    </w:p>
    <w:p w14:paraId="69A088E6" w14:textId="0831C9F8" w:rsidR="0017347B" w:rsidRPr="000A19BF" w:rsidRDefault="0017347B" w:rsidP="00C128E3">
      <w:pPr>
        <w:keepNext/>
        <w:keepLines/>
        <w:spacing w:after="0" w:line="240" w:lineRule="auto"/>
        <w:rPr>
          <w:b/>
          <w:lang w:val="en-AU" w:eastAsia="en-GB"/>
        </w:rPr>
      </w:pPr>
      <w:bookmarkStart w:id="135" w:name="_Toc346149790"/>
      <w:bookmarkStart w:id="136" w:name="_Toc348447694"/>
      <w:bookmarkStart w:id="137" w:name="_Toc368904933"/>
      <w:bookmarkStart w:id="138" w:name="_Toc346156164"/>
      <w:bookmarkStart w:id="139" w:name="_Toc392576969"/>
      <w:bookmarkStart w:id="140" w:name="_Toc412540106"/>
      <w:bookmarkStart w:id="141" w:name="_Toc439685240"/>
      <w:r w:rsidRPr="000A19BF">
        <w:rPr>
          <w:b/>
          <w:lang w:val="en-AU" w:eastAsia="en-GB"/>
        </w:rPr>
        <w:t>Portrayal Catalogue</w:t>
      </w:r>
    </w:p>
    <w:p w14:paraId="4EB0D9B0" w14:textId="12C4257E" w:rsidR="0017347B" w:rsidRPr="000A19BF" w:rsidRDefault="0017347B" w:rsidP="00C128E3">
      <w:pPr>
        <w:tabs>
          <w:tab w:val="left" w:pos="2811"/>
        </w:tabs>
        <w:spacing w:after="60" w:line="240" w:lineRule="auto"/>
        <w:rPr>
          <w:lang w:val="en-AU"/>
        </w:rPr>
      </w:pPr>
      <w:r w:rsidRPr="000A19BF">
        <w:rPr>
          <w:lang w:val="en-AU"/>
        </w:rPr>
        <w:t xml:space="preserve">Collection of defined </w:t>
      </w:r>
      <w:r w:rsidRPr="000A19BF">
        <w:rPr>
          <w:bCs/>
          <w:lang w:val="en-AU"/>
        </w:rPr>
        <w:t xml:space="preserve">portrayals </w:t>
      </w:r>
      <w:r w:rsidRPr="000A19BF">
        <w:rPr>
          <w:lang w:val="en-AU"/>
        </w:rPr>
        <w:t xml:space="preserve">for a </w:t>
      </w:r>
      <w:r w:rsidRPr="000A19BF">
        <w:rPr>
          <w:b/>
          <w:lang w:val="en-AU"/>
        </w:rPr>
        <w:t>feature catalogue</w:t>
      </w:r>
      <w:r w:rsidRPr="000A19BF">
        <w:rPr>
          <w:lang w:val="en-AU"/>
        </w:rPr>
        <w:t>.</w:t>
      </w:r>
    </w:p>
    <w:p w14:paraId="719C119F" w14:textId="70283998" w:rsidR="0017347B" w:rsidRPr="000A19BF" w:rsidRDefault="0017347B" w:rsidP="00C128E3">
      <w:pPr>
        <w:spacing w:after="120" w:line="240" w:lineRule="auto"/>
        <w:rPr>
          <w:rFonts w:cs="Arial"/>
          <w:bCs/>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Content of a portrayal catalogue includes </w:t>
      </w:r>
      <w:r w:rsidRPr="000A19BF">
        <w:rPr>
          <w:rFonts w:cs="Arial"/>
          <w:bCs/>
          <w:lang w:val="en-AU" w:eastAsia="en-GB"/>
        </w:rPr>
        <w:t>portrayal functions</w:t>
      </w:r>
      <w:r w:rsidRPr="000A19BF">
        <w:rPr>
          <w:rFonts w:cs="Arial"/>
          <w:lang w:val="en-AU" w:eastAsia="en-GB"/>
        </w:rPr>
        <w:t xml:space="preserve">, </w:t>
      </w:r>
      <w:r w:rsidRPr="000A19BF">
        <w:rPr>
          <w:rFonts w:cs="Arial"/>
          <w:bCs/>
          <w:lang w:val="en-AU" w:eastAsia="en-GB"/>
        </w:rPr>
        <w:t>symbols</w:t>
      </w:r>
      <w:r w:rsidRPr="000A19BF">
        <w:rPr>
          <w:rFonts w:cs="Arial"/>
          <w:lang w:val="en-AU" w:eastAsia="en-GB"/>
        </w:rPr>
        <w:t xml:space="preserve">, and </w:t>
      </w:r>
      <w:r w:rsidRPr="000A19BF">
        <w:rPr>
          <w:rFonts w:cs="Arial"/>
          <w:bCs/>
          <w:lang w:val="en-AU" w:eastAsia="en-GB"/>
        </w:rPr>
        <w:t>portrayal context</w:t>
      </w:r>
      <w:r w:rsidRPr="000A19BF">
        <w:rPr>
          <w:rFonts w:cs="Arial"/>
          <w:lang w:val="en-AU" w:eastAsia="en-GB"/>
        </w:rPr>
        <w:t>.</w:t>
      </w:r>
    </w:p>
    <w:bookmarkEnd w:id="135"/>
    <w:bookmarkEnd w:id="136"/>
    <w:bookmarkEnd w:id="137"/>
    <w:bookmarkEnd w:id="138"/>
    <w:bookmarkEnd w:id="139"/>
    <w:bookmarkEnd w:id="140"/>
    <w:bookmarkEnd w:id="141"/>
    <w:p w14:paraId="61C83607" w14:textId="38FE5645" w:rsidR="00E01649" w:rsidRPr="000A19BF" w:rsidRDefault="00E01649" w:rsidP="00C128E3">
      <w:pPr>
        <w:spacing w:after="0" w:line="240" w:lineRule="auto"/>
        <w:rPr>
          <w:b/>
          <w:lang w:val="en-AU" w:eastAsia="en-GB"/>
        </w:rPr>
      </w:pPr>
      <w:r w:rsidRPr="000A19BF">
        <w:rPr>
          <w:b/>
          <w:lang w:val="en-AU" w:eastAsia="en-GB"/>
        </w:rPr>
        <w:t>Relationship</w:t>
      </w:r>
    </w:p>
    <w:p w14:paraId="58CDA3B3" w14:textId="5A2C6454" w:rsidR="00E01649" w:rsidRPr="000A19BF" w:rsidRDefault="00E01649" w:rsidP="00C128E3">
      <w:pPr>
        <w:tabs>
          <w:tab w:val="left" w:pos="2811"/>
        </w:tabs>
        <w:spacing w:after="60" w:line="240" w:lineRule="auto"/>
        <w:rPr>
          <w:lang w:val="en-AU"/>
        </w:rPr>
      </w:pPr>
      <w:r w:rsidRPr="000A19BF">
        <w:rPr>
          <w:lang w:val="en-AU"/>
        </w:rPr>
        <w:t>Semantic connection among model elements.</w:t>
      </w:r>
    </w:p>
    <w:p w14:paraId="640DFF37" w14:textId="0E174FA7" w:rsidR="00E01649" w:rsidRPr="003420DB" w:rsidRDefault="00E01649" w:rsidP="00C128E3">
      <w:pPr>
        <w:spacing w:after="120" w:line="240" w:lineRule="auto"/>
        <w:rPr>
          <w:rFonts w:cs="Arial"/>
          <w:lang w:val="en-AU" w:eastAsia="en-GB"/>
        </w:rPr>
      </w:pPr>
      <w:r w:rsidRPr="000A19BF">
        <w:rPr>
          <w:rFonts w:cs="Arial"/>
          <w:lang w:val="en-AU" w:eastAsia="en-GB"/>
        </w:rPr>
        <w:t>NOTE</w:t>
      </w:r>
      <w:r w:rsidR="00283FB5">
        <w:rPr>
          <w:rFonts w:cs="Arial"/>
          <w:lang w:val="en-AU" w:eastAsia="en-GB"/>
        </w:rPr>
        <w:t>:</w:t>
      </w:r>
      <w:r w:rsidRPr="000A19BF">
        <w:rPr>
          <w:rFonts w:cs="Arial"/>
          <w:lang w:val="en-AU" w:eastAsia="en-GB"/>
        </w:rPr>
        <w:t xml:space="preserve"> Kinds of relationships include association, generalization, </w:t>
      </w:r>
      <w:proofErr w:type="spellStart"/>
      <w:r w:rsidRPr="000A19BF">
        <w:rPr>
          <w:rFonts w:cs="Arial"/>
          <w:lang w:val="en-AU" w:eastAsia="en-GB"/>
        </w:rPr>
        <w:t>metarelationship</w:t>
      </w:r>
      <w:proofErr w:type="spellEnd"/>
      <w:r w:rsidRPr="000A19BF">
        <w:rPr>
          <w:rFonts w:cs="Arial"/>
          <w:lang w:val="en-AU" w:eastAsia="en-GB"/>
        </w:rPr>
        <w:t xml:space="preserve">, flow, and several </w:t>
      </w:r>
      <w:r w:rsidRPr="003420DB">
        <w:rPr>
          <w:rFonts w:cs="Arial"/>
          <w:lang w:val="en-AU" w:eastAsia="en-GB"/>
        </w:rPr>
        <w:t>kinds grouped under dependency.</w:t>
      </w:r>
    </w:p>
    <w:p w14:paraId="0C20E2F8" w14:textId="49CA930F" w:rsidR="00E73EDF" w:rsidRPr="004E17D6" w:rsidRDefault="007653F1" w:rsidP="00C128E3">
      <w:pPr>
        <w:spacing w:after="0" w:line="240" w:lineRule="auto"/>
        <w:jc w:val="left"/>
      </w:pPr>
      <w:r w:rsidRPr="004E17D6">
        <w:rPr>
          <w:b/>
        </w:rPr>
        <w:t>Scale Minimum</w:t>
      </w:r>
    </w:p>
    <w:p w14:paraId="64AFF3D2" w14:textId="4D9CA5FF" w:rsidR="00E73EDF" w:rsidRPr="004E17D6"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The smallest scale at which a feature is displayed (</w:t>
      </w:r>
      <w:r w:rsidR="00E01649" w:rsidRPr="00693533">
        <w:rPr>
          <w:rFonts w:cs="Arial"/>
        </w:rPr>
        <w:t xml:space="preserve">for </w:t>
      </w:r>
      <w:r w:rsidRPr="00693533">
        <w:rPr>
          <w:rFonts w:cs="Arial"/>
        </w:rPr>
        <w:t xml:space="preserve">example, a minor light, </w:t>
      </w:r>
      <w:r w:rsidR="00FD51F4" w:rsidRPr="003420DB">
        <w:rPr>
          <w:rFonts w:cs="Arial"/>
        </w:rPr>
        <w:t xml:space="preserve">with a </w:t>
      </w:r>
      <w:r w:rsidRPr="003420DB">
        <w:rPr>
          <w:rFonts w:cs="Arial"/>
        </w:rPr>
        <w:t>scale minimum of 1:45,000, would not be displayed at a scale of 1:90,000).</w:t>
      </w:r>
    </w:p>
    <w:p w14:paraId="7235D160" w14:textId="6618D6A1" w:rsidR="00E01649" w:rsidRPr="003420DB" w:rsidRDefault="00E01649" w:rsidP="00C128E3">
      <w:pPr>
        <w:spacing w:after="0" w:line="240" w:lineRule="auto"/>
        <w:rPr>
          <w:b/>
          <w:lang w:val="en-AU" w:eastAsia="en-GB"/>
        </w:rPr>
      </w:pPr>
      <w:r w:rsidRPr="003420DB">
        <w:rPr>
          <w:b/>
          <w:lang w:val="en-AU" w:eastAsia="en-GB"/>
        </w:rPr>
        <w:t>Surface</w:t>
      </w:r>
    </w:p>
    <w:p w14:paraId="15AE546D" w14:textId="01A0A05D" w:rsidR="00E01649" w:rsidRPr="003420DB" w:rsidRDefault="00E01649" w:rsidP="00C128E3">
      <w:pPr>
        <w:tabs>
          <w:tab w:val="left" w:pos="2811"/>
        </w:tabs>
        <w:spacing w:after="60" w:line="240" w:lineRule="auto"/>
        <w:rPr>
          <w:lang w:val="en-AU"/>
        </w:rPr>
      </w:pPr>
      <w:r w:rsidRPr="003420DB">
        <w:rPr>
          <w:lang w:val="en-AU"/>
        </w:rPr>
        <w:t xml:space="preserve">Connected 2-dimensional </w:t>
      </w:r>
      <w:r w:rsidRPr="003420DB">
        <w:rPr>
          <w:b/>
          <w:lang w:val="en-AU"/>
        </w:rPr>
        <w:t>geometric primitive</w:t>
      </w:r>
      <w:r w:rsidRPr="003420DB">
        <w:rPr>
          <w:lang w:val="en-AU"/>
        </w:rPr>
        <w:t>, representing the continuous image of a region of a plane.</w:t>
      </w:r>
    </w:p>
    <w:p w14:paraId="5BE99983" w14:textId="196C8580" w:rsidR="00E01649" w:rsidRPr="003420DB" w:rsidRDefault="00E01649" w:rsidP="00C128E3">
      <w:pPr>
        <w:spacing w:after="120" w:line="240" w:lineRule="auto"/>
        <w:rPr>
          <w:rFonts w:cs="Arial"/>
          <w:lang w:val="en-AU" w:eastAsia="en-GB"/>
        </w:rPr>
      </w:pPr>
      <w:r w:rsidRPr="003420DB">
        <w:rPr>
          <w:rFonts w:cs="Arial"/>
          <w:lang w:val="en-AU" w:eastAsia="en-GB"/>
        </w:rPr>
        <w:t>NOTE</w:t>
      </w:r>
      <w:r w:rsidR="00283FB5">
        <w:rPr>
          <w:rFonts w:cs="Arial"/>
          <w:lang w:val="en-AU" w:eastAsia="en-GB"/>
        </w:rPr>
        <w:t>:</w:t>
      </w:r>
      <w:r w:rsidRPr="003420DB">
        <w:rPr>
          <w:rFonts w:cs="Arial"/>
          <w:lang w:val="en-AU" w:eastAsia="en-GB"/>
        </w:rPr>
        <w:t xml:space="preserve"> The boundary of a surface is the set of oriented, closed </w:t>
      </w:r>
      <w:r w:rsidRPr="003420DB">
        <w:rPr>
          <w:rFonts w:cs="Arial"/>
          <w:b/>
          <w:lang w:val="en-AU" w:eastAsia="en-GB"/>
        </w:rPr>
        <w:t>curves</w:t>
      </w:r>
      <w:r w:rsidRPr="003420DB">
        <w:rPr>
          <w:rFonts w:cs="Arial"/>
          <w:lang w:val="en-AU" w:eastAsia="en-GB"/>
        </w:rPr>
        <w:t xml:space="preserve"> that delineate the limits of the surface.</w:t>
      </w:r>
    </w:p>
    <w:p w14:paraId="3735D0D1" w14:textId="77777777" w:rsidR="00E73EDF" w:rsidRPr="003420DB" w:rsidRDefault="007653F1" w:rsidP="00C128E3">
      <w:pPr>
        <w:keepNext/>
        <w:keepLines/>
        <w:spacing w:after="0" w:line="240" w:lineRule="auto"/>
        <w:jc w:val="left"/>
      </w:pPr>
      <w:bookmarkStart w:id="142" w:name="_Toc348447698"/>
      <w:bookmarkStart w:id="143" w:name="_Toc346149794"/>
      <w:bookmarkStart w:id="144" w:name="_Toc368904937"/>
      <w:bookmarkStart w:id="145" w:name="_Toc412540111"/>
      <w:bookmarkStart w:id="146" w:name="_Toc439685245"/>
      <w:bookmarkStart w:id="147" w:name="_Toc392576973"/>
      <w:bookmarkStart w:id="148" w:name="_Toc346156168"/>
      <w:r w:rsidRPr="003420DB">
        <w:rPr>
          <w:b/>
        </w:rPr>
        <w:t>Symbol Size</w:t>
      </w:r>
      <w:bookmarkEnd w:id="142"/>
      <w:bookmarkEnd w:id="143"/>
      <w:bookmarkEnd w:id="144"/>
      <w:bookmarkEnd w:id="145"/>
      <w:bookmarkEnd w:id="146"/>
      <w:bookmarkEnd w:id="147"/>
      <w:bookmarkEnd w:id="148"/>
    </w:p>
    <w:p w14:paraId="2698C38F" w14:textId="77777777"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4E17D6">
        <w:rPr>
          <w:rFonts w:cs="Arial"/>
        </w:rPr>
        <w:t>The size is specified in normalized units of 0.01 mm. The minimum dimension is always more than 4 mm. This size applies to display on a standard minimum screen.</w:t>
      </w:r>
    </w:p>
    <w:p w14:paraId="33669B84" w14:textId="77777777" w:rsidR="00E73EDF" w:rsidRPr="003420DB" w:rsidRDefault="007653F1" w:rsidP="00C128E3">
      <w:pPr>
        <w:keepNext/>
        <w:keepLines/>
        <w:spacing w:after="0" w:line="240" w:lineRule="auto"/>
        <w:jc w:val="left"/>
      </w:pPr>
      <w:bookmarkStart w:id="149" w:name="_Toc346156170"/>
      <w:bookmarkStart w:id="150" w:name="_Toc348447700"/>
      <w:bookmarkStart w:id="151" w:name="_Toc368904939"/>
      <w:bookmarkStart w:id="152" w:name="_Toc392576975"/>
      <w:bookmarkStart w:id="153" w:name="_Toc439685247"/>
      <w:bookmarkStart w:id="154" w:name="_Toc412540113"/>
      <w:bookmarkStart w:id="155" w:name="_Toc346149796"/>
      <w:r w:rsidRPr="003420DB">
        <w:rPr>
          <w:b/>
        </w:rPr>
        <w:t>Text Label</w:t>
      </w:r>
      <w:bookmarkEnd w:id="149"/>
      <w:bookmarkEnd w:id="150"/>
      <w:bookmarkEnd w:id="151"/>
      <w:bookmarkEnd w:id="152"/>
      <w:bookmarkEnd w:id="153"/>
      <w:bookmarkEnd w:id="154"/>
      <w:bookmarkEnd w:id="155"/>
    </w:p>
    <w:p w14:paraId="0268F418" w14:textId="4A9C572F" w:rsidR="00E73EDF" w:rsidRPr="003420DB" w:rsidRDefault="007653F1" w:rsidP="00C128E3">
      <w:pP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3420DB">
        <w:rPr>
          <w:rFonts w:cs="Arial"/>
        </w:rPr>
        <w:t xml:space="preserve">A textual description of a </w:t>
      </w:r>
      <w:r w:rsidRPr="003420DB">
        <w:rPr>
          <w:rFonts w:cs="Arial" w:hint="eastAsia"/>
          <w:b/>
        </w:rPr>
        <w:t>feature</w:t>
      </w:r>
      <w:r w:rsidRPr="003420DB">
        <w:rPr>
          <w:rFonts w:cs="Arial"/>
        </w:rPr>
        <w:t xml:space="preserve">. Can be formatted to include standard text as well as </w:t>
      </w:r>
      <w:r w:rsidRPr="003420DB">
        <w:rPr>
          <w:rFonts w:cs="Arial"/>
          <w:b/>
        </w:rPr>
        <w:t>feature attribute</w:t>
      </w:r>
      <w:r w:rsidRPr="003420DB">
        <w:rPr>
          <w:rFonts w:cs="Arial"/>
        </w:rPr>
        <w:t xml:space="preserve"> values. For example, light descriptions, place names etc.</w:t>
      </w:r>
    </w:p>
    <w:p w14:paraId="0F68E7BB" w14:textId="77777777" w:rsidR="00E73EDF" w:rsidRPr="004E17D6" w:rsidRDefault="007653F1" w:rsidP="00C128E3">
      <w:pPr>
        <w:spacing w:after="0" w:line="240" w:lineRule="auto"/>
        <w:jc w:val="left"/>
      </w:pPr>
      <w:bookmarkStart w:id="156" w:name="_Toc346149799"/>
      <w:bookmarkStart w:id="157" w:name="_Toc346156173"/>
      <w:bookmarkStart w:id="158" w:name="_Toc392576976"/>
      <w:bookmarkStart w:id="159" w:name="_Toc412540114"/>
      <w:bookmarkStart w:id="160" w:name="_Toc439685248"/>
      <w:bookmarkStart w:id="161" w:name="_Toc348447703"/>
      <w:bookmarkStart w:id="162" w:name="_Toc368904942"/>
      <w:r w:rsidRPr="004E17D6">
        <w:rPr>
          <w:b/>
        </w:rPr>
        <w:t>Transparent Fill</w:t>
      </w:r>
      <w:bookmarkEnd w:id="156"/>
      <w:bookmarkEnd w:id="157"/>
      <w:bookmarkEnd w:id="158"/>
      <w:bookmarkEnd w:id="159"/>
      <w:bookmarkEnd w:id="160"/>
      <w:bookmarkEnd w:id="161"/>
      <w:bookmarkEnd w:id="162"/>
    </w:p>
    <w:p w14:paraId="468EAE74" w14:textId="734A3106" w:rsidR="00E73EDF" w:rsidRPr="00693533" w:rsidRDefault="007653F1" w:rsidP="00C128E3">
      <w:pPr>
        <w:pBdr>
          <w:top w:val="single" w:sz="6" w:space="0" w:color="FFFFFF"/>
          <w:left w:val="single" w:sz="6" w:space="0" w:color="FFFFFF"/>
          <w:bottom w:val="single" w:sz="6" w:space="0" w:color="FFFFFF"/>
          <w:right w:val="single" w:sz="6" w:space="0" w:color="FFFFFF"/>
        </w:pBdr>
        <w:tabs>
          <w:tab w:val="left" w:pos="-1440"/>
          <w:tab w:val="left" w:pos="-720"/>
          <w:tab w:val="left" w:pos="0"/>
          <w:tab w:val="left" w:pos="720"/>
          <w:tab w:val="left" w:pos="993"/>
          <w:tab w:val="left" w:pos="1440"/>
          <w:tab w:val="left" w:pos="1584"/>
          <w:tab w:val="left" w:pos="2160"/>
          <w:tab w:val="left" w:pos="2880"/>
          <w:tab w:val="left" w:pos="3600"/>
          <w:tab w:val="left" w:pos="4320"/>
          <w:tab w:val="left" w:pos="5040"/>
          <w:tab w:val="left" w:pos="5760"/>
          <w:tab w:val="left" w:pos="6480"/>
          <w:tab w:val="left" w:pos="7200"/>
          <w:tab w:val="left" w:pos="7920"/>
          <w:tab w:val="left" w:pos="8640"/>
        </w:tabs>
        <w:spacing w:after="120" w:line="240" w:lineRule="auto"/>
        <w:rPr>
          <w:rFonts w:cs="Arial"/>
        </w:rPr>
      </w:pPr>
      <w:r w:rsidRPr="00693533">
        <w:rPr>
          <w:rFonts w:cs="Arial"/>
        </w:rPr>
        <w:t xml:space="preserve">A method of identifying features of </w:t>
      </w:r>
      <w:r w:rsidRPr="00693533">
        <w:rPr>
          <w:rFonts w:cs="Arial"/>
          <w:b/>
        </w:rPr>
        <w:t>geometric primitive</w:t>
      </w:r>
      <w:r w:rsidRPr="00693533">
        <w:rPr>
          <w:rFonts w:cs="Arial"/>
        </w:rPr>
        <w:t xml:space="preserve"> </w:t>
      </w:r>
      <w:r w:rsidRPr="00693533">
        <w:rPr>
          <w:rFonts w:cs="Arial"/>
          <w:b/>
        </w:rPr>
        <w:t>surface</w:t>
      </w:r>
      <w:r w:rsidRPr="00693533">
        <w:rPr>
          <w:rFonts w:cs="Arial"/>
        </w:rPr>
        <w:t xml:space="preserve"> by covering a given percentage of each 4 pixel square with the fill colour, leaving the remainder "transparent".</w:t>
      </w:r>
      <w:r w:rsidR="00953516" w:rsidRPr="00693533">
        <w:rPr>
          <w:rFonts w:cs="Arial"/>
        </w:rPr>
        <w:t xml:space="preserve"> </w:t>
      </w:r>
      <w:r w:rsidRPr="00693533">
        <w:rPr>
          <w:rFonts w:cs="Arial"/>
        </w:rPr>
        <w:t>Used to ensure the information underneath shows through.</w:t>
      </w:r>
    </w:p>
    <w:p w14:paraId="174D960B" w14:textId="2137E4C7" w:rsidR="00007CB4" w:rsidRPr="003420DB" w:rsidRDefault="00007CB4" w:rsidP="00C128E3">
      <w:pPr>
        <w:spacing w:after="0" w:line="240" w:lineRule="auto"/>
        <w:rPr>
          <w:b/>
          <w:lang w:val="en-AU" w:eastAsia="en-GB"/>
        </w:rPr>
      </w:pPr>
      <w:r w:rsidRPr="003420DB">
        <w:rPr>
          <w:b/>
          <w:lang w:val="en-AU" w:eastAsia="en-GB"/>
        </w:rPr>
        <w:t>Vertical Datum</w:t>
      </w:r>
    </w:p>
    <w:p w14:paraId="1681E5F0" w14:textId="0A34C7C3" w:rsidR="00007CB4" w:rsidRPr="003420DB" w:rsidRDefault="00007CB4" w:rsidP="00C128E3">
      <w:pPr>
        <w:tabs>
          <w:tab w:val="left" w:pos="2811"/>
        </w:tabs>
        <w:spacing w:after="120" w:line="240" w:lineRule="auto"/>
        <w:rPr>
          <w:lang w:val="en-AU"/>
        </w:rPr>
      </w:pPr>
      <w:r w:rsidRPr="003420DB">
        <w:rPr>
          <w:lang w:val="en-AU"/>
        </w:rPr>
        <w:t>Datum describing the relation of gravity-related heights or depths to the Earth.</w:t>
      </w:r>
    </w:p>
    <w:p w14:paraId="6AC7677D" w14:textId="77777777" w:rsidR="00E73EDF" w:rsidRPr="003420DB" w:rsidRDefault="007653F1" w:rsidP="00C128E3">
      <w:pPr>
        <w:spacing w:after="0" w:line="240" w:lineRule="auto"/>
        <w:jc w:val="left"/>
      </w:pPr>
      <w:bookmarkStart w:id="163" w:name="_Toc368904945"/>
      <w:bookmarkStart w:id="164" w:name="_Toc392576977"/>
      <w:bookmarkStart w:id="165" w:name="_Toc412540115"/>
      <w:bookmarkStart w:id="166" w:name="_Toc439685249"/>
      <w:r w:rsidRPr="003420DB">
        <w:rPr>
          <w:b/>
        </w:rPr>
        <w:t>Warning</w:t>
      </w:r>
      <w:bookmarkEnd w:id="163"/>
      <w:bookmarkEnd w:id="164"/>
      <w:bookmarkEnd w:id="165"/>
      <w:bookmarkEnd w:id="166"/>
      <w:r w:rsidRPr="003420DB">
        <w:rPr>
          <w:b/>
        </w:rPr>
        <w:tab/>
      </w:r>
      <w:r w:rsidRPr="003420DB">
        <w:rPr>
          <w:b/>
        </w:rPr>
        <w:tab/>
      </w:r>
    </w:p>
    <w:p w14:paraId="7EDA0DF5" w14:textId="0047B5DC" w:rsidR="00E73EDF" w:rsidRPr="00693533" w:rsidRDefault="007653F1" w:rsidP="00C128E3">
      <w:pPr>
        <w:spacing w:after="120" w:line="240" w:lineRule="auto"/>
        <w:rPr>
          <w:rFonts w:cs="Arial"/>
        </w:rPr>
      </w:pPr>
      <w:r w:rsidRPr="004E17D6">
        <w:rPr>
          <w:rFonts w:cs="Arial"/>
        </w:rPr>
        <w:t xml:space="preserve">(MSC.302/A) </w:t>
      </w:r>
      <w:r w:rsidRPr="004E17D6">
        <w:rPr>
          <w:rFonts w:cs="Arial"/>
          <w:b/>
        </w:rPr>
        <w:t>alert</w:t>
      </w:r>
      <w:r w:rsidRPr="00693533">
        <w:rPr>
          <w:rFonts w:cs="Arial"/>
        </w:rPr>
        <w:t xml:space="preserve"> for condition requiring immediate attention, but no immediate action by the bridge team.</w:t>
      </w:r>
      <w:r w:rsidR="00953516" w:rsidRPr="00693533">
        <w:rPr>
          <w:rFonts w:cs="Arial"/>
        </w:rPr>
        <w:t xml:space="preserve"> </w:t>
      </w:r>
      <w:r w:rsidRPr="00693533">
        <w:rPr>
          <w:rFonts w:cs="Arial"/>
        </w:rPr>
        <w:t>Warnings are presented for precautionary reasons to make the bridge team aware of changed conditions which are not immediately hazardous, but may become so if no action is taken.</w:t>
      </w:r>
    </w:p>
    <w:p w14:paraId="254970EF" w14:textId="531200A5" w:rsidR="00E73EDF" w:rsidRDefault="007653F1" w:rsidP="00C128E3">
      <w:pPr>
        <w:pStyle w:val="Heading3"/>
        <w:tabs>
          <w:tab w:val="clear" w:pos="660"/>
          <w:tab w:val="clear" w:pos="880"/>
          <w:tab w:val="left" w:pos="851"/>
        </w:tabs>
        <w:spacing w:before="120" w:after="120" w:line="240" w:lineRule="auto"/>
        <w:ind w:left="851" w:hanging="851"/>
        <w:jc w:val="both"/>
      </w:pPr>
      <w:bookmarkStart w:id="167" w:name="_Toc515440315"/>
      <w:bookmarkStart w:id="168" w:name="_Toc517858824"/>
      <w:bookmarkStart w:id="169" w:name="_Toc519859064"/>
      <w:bookmarkStart w:id="170" w:name="_Toc521495108"/>
      <w:bookmarkStart w:id="171" w:name="_Toc439685250"/>
      <w:bookmarkStart w:id="172" w:name="_Toc225648276"/>
      <w:bookmarkStart w:id="173" w:name="_Toc225065133"/>
      <w:bookmarkStart w:id="174" w:name="_Toc120228610"/>
      <w:bookmarkEnd w:id="167"/>
      <w:bookmarkEnd w:id="168"/>
      <w:bookmarkEnd w:id="169"/>
      <w:bookmarkEnd w:id="170"/>
      <w:r w:rsidRPr="00283FB5">
        <w:t>Abbreviations</w:t>
      </w:r>
      <w:bookmarkEnd w:id="171"/>
      <w:bookmarkEnd w:id="172"/>
      <w:bookmarkEnd w:id="173"/>
      <w:bookmarkEnd w:id="174"/>
    </w:p>
    <w:p w14:paraId="74AF8EC2" w14:textId="07B96668" w:rsidR="00074200" w:rsidRPr="00074200" w:rsidRDefault="00074200" w:rsidP="00074200">
      <w:r w:rsidRPr="00074200">
        <w:t>This product specification adopts the following convention for symbols and abbreviated terms</w:t>
      </w:r>
      <w:r>
        <w:t>.</w:t>
      </w:r>
    </w:p>
    <w:p w14:paraId="0D7E459D" w14:textId="77777777" w:rsidR="00E73EDF" w:rsidRPr="00693533" w:rsidRDefault="007653F1" w:rsidP="00C128E3">
      <w:pPr>
        <w:spacing w:after="120" w:line="240" w:lineRule="auto"/>
      </w:pPr>
      <w:r w:rsidRPr="00693533">
        <w:t>CRS</w:t>
      </w:r>
      <w:r w:rsidRPr="00693533">
        <w:tab/>
      </w:r>
      <w:r w:rsidRPr="00693533">
        <w:tab/>
        <w:t>Coordinate Reference System</w:t>
      </w:r>
    </w:p>
    <w:p w14:paraId="00DFE9FE" w14:textId="3678D97B" w:rsidR="001D798F" w:rsidRPr="003420DB" w:rsidRDefault="001D798F" w:rsidP="00C128E3">
      <w:pPr>
        <w:spacing w:after="120" w:line="240" w:lineRule="auto"/>
      </w:pPr>
      <w:r w:rsidRPr="003420DB">
        <w:t>DCEG</w:t>
      </w:r>
      <w:r w:rsidRPr="003420DB">
        <w:tab/>
      </w:r>
      <w:r w:rsidRPr="003420DB">
        <w:tab/>
        <w:t>Data Classification and Encoding Guide</w:t>
      </w:r>
    </w:p>
    <w:p w14:paraId="404141C5" w14:textId="77777777" w:rsidR="00E73EDF" w:rsidRPr="00693533" w:rsidRDefault="007653F1" w:rsidP="00C128E3">
      <w:pPr>
        <w:spacing w:after="120" w:line="240" w:lineRule="auto"/>
      </w:pPr>
      <w:r w:rsidRPr="004E17D6">
        <w:t>ECDIS</w:t>
      </w:r>
      <w:r w:rsidRPr="004E17D6">
        <w:tab/>
      </w:r>
      <w:r w:rsidRPr="004E17D6">
        <w:tab/>
        <w:t xml:space="preserve">Electronic Chart Display </w:t>
      </w:r>
      <w:r w:rsidRPr="00693533">
        <w:rPr>
          <w:rFonts w:hint="eastAsia"/>
        </w:rPr>
        <w:t xml:space="preserve">and </w:t>
      </w:r>
      <w:r w:rsidRPr="00693533">
        <w:t>Information System</w:t>
      </w:r>
    </w:p>
    <w:p w14:paraId="07B79F50" w14:textId="77777777" w:rsidR="001B27C9" w:rsidRPr="00693533" w:rsidRDefault="001B27C9" w:rsidP="00C128E3">
      <w:pPr>
        <w:spacing w:after="120" w:line="240" w:lineRule="auto"/>
      </w:pPr>
      <w:r w:rsidRPr="00693533">
        <w:t>ENC</w:t>
      </w:r>
      <w:r w:rsidRPr="00693533">
        <w:tab/>
      </w:r>
      <w:r w:rsidRPr="00693533">
        <w:tab/>
        <w:t>Electronic Navigational Chart</w:t>
      </w:r>
    </w:p>
    <w:p w14:paraId="22850313" w14:textId="77777777" w:rsidR="00E73EDF" w:rsidRPr="00693533" w:rsidRDefault="007653F1" w:rsidP="00C128E3">
      <w:pPr>
        <w:spacing w:after="120" w:line="240" w:lineRule="auto"/>
      </w:pPr>
      <w:r w:rsidRPr="00693533">
        <w:t>EPSG</w:t>
      </w:r>
      <w:r w:rsidRPr="00693533">
        <w:tab/>
      </w:r>
      <w:r w:rsidRPr="00693533">
        <w:tab/>
        <w:t>European Petroleum Survey Group</w:t>
      </w:r>
    </w:p>
    <w:p w14:paraId="0C4DDF31" w14:textId="2ED90D74" w:rsidR="001B27C9" w:rsidRDefault="001B27C9" w:rsidP="00C128E3">
      <w:pPr>
        <w:spacing w:after="120" w:line="240" w:lineRule="auto"/>
      </w:pPr>
      <w:r w:rsidRPr="003420DB">
        <w:t>GFM</w:t>
      </w:r>
      <w:r w:rsidRPr="003420DB">
        <w:tab/>
      </w:r>
      <w:r w:rsidRPr="003420DB">
        <w:tab/>
        <w:t>General Feature Model</w:t>
      </w:r>
    </w:p>
    <w:p w14:paraId="57E5F068" w14:textId="2DAC05E6" w:rsidR="0066226A" w:rsidRPr="003420DB" w:rsidRDefault="0066226A" w:rsidP="00C128E3">
      <w:pPr>
        <w:spacing w:after="120" w:line="240" w:lineRule="auto"/>
      </w:pPr>
      <w:r>
        <w:t>GML</w:t>
      </w:r>
      <w:r>
        <w:tab/>
      </w:r>
      <w:r>
        <w:tab/>
        <w:t xml:space="preserve">Geography </w:t>
      </w:r>
      <w:proofErr w:type="spellStart"/>
      <w:r>
        <w:t>Markup</w:t>
      </w:r>
      <w:proofErr w:type="spellEnd"/>
      <w:r>
        <w:t xml:space="preserve"> Language</w:t>
      </w:r>
    </w:p>
    <w:p w14:paraId="7CF3B7C0" w14:textId="2CDD31E5" w:rsidR="001B27C9" w:rsidRPr="003420DB" w:rsidRDefault="001B27C9" w:rsidP="00C128E3">
      <w:pPr>
        <w:spacing w:after="120" w:line="240" w:lineRule="auto"/>
      </w:pPr>
      <w:r w:rsidRPr="003420DB">
        <w:t>IEC</w:t>
      </w:r>
      <w:r w:rsidRPr="003420DB">
        <w:tab/>
      </w:r>
      <w:r w:rsidRPr="003420DB">
        <w:tab/>
      </w:r>
      <w:r w:rsidRPr="003420DB">
        <w:tab/>
        <w:t>International Electrotechnical Commission</w:t>
      </w:r>
    </w:p>
    <w:p w14:paraId="4EAA52CC" w14:textId="77777777" w:rsidR="00E73EDF" w:rsidRPr="004E17D6" w:rsidRDefault="007653F1" w:rsidP="00C128E3">
      <w:pPr>
        <w:spacing w:after="120" w:line="240" w:lineRule="auto"/>
      </w:pPr>
      <w:r w:rsidRPr="004E17D6">
        <w:t>IHO</w:t>
      </w:r>
      <w:r w:rsidRPr="004E17D6">
        <w:tab/>
      </w:r>
      <w:r w:rsidRPr="004E17D6">
        <w:tab/>
        <w:t>International Hydrographic Organization</w:t>
      </w:r>
    </w:p>
    <w:p w14:paraId="77374BAD" w14:textId="77777777" w:rsidR="00E73EDF" w:rsidRPr="00693533" w:rsidRDefault="007653F1" w:rsidP="00C128E3">
      <w:pPr>
        <w:spacing w:after="120" w:line="240" w:lineRule="auto"/>
      </w:pPr>
      <w:r w:rsidRPr="00693533">
        <w:lastRenderedPageBreak/>
        <w:t>IMO</w:t>
      </w:r>
      <w:r w:rsidRPr="00693533">
        <w:tab/>
      </w:r>
      <w:r w:rsidRPr="00693533">
        <w:tab/>
        <w:t>International Maritime Organization</w:t>
      </w:r>
    </w:p>
    <w:p w14:paraId="1F5F1772" w14:textId="4786317B" w:rsidR="00E73EDF" w:rsidRDefault="007653F1" w:rsidP="00C128E3">
      <w:pPr>
        <w:spacing w:after="120" w:line="240" w:lineRule="auto"/>
      </w:pPr>
      <w:r w:rsidRPr="00693533">
        <w:t>ISO</w:t>
      </w:r>
      <w:r w:rsidRPr="00693533">
        <w:tab/>
      </w:r>
      <w:r w:rsidRPr="00693533">
        <w:tab/>
      </w:r>
      <w:ins w:id="175" w:author="Raphael Malyankar" w:date="2022-09-03T22:41:00Z">
        <w:r w:rsidR="00C845EB">
          <w:tab/>
        </w:r>
      </w:ins>
      <w:r w:rsidRPr="00693533">
        <w:t>International Organization for Standardization</w:t>
      </w:r>
    </w:p>
    <w:p w14:paraId="1763F641" w14:textId="6E9A5A40" w:rsidR="0066226A" w:rsidRDefault="0066226A" w:rsidP="00C128E3">
      <w:pPr>
        <w:spacing w:after="120" w:line="240" w:lineRule="auto"/>
      </w:pPr>
      <w:r>
        <w:t>JPEG</w:t>
      </w:r>
      <w:r>
        <w:tab/>
      </w:r>
      <w:r>
        <w:tab/>
        <w:t>Joint Photographic Experts Group</w:t>
      </w:r>
    </w:p>
    <w:p w14:paraId="32854B7A" w14:textId="301A6A3C" w:rsidR="00074200" w:rsidRPr="00693533" w:rsidRDefault="00074200" w:rsidP="00C128E3">
      <w:pPr>
        <w:spacing w:after="120" w:line="240" w:lineRule="auto"/>
      </w:pPr>
      <w:r>
        <w:t>MRN</w:t>
      </w:r>
      <w:r>
        <w:tab/>
      </w:r>
      <w:r>
        <w:tab/>
        <w:t>Maritime Resource Name</w:t>
      </w:r>
    </w:p>
    <w:p w14:paraId="68B18693" w14:textId="690D8D9D" w:rsidR="003F7046" w:rsidRDefault="003F7046" w:rsidP="00C128E3">
      <w:pPr>
        <w:spacing w:after="120" w:line="240" w:lineRule="auto"/>
      </w:pPr>
      <w:r w:rsidRPr="003420DB">
        <w:t>MSVS</w:t>
      </w:r>
      <w:r w:rsidRPr="003420DB">
        <w:tab/>
      </w:r>
      <w:r w:rsidRPr="003420DB">
        <w:tab/>
        <w:t>Mariners Selected Viewing Scale</w:t>
      </w:r>
    </w:p>
    <w:p w14:paraId="47FEB06D" w14:textId="0EB38B5F" w:rsidR="0066226A" w:rsidRDefault="0066226A" w:rsidP="00C128E3">
      <w:pPr>
        <w:spacing w:after="120" w:line="240" w:lineRule="auto"/>
      </w:pPr>
      <w:del w:id="176" w:author="Raphael Malyankar" w:date="2022-09-03T22:40:00Z">
        <w:r w:rsidDel="00F918A4">
          <w:delText>MTM</w:delText>
        </w:r>
      </w:del>
      <w:ins w:id="177" w:author="Raphael Malyankar" w:date="2022-09-03T22:40:00Z">
        <w:r w:rsidR="00F918A4">
          <w:t>MHI</w:t>
        </w:r>
      </w:ins>
      <w:r>
        <w:tab/>
      </w:r>
      <w:r>
        <w:tab/>
        <w:t xml:space="preserve">Marine </w:t>
      </w:r>
      <w:del w:id="178" w:author="Raphael Malyankar" w:date="2022-09-03T22:40:00Z">
        <w:r w:rsidDel="00F918A4">
          <w:delText>Traffic Management</w:delText>
        </w:r>
      </w:del>
      <w:ins w:id="179" w:author="Raphael Malyankar" w:date="2022-09-03T22:40:00Z">
        <w:r w:rsidR="00F918A4">
          <w:t>Harbour Infrastructure</w:t>
        </w:r>
      </w:ins>
    </w:p>
    <w:p w14:paraId="2A3121EA" w14:textId="6F12E64A" w:rsidR="0066226A" w:rsidRDefault="0066226A" w:rsidP="00C128E3">
      <w:pPr>
        <w:spacing w:after="120" w:line="240" w:lineRule="auto"/>
      </w:pPr>
      <w:r>
        <w:t>NIPWG</w:t>
      </w:r>
      <w:r>
        <w:tab/>
      </w:r>
      <w:r>
        <w:tab/>
      </w:r>
      <w:r w:rsidRPr="0066226A">
        <w:t>Nautical Information Provision Working Group</w:t>
      </w:r>
    </w:p>
    <w:p w14:paraId="43199C05" w14:textId="0B4CBAE7" w:rsidR="0066226A" w:rsidRDefault="0066226A" w:rsidP="00C128E3">
      <w:pPr>
        <w:spacing w:after="120" w:line="240" w:lineRule="auto"/>
        <w:rPr>
          <w:ins w:id="180" w:author="Raphael Malyankar" w:date="2022-09-03T22:41:00Z"/>
        </w:rPr>
      </w:pPr>
      <w:r>
        <w:t>PNG</w:t>
      </w:r>
      <w:r>
        <w:tab/>
      </w:r>
      <w:r>
        <w:tab/>
      </w:r>
      <w:r w:rsidRPr="0066226A">
        <w:t>Portable Network Graphics</w:t>
      </w:r>
    </w:p>
    <w:p w14:paraId="19AAE485" w14:textId="013774BD" w:rsidR="00C845EB" w:rsidRPr="003420DB" w:rsidRDefault="00C845EB" w:rsidP="00C128E3">
      <w:pPr>
        <w:spacing w:after="120" w:line="240" w:lineRule="auto"/>
      </w:pPr>
      <w:ins w:id="181" w:author="Raphael Malyankar" w:date="2022-09-03T22:41:00Z">
        <w:r>
          <w:t>SD</w:t>
        </w:r>
        <w:r>
          <w:tab/>
        </w:r>
        <w:r>
          <w:tab/>
        </w:r>
        <w:r>
          <w:tab/>
          <w:t>System Database</w:t>
        </w:r>
      </w:ins>
    </w:p>
    <w:p w14:paraId="1E1343F6" w14:textId="77777777" w:rsidR="00E73EDF" w:rsidRPr="003420DB" w:rsidRDefault="007653F1" w:rsidP="00C128E3">
      <w:pPr>
        <w:spacing w:after="120" w:line="240" w:lineRule="auto"/>
      </w:pPr>
      <w:r w:rsidRPr="003420DB">
        <w:t>SENC</w:t>
      </w:r>
      <w:r w:rsidRPr="003420DB">
        <w:tab/>
      </w:r>
      <w:r w:rsidRPr="003420DB">
        <w:tab/>
        <w:t>System Electronic Navigational Chart</w:t>
      </w:r>
    </w:p>
    <w:p w14:paraId="6422FC26" w14:textId="77777777" w:rsidR="00E73EDF" w:rsidRPr="003420DB" w:rsidRDefault="007653F1" w:rsidP="00C128E3">
      <w:pPr>
        <w:spacing w:after="120" w:line="240" w:lineRule="auto"/>
      </w:pPr>
      <w:r w:rsidRPr="003420DB">
        <w:t>SOLAS</w:t>
      </w:r>
      <w:r w:rsidRPr="003420DB">
        <w:tab/>
      </w:r>
      <w:r w:rsidRPr="003420DB">
        <w:tab/>
        <w:t>Safety of Life at Sea</w:t>
      </w:r>
    </w:p>
    <w:p w14:paraId="402D7177" w14:textId="2A66C776" w:rsidR="00147E47" w:rsidRPr="003420DB" w:rsidRDefault="00147E47" w:rsidP="00C128E3">
      <w:pPr>
        <w:spacing w:after="120" w:line="240" w:lineRule="auto"/>
      </w:pPr>
      <w:r w:rsidRPr="003420DB">
        <w:t>SVG</w:t>
      </w:r>
      <w:r w:rsidRPr="003420DB">
        <w:tab/>
      </w:r>
      <w:r w:rsidRPr="003420DB">
        <w:tab/>
        <w:t>Scalable Vector Graphics</w:t>
      </w:r>
    </w:p>
    <w:p w14:paraId="4E065A74" w14:textId="0E77E42A" w:rsidR="00147E47" w:rsidRPr="003420DB" w:rsidRDefault="00147E47" w:rsidP="00C128E3">
      <w:pPr>
        <w:spacing w:after="120" w:line="240" w:lineRule="auto"/>
      </w:pPr>
      <w:r w:rsidRPr="003420DB">
        <w:t>S-100WG</w:t>
      </w:r>
      <w:r w:rsidRPr="003420DB">
        <w:tab/>
        <w:t>IHO S-100 Working Group</w:t>
      </w:r>
    </w:p>
    <w:p w14:paraId="35B1C504" w14:textId="7FDFF6A7" w:rsidR="00147E47" w:rsidRPr="003420DB" w:rsidRDefault="00147E47" w:rsidP="00C128E3">
      <w:pPr>
        <w:spacing w:after="120" w:line="240" w:lineRule="auto"/>
      </w:pPr>
      <w:r w:rsidRPr="003420DB">
        <w:t>TIFF</w:t>
      </w:r>
      <w:r w:rsidRPr="003420DB">
        <w:tab/>
      </w:r>
      <w:r w:rsidRPr="003420DB">
        <w:tab/>
        <w:t>Tagged Image File Format</w:t>
      </w:r>
    </w:p>
    <w:p w14:paraId="4AD6CDFE" w14:textId="6CCC2DFE" w:rsidR="0066226A" w:rsidRDefault="00147E47" w:rsidP="00C128E3">
      <w:pPr>
        <w:spacing w:after="120" w:line="240" w:lineRule="auto"/>
      </w:pPr>
      <w:r w:rsidRPr="003420DB">
        <w:t>UML</w:t>
      </w:r>
      <w:r w:rsidRPr="003420DB">
        <w:tab/>
      </w:r>
      <w:r w:rsidRPr="003420DB">
        <w:tab/>
        <w:t>Unified Modelling Language</w:t>
      </w:r>
    </w:p>
    <w:p w14:paraId="700D64AD" w14:textId="28ADD10D" w:rsidR="0066226A" w:rsidRPr="003420DB" w:rsidRDefault="0066226A" w:rsidP="00C128E3">
      <w:pPr>
        <w:spacing w:after="120" w:line="240" w:lineRule="auto"/>
      </w:pPr>
      <w:r>
        <w:t>URI</w:t>
      </w:r>
      <w:r>
        <w:tab/>
      </w:r>
      <w:r>
        <w:tab/>
      </w:r>
      <w:ins w:id="182" w:author="Raphael Malyankar" w:date="2022-09-03T22:37:00Z">
        <w:r w:rsidR="00C66616">
          <w:tab/>
        </w:r>
      </w:ins>
      <w:r w:rsidRPr="0066226A">
        <w:t>Uniform Resource Identifier</w:t>
      </w:r>
    </w:p>
    <w:p w14:paraId="3E9EF77B" w14:textId="113493D6" w:rsidR="00147E47" w:rsidRDefault="00147E47" w:rsidP="00C128E3">
      <w:pPr>
        <w:spacing w:after="120" w:line="240" w:lineRule="auto"/>
      </w:pPr>
      <w:r w:rsidRPr="003420DB">
        <w:t>URL</w:t>
      </w:r>
      <w:r w:rsidRPr="003420DB">
        <w:tab/>
      </w:r>
      <w:r w:rsidRPr="003420DB">
        <w:tab/>
      </w:r>
      <w:del w:id="183" w:author="Raphael Malyankar" w:date="2022-09-03T22:37:00Z">
        <w:r w:rsidRPr="003420DB" w:rsidDel="00C66616">
          <w:delText xml:space="preserve">Universal </w:delText>
        </w:r>
      </w:del>
      <w:ins w:id="184" w:author="Raphael Malyankar" w:date="2022-09-03T22:37:00Z">
        <w:r w:rsidR="00C66616">
          <w:t>Uniform</w:t>
        </w:r>
        <w:r w:rsidR="00C66616" w:rsidRPr="003420DB">
          <w:t xml:space="preserve"> </w:t>
        </w:r>
      </w:ins>
      <w:r w:rsidRPr="003420DB">
        <w:t>Resource Locator</w:t>
      </w:r>
    </w:p>
    <w:p w14:paraId="0E84A083" w14:textId="2B66C0D2" w:rsidR="0066226A" w:rsidRDefault="0066226A" w:rsidP="00C128E3">
      <w:pPr>
        <w:spacing w:after="120" w:line="240" w:lineRule="auto"/>
      </w:pPr>
      <w:r>
        <w:t>URN</w:t>
      </w:r>
      <w:r w:rsidR="00074200">
        <w:tab/>
      </w:r>
      <w:r w:rsidR="00074200">
        <w:tab/>
        <w:t>Uniform Resource Name</w:t>
      </w:r>
    </w:p>
    <w:p w14:paraId="3EABD60B" w14:textId="42C5C065" w:rsidR="00074200" w:rsidRPr="003420DB" w:rsidRDefault="00074200" w:rsidP="00C128E3">
      <w:pPr>
        <w:spacing w:after="120" w:line="240" w:lineRule="auto"/>
      </w:pPr>
      <w:r w:rsidRPr="00074200">
        <w:t>UTC</w:t>
      </w:r>
      <w:r w:rsidRPr="00074200">
        <w:tab/>
      </w:r>
      <w:r>
        <w:tab/>
      </w:r>
      <w:r w:rsidRPr="00074200">
        <w:t>Coordinated Universal Time</w:t>
      </w:r>
    </w:p>
    <w:p w14:paraId="6A561D7B" w14:textId="1F25E13A" w:rsidR="00147E47" w:rsidRDefault="00147E47" w:rsidP="00C128E3">
      <w:pPr>
        <w:spacing w:after="120" w:line="240" w:lineRule="auto"/>
      </w:pPr>
      <w:r w:rsidRPr="003420DB">
        <w:t>XML</w:t>
      </w:r>
      <w:r w:rsidRPr="003420DB">
        <w:tab/>
      </w:r>
      <w:r w:rsidRPr="003420DB">
        <w:tab/>
      </w:r>
      <w:del w:id="185" w:author="Raphael Malyankar" w:date="2022-11-09T16:57:00Z">
        <w:r w:rsidRPr="003420DB" w:rsidDel="006213FE">
          <w:delText xml:space="preserve">Extensible </w:delText>
        </w:r>
      </w:del>
      <w:proofErr w:type="spellStart"/>
      <w:ins w:id="186" w:author="Raphael Malyankar" w:date="2022-11-09T16:57:00Z">
        <w:r w:rsidR="006213FE">
          <w:t>eX</w:t>
        </w:r>
        <w:r w:rsidR="006213FE" w:rsidRPr="003420DB">
          <w:t>tensible</w:t>
        </w:r>
        <w:proofErr w:type="spellEnd"/>
        <w:r w:rsidR="006213FE" w:rsidRPr="003420DB">
          <w:t xml:space="preserve"> </w:t>
        </w:r>
      </w:ins>
      <w:proofErr w:type="spellStart"/>
      <w:r w:rsidRPr="003420DB">
        <w:t>Markup</w:t>
      </w:r>
      <w:proofErr w:type="spellEnd"/>
      <w:r w:rsidRPr="003420DB">
        <w:t xml:space="preserve"> Language</w:t>
      </w:r>
    </w:p>
    <w:p w14:paraId="5317ADA0" w14:textId="3772BA49" w:rsidR="0066226A" w:rsidRDefault="0066226A" w:rsidP="00C128E3">
      <w:pPr>
        <w:spacing w:after="120" w:line="240" w:lineRule="auto"/>
      </w:pPr>
      <w:r>
        <w:t>XSD</w:t>
      </w:r>
      <w:r>
        <w:tab/>
      </w:r>
      <w:r>
        <w:tab/>
      </w:r>
      <w:r w:rsidRPr="0066226A">
        <w:t>XML Schema Definition</w:t>
      </w:r>
    </w:p>
    <w:p w14:paraId="476142F5" w14:textId="4EF9B0D5" w:rsidR="00074200" w:rsidRDefault="00074200" w:rsidP="00C128E3">
      <w:pPr>
        <w:spacing w:after="120" w:line="240" w:lineRule="auto"/>
      </w:pPr>
      <w:r>
        <w:t>XSLT</w:t>
      </w:r>
      <w:r>
        <w:tab/>
      </w:r>
      <w:r>
        <w:tab/>
      </w:r>
      <w:proofErr w:type="spellStart"/>
      <w:r w:rsidRPr="00074200">
        <w:t>eXtensible</w:t>
      </w:r>
      <w:proofErr w:type="spellEnd"/>
      <w:r w:rsidRPr="00074200">
        <w:t xml:space="preserve"> Stylesheet Language Transformations</w:t>
      </w:r>
    </w:p>
    <w:p w14:paraId="0C2043F6" w14:textId="77777777" w:rsidR="00283FB5" w:rsidRPr="003420DB" w:rsidRDefault="00283FB5" w:rsidP="00C128E3">
      <w:pPr>
        <w:spacing w:after="120" w:line="240" w:lineRule="auto"/>
      </w:pPr>
    </w:p>
    <w:p w14:paraId="291925D7" w14:textId="11B91EAE" w:rsidR="00E73EDF" w:rsidRPr="00E07D00" w:rsidRDefault="00C11CC2" w:rsidP="00C128E3">
      <w:pPr>
        <w:pStyle w:val="Heading2"/>
        <w:tabs>
          <w:tab w:val="clear" w:pos="540"/>
          <w:tab w:val="clear" w:pos="700"/>
          <w:tab w:val="left" w:pos="709"/>
        </w:tabs>
        <w:spacing w:before="120" w:after="200" w:line="240" w:lineRule="auto"/>
        <w:ind w:left="709" w:hanging="709"/>
      </w:pPr>
      <w:bookmarkStart w:id="187" w:name="_Toc517858826"/>
      <w:bookmarkStart w:id="188" w:name="_Toc519859066"/>
      <w:bookmarkStart w:id="189" w:name="_Toc521495110"/>
      <w:bookmarkStart w:id="190" w:name="_Toc225648277"/>
      <w:bookmarkStart w:id="191" w:name="_Toc225065134"/>
      <w:bookmarkStart w:id="192" w:name="_Toc439685251"/>
      <w:bookmarkStart w:id="193" w:name="_Toc120228611"/>
      <w:bookmarkEnd w:id="187"/>
      <w:bookmarkEnd w:id="188"/>
      <w:bookmarkEnd w:id="189"/>
      <w:r>
        <w:t>General</w:t>
      </w:r>
      <w:r w:rsidR="007653F1" w:rsidRPr="00E07D00">
        <w:t xml:space="preserve"> </w:t>
      </w:r>
      <w:r>
        <w:t>d</w:t>
      </w:r>
      <w:r w:rsidR="007653F1" w:rsidRPr="00E07D00">
        <w:t xml:space="preserve">ata </w:t>
      </w:r>
      <w:r>
        <w:t>p</w:t>
      </w:r>
      <w:r w:rsidR="007653F1" w:rsidRPr="00E07D00">
        <w:t xml:space="preserve">roduct </w:t>
      </w:r>
      <w:r>
        <w:t>d</w:t>
      </w:r>
      <w:r w:rsidR="007653F1" w:rsidRPr="00E07D00">
        <w:t>escription</w:t>
      </w:r>
      <w:bookmarkEnd w:id="190"/>
      <w:bookmarkEnd w:id="191"/>
      <w:bookmarkEnd w:id="192"/>
      <w:bookmarkEnd w:id="193"/>
    </w:p>
    <w:p w14:paraId="44CD69C5" w14:textId="225F8C29" w:rsidR="00E73EDF" w:rsidRPr="00FE6570" w:rsidRDefault="007653F1" w:rsidP="00C128E3">
      <w:pPr>
        <w:spacing w:after="120" w:line="240" w:lineRule="auto"/>
      </w:pPr>
      <w:r w:rsidRPr="00FE6570">
        <w:t>NOTE</w:t>
      </w:r>
      <w:r w:rsidR="00C11CC2">
        <w:t>:</w:t>
      </w:r>
      <w:r w:rsidRPr="00FE6570">
        <w:t xml:space="preserve"> This information contains general information about the data product.                                                                                            </w:t>
      </w:r>
    </w:p>
    <w:p w14:paraId="175F7B0B" w14:textId="1B4ACFAF" w:rsidR="00E73EDF" w:rsidRPr="00693533" w:rsidRDefault="007653F1" w:rsidP="00C128E3">
      <w:pPr>
        <w:autoSpaceDE w:val="0"/>
        <w:autoSpaceDN w:val="0"/>
        <w:adjustRightInd w:val="0"/>
        <w:spacing w:after="120" w:line="240" w:lineRule="auto"/>
        <w:ind w:left="1695" w:hanging="1695"/>
        <w:rPr>
          <w:b/>
          <w:sz w:val="22"/>
          <w:szCs w:val="22"/>
        </w:rPr>
      </w:pPr>
      <w:r w:rsidRPr="00693533">
        <w:rPr>
          <w:b/>
          <w:sz w:val="22"/>
          <w:szCs w:val="22"/>
        </w:rPr>
        <w:t>Title:</w:t>
      </w:r>
      <w:r w:rsidRPr="00693533">
        <w:rPr>
          <w:b/>
          <w:sz w:val="22"/>
          <w:szCs w:val="22"/>
        </w:rPr>
        <w:tab/>
      </w:r>
      <w:r w:rsidR="00E94A40">
        <w:t>Marine Harbour Infrastructure</w:t>
      </w:r>
    </w:p>
    <w:p w14:paraId="2DCA9633" w14:textId="6D73DB95" w:rsidR="00E73EDF" w:rsidRPr="004E17D6" w:rsidRDefault="007653F1" w:rsidP="00C128E3">
      <w:pPr>
        <w:autoSpaceDE w:val="0"/>
        <w:autoSpaceDN w:val="0"/>
        <w:adjustRightInd w:val="0"/>
        <w:spacing w:after="120" w:line="240" w:lineRule="auto"/>
        <w:ind w:left="1695" w:hanging="1695"/>
      </w:pPr>
      <w:r w:rsidRPr="00693533">
        <w:rPr>
          <w:b/>
          <w:sz w:val="22"/>
          <w:szCs w:val="22"/>
        </w:rPr>
        <w:t xml:space="preserve">Abstract: </w:t>
      </w:r>
      <w:r w:rsidRPr="00693533">
        <w:rPr>
          <w:b/>
          <w:sz w:val="22"/>
          <w:szCs w:val="22"/>
        </w:rPr>
        <w:tab/>
      </w:r>
      <w:r w:rsidRPr="00693533">
        <w:rPr>
          <w:b/>
          <w:sz w:val="22"/>
          <w:szCs w:val="22"/>
        </w:rPr>
        <w:tab/>
      </w:r>
      <w:r w:rsidR="00E94A40" w:rsidRPr="00E94A40">
        <w:rPr>
          <w:rFonts w:eastAsia="Times New Roman" w:cs="Arial"/>
          <w:lang w:eastAsia="en-GB"/>
        </w:rPr>
        <w:t xml:space="preserve">Marine </w:t>
      </w:r>
      <w:r w:rsidR="00E94A40">
        <w:rPr>
          <w:rFonts w:eastAsia="Times New Roman" w:cs="Arial"/>
          <w:lang w:eastAsia="en-GB"/>
        </w:rPr>
        <w:t>Harbour</w:t>
      </w:r>
      <w:r w:rsidR="00E94A40" w:rsidRPr="00E94A40">
        <w:rPr>
          <w:rFonts w:eastAsia="Times New Roman" w:cs="Arial"/>
          <w:lang w:eastAsia="en-GB"/>
        </w:rPr>
        <w:t xml:space="preserve"> </w:t>
      </w:r>
      <w:r w:rsidR="00E94A40">
        <w:rPr>
          <w:rFonts w:eastAsia="Times New Roman" w:cs="Arial"/>
          <w:lang w:eastAsia="en-GB"/>
        </w:rPr>
        <w:t>Infrastructure</w:t>
      </w:r>
      <w:r w:rsidR="00E94A40" w:rsidRPr="00E94A40">
        <w:rPr>
          <w:rFonts w:eastAsia="Times New Roman" w:cs="Arial"/>
          <w:lang w:eastAsia="en-GB"/>
        </w:rPr>
        <w:t xml:space="preserve"> (</w:t>
      </w:r>
      <w:r w:rsidR="00E94A40">
        <w:rPr>
          <w:rFonts w:eastAsia="Times New Roman" w:cs="Arial"/>
          <w:lang w:eastAsia="en-GB"/>
        </w:rPr>
        <w:t>MHI</w:t>
      </w:r>
      <w:r w:rsidR="00E94A40" w:rsidRPr="00E94A40">
        <w:rPr>
          <w:rFonts w:eastAsia="Times New Roman" w:cs="Arial"/>
          <w:lang w:eastAsia="en-GB"/>
        </w:rPr>
        <w:t xml:space="preserve">) datasets describe the </w:t>
      </w:r>
      <w:r w:rsidR="00E94A40">
        <w:rPr>
          <w:rFonts w:eastAsia="Times New Roman" w:cs="Arial"/>
          <w:lang w:eastAsia="en-GB"/>
        </w:rPr>
        <w:t>layout of port</w:t>
      </w:r>
      <w:r w:rsidR="00D15516">
        <w:rPr>
          <w:rFonts w:eastAsia="Times New Roman" w:cs="Arial"/>
          <w:lang w:eastAsia="en-GB"/>
        </w:rPr>
        <w:t xml:space="preserve"> facilities</w:t>
      </w:r>
      <w:r w:rsidR="00E94A40">
        <w:rPr>
          <w:rFonts w:eastAsia="Times New Roman" w:cs="Arial"/>
          <w:lang w:eastAsia="en-GB"/>
        </w:rPr>
        <w:t xml:space="preserve"> and the </w:t>
      </w:r>
      <w:r w:rsidR="00E94A40" w:rsidRPr="00E94A40">
        <w:rPr>
          <w:rFonts w:eastAsia="Times New Roman" w:cs="Arial"/>
          <w:lang w:eastAsia="en-GB"/>
        </w:rPr>
        <w:t xml:space="preserve">availability of </w:t>
      </w:r>
      <w:r w:rsidR="00D15516">
        <w:rPr>
          <w:rFonts w:eastAsia="Times New Roman" w:cs="Arial"/>
          <w:lang w:eastAsia="en-GB"/>
        </w:rPr>
        <w:t>port</w:t>
      </w:r>
      <w:r w:rsidR="00E94A40" w:rsidRPr="00E94A40">
        <w:rPr>
          <w:rFonts w:eastAsia="Times New Roman" w:cs="Arial"/>
          <w:lang w:eastAsia="en-GB"/>
        </w:rPr>
        <w:t xml:space="preserve"> services. </w:t>
      </w:r>
      <w:r w:rsidR="00D15516">
        <w:rPr>
          <w:rFonts w:eastAsia="Times New Roman" w:cs="Arial"/>
          <w:lang w:eastAsia="en-GB"/>
        </w:rPr>
        <w:t>MHI is intended to facilitate berth-to-berth navigation and voyage planning. MHI</w:t>
      </w:r>
      <w:r w:rsidR="00E94A40" w:rsidRPr="00E94A40">
        <w:rPr>
          <w:rFonts w:eastAsia="Times New Roman" w:cs="Arial"/>
          <w:lang w:eastAsia="en-GB"/>
        </w:rPr>
        <w:t xml:space="preserve"> is intended to be a supplement to ENC, and therefore does not describe the geographic information in detail equal to </w:t>
      </w:r>
      <w:r w:rsidR="00D15516">
        <w:rPr>
          <w:rFonts w:eastAsia="Times New Roman" w:cs="Arial"/>
          <w:lang w:eastAsia="en-GB"/>
        </w:rPr>
        <w:t xml:space="preserve">an </w:t>
      </w:r>
      <w:r w:rsidR="00E94A40" w:rsidRPr="00E94A40">
        <w:rPr>
          <w:rFonts w:eastAsia="Times New Roman" w:cs="Arial"/>
          <w:lang w:eastAsia="en-GB"/>
        </w:rPr>
        <w:t>ENC</w:t>
      </w:r>
      <w:r w:rsidRPr="003420DB">
        <w:t>.</w:t>
      </w:r>
    </w:p>
    <w:p w14:paraId="680C167A" w14:textId="7E6D1825" w:rsidR="00E73EDF" w:rsidRPr="00693533" w:rsidRDefault="007653F1" w:rsidP="00C128E3">
      <w:pPr>
        <w:widowControl w:val="0"/>
        <w:spacing w:after="120" w:line="240" w:lineRule="auto"/>
        <w:ind w:left="1700" w:hanging="1695"/>
        <w:rPr>
          <w:b/>
          <w:sz w:val="22"/>
          <w:szCs w:val="22"/>
        </w:rPr>
      </w:pPr>
      <w:r w:rsidRPr="00693533">
        <w:rPr>
          <w:b/>
          <w:sz w:val="22"/>
          <w:szCs w:val="22"/>
        </w:rPr>
        <w:t>Content:</w:t>
      </w:r>
      <w:r w:rsidRPr="00693533">
        <w:t xml:space="preserve"> </w:t>
      </w:r>
      <w:r w:rsidRPr="00693533">
        <w:rPr>
          <w:b/>
          <w:sz w:val="22"/>
          <w:szCs w:val="22"/>
        </w:rPr>
        <w:tab/>
      </w:r>
      <w:r w:rsidR="00D15516" w:rsidRPr="00D15516">
        <w:t xml:space="preserve">Datasets conforming to this specification will contain all relevant </w:t>
      </w:r>
      <w:r w:rsidR="00D15516">
        <w:t>MHI</w:t>
      </w:r>
      <w:r w:rsidR="00D15516" w:rsidRPr="00D15516">
        <w:t xml:space="preserve"> information for the area of coverage. Additionally, there will be relevant metadata data quality, production authority, data sources, and publication date</w:t>
      </w:r>
      <w:r w:rsidR="00D15516">
        <w:t>.</w:t>
      </w:r>
    </w:p>
    <w:p w14:paraId="32C73DFB" w14:textId="77777777" w:rsidR="00E73EDF" w:rsidRPr="00693533" w:rsidRDefault="007653F1" w:rsidP="00C128E3">
      <w:pPr>
        <w:spacing w:after="60" w:line="240" w:lineRule="auto"/>
        <w:rPr>
          <w:b/>
          <w:sz w:val="22"/>
          <w:szCs w:val="22"/>
        </w:rPr>
      </w:pPr>
      <w:r w:rsidRPr="00693533">
        <w:rPr>
          <w:b/>
          <w:sz w:val="22"/>
          <w:szCs w:val="22"/>
        </w:rPr>
        <w:t>Spatial Extent:</w:t>
      </w:r>
    </w:p>
    <w:p w14:paraId="20A1A319" w14:textId="2AD79EA1" w:rsidR="00E73EDF" w:rsidRPr="00693533" w:rsidRDefault="007653F1" w:rsidP="00C128E3">
      <w:pPr>
        <w:spacing w:after="60" w:line="240" w:lineRule="auto"/>
        <w:ind w:left="1360" w:firstLine="340"/>
      </w:pPr>
      <w:r w:rsidRPr="00693533">
        <w:rPr>
          <w:b/>
        </w:rPr>
        <w:t xml:space="preserve">Description: </w:t>
      </w:r>
      <w:r w:rsidR="00D15516">
        <w:t>Global coverage of port and harbours and their environs</w:t>
      </w:r>
      <w:r w:rsidRPr="00693533">
        <w:t>.</w:t>
      </w:r>
    </w:p>
    <w:p w14:paraId="73FAB28C" w14:textId="77777777" w:rsidR="00E73EDF" w:rsidRPr="00693533" w:rsidRDefault="007653F1" w:rsidP="00C128E3">
      <w:pPr>
        <w:spacing w:after="60" w:line="240" w:lineRule="auto"/>
        <w:ind w:left="1360" w:firstLine="340"/>
      </w:pPr>
      <w:r w:rsidRPr="00693533">
        <w:rPr>
          <w:b/>
        </w:rPr>
        <w:t>East Bounding Longitude:</w:t>
      </w:r>
      <w:r w:rsidRPr="00693533">
        <w:t xml:space="preserve"> 180°</w:t>
      </w:r>
    </w:p>
    <w:p w14:paraId="73A09519" w14:textId="77777777" w:rsidR="00E73EDF" w:rsidRPr="00693533" w:rsidRDefault="007653F1" w:rsidP="00C128E3">
      <w:pPr>
        <w:spacing w:after="60" w:line="240" w:lineRule="auto"/>
        <w:ind w:left="1360" w:firstLine="340"/>
      </w:pPr>
      <w:r w:rsidRPr="00693533">
        <w:rPr>
          <w:b/>
        </w:rPr>
        <w:t>West Bounding Longitude:</w:t>
      </w:r>
      <w:r w:rsidRPr="00693533">
        <w:t xml:space="preserve"> -180°</w:t>
      </w:r>
    </w:p>
    <w:p w14:paraId="7284E42E" w14:textId="77777777" w:rsidR="00E73EDF" w:rsidRPr="00693533" w:rsidRDefault="007653F1" w:rsidP="00C128E3">
      <w:pPr>
        <w:spacing w:after="60" w:line="240" w:lineRule="auto"/>
        <w:ind w:left="1360" w:firstLine="340"/>
        <w:rPr>
          <w:b/>
          <w:sz w:val="22"/>
          <w:szCs w:val="22"/>
        </w:rPr>
      </w:pPr>
      <w:r w:rsidRPr="00693533">
        <w:rPr>
          <w:b/>
        </w:rPr>
        <w:t>North Bounding Latitude:</w:t>
      </w:r>
      <w:r w:rsidRPr="00693533">
        <w:t xml:space="preserve"> 90°</w:t>
      </w:r>
    </w:p>
    <w:p w14:paraId="6F329B8A" w14:textId="77777777" w:rsidR="00E73EDF" w:rsidRPr="00693533" w:rsidRDefault="007653F1" w:rsidP="00C128E3">
      <w:pPr>
        <w:spacing w:after="120" w:line="240" w:lineRule="auto"/>
        <w:ind w:left="1361" w:firstLine="340"/>
      </w:pPr>
      <w:r w:rsidRPr="00693533">
        <w:rPr>
          <w:b/>
        </w:rPr>
        <w:t xml:space="preserve">South Bounding Latitude: </w:t>
      </w:r>
      <w:r w:rsidRPr="00693533">
        <w:t>-90°</w:t>
      </w:r>
      <w:r w:rsidRPr="00693533">
        <w:rPr>
          <w:b/>
          <w:sz w:val="22"/>
          <w:szCs w:val="22"/>
        </w:rPr>
        <w:tab/>
      </w:r>
      <w:r w:rsidRPr="00693533">
        <w:rPr>
          <w:b/>
          <w:sz w:val="22"/>
          <w:szCs w:val="22"/>
        </w:rPr>
        <w:tab/>
      </w:r>
      <w:r w:rsidRPr="00693533">
        <w:rPr>
          <w:b/>
          <w:sz w:val="22"/>
          <w:szCs w:val="22"/>
        </w:rPr>
        <w:tab/>
      </w:r>
    </w:p>
    <w:p w14:paraId="43F33968" w14:textId="37A1569B" w:rsidR="00E73EDF" w:rsidRDefault="007653F1" w:rsidP="00C128E3">
      <w:pPr>
        <w:autoSpaceDE w:val="0"/>
        <w:autoSpaceDN w:val="0"/>
        <w:adjustRightInd w:val="0"/>
        <w:spacing w:after="120" w:line="240" w:lineRule="auto"/>
        <w:ind w:left="1695" w:hanging="1695"/>
      </w:pPr>
      <w:r w:rsidRPr="003420DB">
        <w:rPr>
          <w:b/>
          <w:sz w:val="22"/>
          <w:szCs w:val="22"/>
        </w:rPr>
        <w:t>Purpose:</w:t>
      </w:r>
      <w:r w:rsidRPr="003420DB">
        <w:rPr>
          <w:lang w:eastAsia="en-GB"/>
        </w:rPr>
        <w:t xml:space="preserve"> </w:t>
      </w:r>
      <w:r w:rsidRPr="003420DB">
        <w:rPr>
          <w:lang w:eastAsia="en-GB"/>
        </w:rPr>
        <w:tab/>
      </w:r>
      <w:r w:rsidRPr="003420DB">
        <w:rPr>
          <w:lang w:eastAsia="en-GB"/>
        </w:rPr>
        <w:tab/>
        <w:t>The purpose of a</w:t>
      </w:r>
      <w:r w:rsidRPr="003420DB">
        <w:t xml:space="preserve">n </w:t>
      </w:r>
      <w:r w:rsidR="00D15516">
        <w:t>MHI</w:t>
      </w:r>
      <w:r w:rsidRPr="003420DB">
        <w:t xml:space="preserve"> dataset is to </w:t>
      </w:r>
      <w:r w:rsidR="00D15516">
        <w:t>provide information to mariners for use in</w:t>
      </w:r>
      <w:r w:rsidRPr="003420DB">
        <w:t xml:space="preserve"> </w:t>
      </w:r>
      <w:r w:rsidR="00D15516">
        <w:t>berth-to-berth navigation</w:t>
      </w:r>
      <w:r w:rsidRPr="003420DB">
        <w:t xml:space="preserve"> and </w:t>
      </w:r>
      <w:r w:rsidR="00D15516">
        <w:t>voyage</w:t>
      </w:r>
      <w:r w:rsidRPr="003420DB">
        <w:t xml:space="preserve"> planning. </w:t>
      </w:r>
    </w:p>
    <w:p w14:paraId="729B9708" w14:textId="77777777" w:rsidR="00C11CC2" w:rsidRPr="004E17D6" w:rsidRDefault="00C11CC2" w:rsidP="00C128E3">
      <w:pPr>
        <w:autoSpaceDE w:val="0"/>
        <w:autoSpaceDN w:val="0"/>
        <w:adjustRightInd w:val="0"/>
        <w:spacing w:after="120" w:line="240" w:lineRule="auto"/>
        <w:ind w:left="1695" w:hanging="1695"/>
      </w:pPr>
    </w:p>
    <w:p w14:paraId="1EAC5D30" w14:textId="7A4D8B6A" w:rsidR="00E73EDF" w:rsidRPr="004E17D6" w:rsidRDefault="007653F1" w:rsidP="00C128E3">
      <w:pPr>
        <w:pStyle w:val="Heading2"/>
        <w:tabs>
          <w:tab w:val="clear" w:pos="540"/>
          <w:tab w:val="clear" w:pos="700"/>
          <w:tab w:val="left" w:pos="709"/>
        </w:tabs>
        <w:spacing w:before="120" w:after="200" w:line="240" w:lineRule="auto"/>
        <w:ind w:left="709" w:hanging="709"/>
      </w:pPr>
      <w:bookmarkStart w:id="194" w:name="_Toc439685252"/>
      <w:bookmarkStart w:id="195" w:name="_Toc120228612"/>
      <w:r w:rsidRPr="004E17D6">
        <w:lastRenderedPageBreak/>
        <w:t xml:space="preserve">Data </w:t>
      </w:r>
      <w:r w:rsidR="00F564D2">
        <w:t>P</w:t>
      </w:r>
      <w:r w:rsidR="00F564D2" w:rsidRPr="004E17D6">
        <w:t xml:space="preserve">roduct </w:t>
      </w:r>
      <w:r w:rsidR="00F564D2">
        <w:t>S</w:t>
      </w:r>
      <w:r w:rsidR="00F564D2" w:rsidRPr="004E17D6">
        <w:t xml:space="preserve">pecification </w:t>
      </w:r>
      <w:bookmarkEnd w:id="194"/>
      <w:r w:rsidR="00C11CC2">
        <w:t>m</w:t>
      </w:r>
      <w:r w:rsidR="00F564D2" w:rsidRPr="004E17D6">
        <w:t>etadata</w:t>
      </w:r>
      <w:bookmarkEnd w:id="195"/>
    </w:p>
    <w:p w14:paraId="557FB1E2" w14:textId="18CCA3A0" w:rsidR="00E73EDF" w:rsidRPr="00C11CC2" w:rsidRDefault="007653F1" w:rsidP="00C128E3">
      <w:pPr>
        <w:spacing w:after="120" w:line="240" w:lineRule="auto"/>
      </w:pPr>
      <w:r w:rsidRPr="00C11CC2">
        <w:t>NOTE</w:t>
      </w:r>
      <w:r w:rsidR="00C11CC2">
        <w:t>:</w:t>
      </w:r>
      <w:r w:rsidR="00C11CC2">
        <w:tab/>
      </w:r>
      <w:r w:rsidRPr="00C11CC2">
        <w:t>Th</w:t>
      </w:r>
      <w:r w:rsidR="004E5622">
        <w:t>e</w:t>
      </w:r>
      <w:r w:rsidRPr="00C11CC2">
        <w:t xml:space="preserve"> information </w:t>
      </w:r>
      <w:r w:rsidR="004E5622">
        <w:t xml:space="preserve">in this clause </w:t>
      </w:r>
      <w:r w:rsidRPr="00C11CC2">
        <w:t xml:space="preserve">identifies this Product Specification and provides information about its creation and maintenance.  </w:t>
      </w:r>
      <w:r w:rsidR="004E5622">
        <w:t>Dataset metadata is described in a separate clause</w:t>
      </w:r>
      <w:r w:rsidRPr="00C11CC2">
        <w:t>.</w:t>
      </w:r>
    </w:p>
    <w:p w14:paraId="1ED814D4" w14:textId="77777777" w:rsidR="00E73EDF" w:rsidRPr="00693533" w:rsidRDefault="007653F1" w:rsidP="00C128E3">
      <w:pPr>
        <w:spacing w:after="120" w:line="240" w:lineRule="auto"/>
        <w:ind w:left="1695" w:hanging="1695"/>
      </w:pPr>
      <w:r w:rsidRPr="00693533">
        <w:rPr>
          <w:b/>
          <w:sz w:val="22"/>
          <w:szCs w:val="22"/>
        </w:rPr>
        <w:t>Title:</w:t>
      </w:r>
      <w:r w:rsidRPr="00693533">
        <w:rPr>
          <w:b/>
          <w:sz w:val="22"/>
          <w:szCs w:val="22"/>
        </w:rPr>
        <w:tab/>
      </w:r>
      <w:r w:rsidRPr="00693533">
        <w:rPr>
          <w:b/>
          <w:sz w:val="22"/>
          <w:szCs w:val="22"/>
        </w:rPr>
        <w:tab/>
      </w:r>
      <w:r w:rsidRPr="00693533">
        <w:t>The International Hydrographic Organization Electronic Navigational Chart Product Specification</w:t>
      </w:r>
    </w:p>
    <w:p w14:paraId="62A3C7CE" w14:textId="0BEBCF07" w:rsidR="00E73EDF" w:rsidRPr="00693533" w:rsidRDefault="007653F1" w:rsidP="00C128E3">
      <w:pPr>
        <w:spacing w:after="120" w:line="240" w:lineRule="auto"/>
        <w:ind w:left="1695" w:hanging="1695"/>
        <w:rPr>
          <w:sz w:val="22"/>
          <w:szCs w:val="22"/>
        </w:rPr>
      </w:pPr>
      <w:r w:rsidRPr="00693533">
        <w:rPr>
          <w:b/>
          <w:sz w:val="22"/>
          <w:szCs w:val="22"/>
        </w:rPr>
        <w:t>S-100 Version:</w:t>
      </w:r>
      <w:r w:rsidRPr="00693533">
        <w:rPr>
          <w:b/>
          <w:sz w:val="22"/>
          <w:szCs w:val="22"/>
        </w:rPr>
        <w:tab/>
      </w:r>
      <w:r w:rsidR="00A3264E">
        <w:t>5</w:t>
      </w:r>
      <w:r w:rsidRPr="00693533">
        <w:t>.0.0</w:t>
      </w:r>
    </w:p>
    <w:p w14:paraId="40350BEB" w14:textId="369500CC" w:rsidR="00E73EDF" w:rsidRPr="003420DB" w:rsidRDefault="007653F1" w:rsidP="00C128E3">
      <w:pPr>
        <w:spacing w:after="120" w:line="240" w:lineRule="auto"/>
      </w:pPr>
      <w:r w:rsidRPr="00693533">
        <w:rPr>
          <w:b/>
          <w:sz w:val="22"/>
        </w:rPr>
        <w:t>S-1</w:t>
      </w:r>
      <w:r w:rsidR="009C4527">
        <w:rPr>
          <w:b/>
          <w:sz w:val="22"/>
        </w:rPr>
        <w:t>3</w:t>
      </w:r>
      <w:r w:rsidRPr="00693533">
        <w:rPr>
          <w:b/>
          <w:sz w:val="22"/>
        </w:rPr>
        <w:t>1 Version:</w:t>
      </w:r>
      <w:r w:rsidRPr="00693533">
        <w:t xml:space="preserve"> </w:t>
      </w:r>
      <w:r w:rsidRPr="00693533">
        <w:tab/>
        <w:t>1.</w:t>
      </w:r>
      <w:r w:rsidR="009C4527">
        <w:t>0</w:t>
      </w:r>
      <w:r w:rsidRPr="00693533">
        <w:t xml:space="preserve">.0 </w:t>
      </w:r>
    </w:p>
    <w:p w14:paraId="4E17074B" w14:textId="5152D5F5" w:rsidR="00E73EDF" w:rsidRPr="00E046B0" w:rsidRDefault="007653F1" w:rsidP="00C128E3">
      <w:pPr>
        <w:spacing w:after="120" w:line="240" w:lineRule="auto"/>
      </w:pPr>
      <w:r w:rsidRPr="003420DB">
        <w:rPr>
          <w:b/>
          <w:sz w:val="22"/>
        </w:rPr>
        <w:t>Date:</w:t>
      </w:r>
      <w:r w:rsidRPr="003420DB">
        <w:tab/>
      </w:r>
      <w:r w:rsidRPr="003420DB">
        <w:tab/>
      </w:r>
      <w:r w:rsidRPr="003420DB">
        <w:tab/>
      </w:r>
      <w:r w:rsidRPr="003420DB">
        <w:tab/>
      </w:r>
      <w:del w:id="196" w:author="Raphael Malyankar" w:date="2022-11-20T23:06:00Z">
        <w:r w:rsidR="00A2714E" w:rsidRPr="00305939" w:rsidDel="0087591D">
          <w:rPr>
            <w:rPrChange w:id="197" w:author="Raphael Malyankar" w:date="2022-11-20T23:07:00Z">
              <w:rPr>
                <w:color w:val="FF0000"/>
              </w:rPr>
            </w:rPrChange>
          </w:rPr>
          <w:delText>Xxxx</w:delText>
        </w:r>
        <w:r w:rsidRPr="00305939" w:rsidDel="0087591D">
          <w:delText xml:space="preserve"> </w:delText>
        </w:r>
      </w:del>
      <w:ins w:id="198" w:author="Raphael Malyankar" w:date="2023-01-10T14:10:00Z">
        <w:r w:rsidR="00F02E70">
          <w:t>Dec</w:t>
        </w:r>
      </w:ins>
      <w:ins w:id="199" w:author="Raphael Malyankar" w:date="2022-11-20T23:06:00Z">
        <w:r w:rsidR="0087591D" w:rsidRPr="00305939">
          <w:rPr>
            <w:rPrChange w:id="200" w:author="Raphael Malyankar" w:date="2022-11-20T23:07:00Z">
              <w:rPr>
                <w:color w:val="FF0000"/>
              </w:rPr>
            </w:rPrChange>
          </w:rPr>
          <w:t>ember</w:t>
        </w:r>
        <w:r w:rsidR="0087591D" w:rsidRPr="00305939">
          <w:t xml:space="preserve"> </w:t>
        </w:r>
      </w:ins>
      <w:r w:rsidRPr="00E046B0">
        <w:t>20</w:t>
      </w:r>
      <w:r w:rsidR="00A3264E">
        <w:t>22</w:t>
      </w:r>
    </w:p>
    <w:p w14:paraId="647FA8AD" w14:textId="77777777" w:rsidR="00E73EDF" w:rsidRPr="00693533" w:rsidRDefault="007653F1" w:rsidP="00C128E3">
      <w:pPr>
        <w:spacing w:after="120" w:line="240" w:lineRule="auto"/>
      </w:pPr>
      <w:r w:rsidRPr="004E17D6">
        <w:rPr>
          <w:b/>
          <w:sz w:val="22"/>
          <w:szCs w:val="22"/>
        </w:rPr>
        <w:t xml:space="preserve">Language: </w:t>
      </w:r>
      <w:r w:rsidRPr="004E17D6">
        <w:rPr>
          <w:b/>
          <w:sz w:val="22"/>
          <w:szCs w:val="22"/>
        </w:rPr>
        <w:tab/>
      </w:r>
      <w:r w:rsidRPr="004E17D6">
        <w:rPr>
          <w:b/>
          <w:sz w:val="22"/>
          <w:szCs w:val="22"/>
        </w:rPr>
        <w:tab/>
      </w:r>
      <w:r w:rsidRPr="004E17D6">
        <w:t>English</w:t>
      </w:r>
    </w:p>
    <w:p w14:paraId="1076EC49" w14:textId="77777777" w:rsidR="00E73EDF" w:rsidRPr="00693533" w:rsidRDefault="007653F1" w:rsidP="00C128E3">
      <w:pPr>
        <w:widowControl w:val="0"/>
        <w:spacing w:after="120" w:line="240" w:lineRule="auto"/>
      </w:pPr>
      <w:r w:rsidRPr="00693533">
        <w:rPr>
          <w:b/>
          <w:sz w:val="22"/>
          <w:szCs w:val="22"/>
        </w:rPr>
        <w:t xml:space="preserve">Classification: </w:t>
      </w:r>
      <w:r w:rsidRPr="00693533">
        <w:rPr>
          <w:b/>
          <w:sz w:val="22"/>
          <w:szCs w:val="22"/>
        </w:rPr>
        <w:tab/>
      </w:r>
      <w:r w:rsidRPr="00693533">
        <w:t>Unclassified</w:t>
      </w:r>
    </w:p>
    <w:p w14:paraId="3D537487" w14:textId="32E2C9F1" w:rsidR="00E73EDF" w:rsidRPr="00693533" w:rsidRDefault="007653F1" w:rsidP="00C128E3">
      <w:pPr>
        <w:widowControl w:val="0"/>
        <w:spacing w:after="60" w:line="240" w:lineRule="auto"/>
      </w:pPr>
      <w:r w:rsidRPr="00693533">
        <w:rPr>
          <w:b/>
          <w:sz w:val="22"/>
          <w:szCs w:val="22"/>
        </w:rPr>
        <w:t xml:space="preserve">Contact: </w:t>
      </w:r>
      <w:r w:rsidRPr="00693533">
        <w:rPr>
          <w:b/>
          <w:sz w:val="22"/>
          <w:szCs w:val="22"/>
        </w:rPr>
        <w:tab/>
      </w:r>
      <w:r w:rsidRPr="00693533">
        <w:rPr>
          <w:b/>
          <w:sz w:val="22"/>
          <w:szCs w:val="22"/>
        </w:rPr>
        <w:tab/>
      </w:r>
      <w:r w:rsidRPr="00693533">
        <w:rPr>
          <w:b/>
          <w:sz w:val="22"/>
          <w:szCs w:val="22"/>
        </w:rPr>
        <w:tab/>
      </w:r>
      <w:r w:rsidRPr="00693533">
        <w:t>International Hydrographic Organization</w:t>
      </w:r>
    </w:p>
    <w:p w14:paraId="45AA27E0" w14:textId="66AE3461" w:rsidR="00E73EDF" w:rsidRPr="00693533" w:rsidRDefault="007653F1" w:rsidP="00C128E3">
      <w:pPr>
        <w:widowControl w:val="0"/>
        <w:spacing w:after="0" w:line="240" w:lineRule="auto"/>
        <w:ind w:left="1360" w:firstLine="340"/>
        <w:jc w:val="left"/>
      </w:pPr>
      <w:r w:rsidRPr="00693533">
        <w:t>4</w:t>
      </w:r>
      <w:r w:rsidR="008E3218">
        <w:t>b</w:t>
      </w:r>
      <w:r w:rsidRPr="00693533">
        <w:t xml:space="preserve"> Quai Antoine 1er</w:t>
      </w:r>
    </w:p>
    <w:p w14:paraId="2BC88522" w14:textId="77777777" w:rsidR="00E73EDF" w:rsidRPr="00693533" w:rsidRDefault="007653F1" w:rsidP="00C128E3">
      <w:pPr>
        <w:widowControl w:val="0"/>
        <w:spacing w:after="0" w:line="240" w:lineRule="auto"/>
        <w:ind w:left="1360" w:firstLine="340"/>
        <w:jc w:val="left"/>
      </w:pPr>
      <w:r w:rsidRPr="00693533">
        <w:t>B.P. 445</w:t>
      </w:r>
    </w:p>
    <w:p w14:paraId="46A82B23" w14:textId="77777777" w:rsidR="00E73EDF" w:rsidRDefault="007653F1" w:rsidP="00C128E3">
      <w:pPr>
        <w:widowControl w:val="0"/>
        <w:spacing w:after="0" w:line="240" w:lineRule="auto"/>
        <w:ind w:left="1700"/>
        <w:jc w:val="left"/>
      </w:pPr>
      <w:r w:rsidRPr="00693533">
        <w:t>MC 98011 MONACO CEDEX</w:t>
      </w:r>
      <w:r w:rsidRPr="00693533">
        <w:br/>
        <w:t>Telephone: +377 93 10 81 00</w:t>
      </w:r>
      <w:r w:rsidRPr="00693533">
        <w:br/>
        <w:t>Fax: + 377 93 10 81 40</w:t>
      </w:r>
    </w:p>
    <w:p w14:paraId="441C5CBB" w14:textId="086855FA" w:rsidR="008E3218" w:rsidRPr="00693533" w:rsidRDefault="008E3218" w:rsidP="00C128E3">
      <w:pPr>
        <w:widowControl w:val="0"/>
        <w:spacing w:line="240" w:lineRule="auto"/>
        <w:ind w:left="1700"/>
        <w:jc w:val="left"/>
      </w:pPr>
      <w:r>
        <w:t xml:space="preserve">Email: </w:t>
      </w:r>
      <w:hyperlink r:id="rId23" w:history="1">
        <w:r w:rsidRPr="00200AF1">
          <w:rPr>
            <w:rStyle w:val="Hyperlink"/>
            <w:lang w:val="en-GB"/>
          </w:rPr>
          <w:t>info@iho.int</w:t>
        </w:r>
      </w:hyperlink>
      <w:r>
        <w:t xml:space="preserve"> </w:t>
      </w:r>
    </w:p>
    <w:p w14:paraId="59D0B471" w14:textId="25B7121E" w:rsidR="00E73EDF" w:rsidRDefault="007653F1" w:rsidP="00C128E3">
      <w:pPr>
        <w:widowControl w:val="0"/>
        <w:spacing w:after="120" w:line="240" w:lineRule="auto"/>
      </w:pPr>
      <w:r>
        <w:rPr>
          <w:b/>
          <w:sz w:val="22"/>
          <w:szCs w:val="22"/>
        </w:rPr>
        <w:t>URL:</w:t>
      </w:r>
      <w:r>
        <w:rPr>
          <w:b/>
        </w:rPr>
        <w:t xml:space="preserve"> </w:t>
      </w:r>
      <w:r>
        <w:rPr>
          <w:b/>
        </w:rPr>
        <w:tab/>
      </w:r>
      <w:r>
        <w:rPr>
          <w:b/>
        </w:rPr>
        <w:tab/>
      </w:r>
      <w:r>
        <w:rPr>
          <w:b/>
        </w:rPr>
        <w:tab/>
      </w:r>
      <w:r>
        <w:rPr>
          <w:b/>
        </w:rPr>
        <w:tab/>
      </w:r>
      <w:hyperlink r:id="rId24" w:history="1">
        <w:r>
          <w:rPr>
            <w:rStyle w:val="Hyperlink"/>
            <w:lang w:val="en-GB"/>
          </w:rPr>
          <w:t>www.iho.int</w:t>
        </w:r>
      </w:hyperlink>
      <w:r>
        <w:t xml:space="preserve"> </w:t>
      </w:r>
    </w:p>
    <w:p w14:paraId="36A74278" w14:textId="495189E1" w:rsidR="00E73EDF" w:rsidRPr="00E046B0" w:rsidRDefault="007653F1" w:rsidP="00C128E3">
      <w:pPr>
        <w:widowControl w:val="0"/>
        <w:spacing w:after="120" w:line="240" w:lineRule="auto"/>
      </w:pPr>
      <w:r w:rsidRPr="00E046B0">
        <w:rPr>
          <w:b/>
          <w:sz w:val="22"/>
          <w:szCs w:val="22"/>
        </w:rPr>
        <w:t>Identifier:</w:t>
      </w:r>
      <w:r w:rsidRPr="00E046B0">
        <w:t xml:space="preserve"> </w:t>
      </w:r>
      <w:r w:rsidRPr="00E046B0">
        <w:tab/>
      </w:r>
      <w:r w:rsidRPr="00E046B0">
        <w:tab/>
        <w:t>S-1</w:t>
      </w:r>
      <w:r w:rsidR="009C4527">
        <w:t>3</w:t>
      </w:r>
      <w:r w:rsidRPr="00E046B0">
        <w:t>1</w:t>
      </w:r>
    </w:p>
    <w:p w14:paraId="49ADD341" w14:textId="65318C3C" w:rsidR="00E73EDF"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r w:rsidRPr="00E046B0">
        <w:rPr>
          <w:b/>
          <w:sz w:val="22"/>
          <w:szCs w:val="22"/>
        </w:rPr>
        <w:t>Maintenance:</w:t>
      </w:r>
      <w:r w:rsidRPr="00E046B0">
        <w:rPr>
          <w:b/>
          <w:sz w:val="22"/>
          <w:szCs w:val="22"/>
        </w:rPr>
        <w:tab/>
      </w:r>
      <w:r w:rsidRPr="00E046B0">
        <w:rPr>
          <w:b/>
          <w:sz w:val="22"/>
          <w:szCs w:val="22"/>
        </w:rPr>
        <w:tab/>
      </w:r>
      <w:r w:rsidRPr="00E046B0">
        <w:rPr>
          <w:rFonts w:eastAsia="Times New Roman" w:cs="Arial"/>
          <w:lang w:eastAsia="en-GB"/>
        </w:rPr>
        <w:t>Changes to the Product Specification S-1</w:t>
      </w:r>
      <w:r w:rsidR="009C4527">
        <w:rPr>
          <w:rFonts w:eastAsia="Times New Roman" w:cs="Arial"/>
          <w:lang w:eastAsia="en-GB"/>
        </w:rPr>
        <w:t>3</w:t>
      </w:r>
      <w:r w:rsidRPr="00E046B0">
        <w:rPr>
          <w:rFonts w:eastAsia="Times New Roman" w:cs="Arial"/>
          <w:lang w:eastAsia="en-GB"/>
        </w:rPr>
        <w:t xml:space="preserve">1 are coordinated by the </w:t>
      </w:r>
      <w:r w:rsidR="009C4527">
        <w:rPr>
          <w:rFonts w:eastAsia="Times New Roman" w:cs="Arial"/>
          <w:lang w:eastAsia="en-GB"/>
        </w:rPr>
        <w:t>Nautical Information Provision Working Group</w:t>
      </w:r>
      <w:r w:rsidR="007C7DA2" w:rsidRPr="00693533">
        <w:rPr>
          <w:rFonts w:eastAsiaTheme="minorEastAsia" w:cs="Arial"/>
        </w:rPr>
        <w:t>,</w:t>
      </w:r>
      <w:r w:rsidR="009C4527">
        <w:rPr>
          <w:rFonts w:eastAsiaTheme="minorEastAsia" w:cs="Arial"/>
        </w:rPr>
        <w:t xml:space="preserve"> a technical group established by the International Hydrographic Organization,</w:t>
      </w:r>
      <w:r w:rsidRPr="00693533">
        <w:rPr>
          <w:rFonts w:eastAsia="Times New Roman" w:cs="Arial"/>
          <w:lang w:eastAsia="en-GB"/>
        </w:rPr>
        <w:t xml:space="preserve"> and </w:t>
      </w:r>
      <w:r w:rsidR="009C4527">
        <w:rPr>
          <w:rFonts w:eastAsia="Times New Roman" w:cs="Arial"/>
          <w:lang w:eastAsia="en-GB"/>
        </w:rPr>
        <w:t>are</w:t>
      </w:r>
      <w:r w:rsidRPr="00693533">
        <w:rPr>
          <w:rFonts w:eastAsia="Times New Roman" w:cs="Arial"/>
          <w:lang w:eastAsia="en-GB"/>
        </w:rPr>
        <w:t xml:space="preserve"> made available via the IHO web site. Maintenance of the Product Specification must conform to IHO Resolution 2/2007, as amended.</w:t>
      </w:r>
    </w:p>
    <w:p w14:paraId="4E73831B" w14:textId="77777777" w:rsidR="00A2714E" w:rsidRPr="00693533" w:rsidRDefault="00A2714E"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rFonts w:eastAsia="Times New Roman" w:cs="Arial"/>
          <w:lang w:eastAsia="en-GB"/>
        </w:rPr>
      </w:pPr>
    </w:p>
    <w:p w14:paraId="2C8E4067" w14:textId="0B27D380" w:rsidR="00E73EDF" w:rsidRPr="00693533" w:rsidRDefault="007653F1" w:rsidP="00C128E3">
      <w:pPr>
        <w:pStyle w:val="Heading2"/>
        <w:tabs>
          <w:tab w:val="clear" w:pos="540"/>
        </w:tabs>
        <w:spacing w:before="120" w:after="200" w:line="240" w:lineRule="auto"/>
        <w:ind w:left="709" w:hanging="709"/>
        <w:rPr>
          <w:lang w:val="en-US" w:eastAsia="en-US"/>
        </w:rPr>
      </w:pPr>
      <w:bookmarkStart w:id="201" w:name="_Toc439685253"/>
      <w:bookmarkStart w:id="202" w:name="_Toc120228613"/>
      <w:r w:rsidRPr="00693533">
        <w:rPr>
          <w:lang w:val="en-US" w:eastAsia="en-US"/>
        </w:rPr>
        <w:t xml:space="preserve">IHO Product Specification </w:t>
      </w:r>
      <w:r w:rsidR="002A15B8">
        <w:rPr>
          <w:lang w:val="en-US" w:eastAsia="en-US"/>
        </w:rPr>
        <w:t>m</w:t>
      </w:r>
      <w:r w:rsidRPr="00693533">
        <w:rPr>
          <w:lang w:val="en-US" w:eastAsia="en-US"/>
        </w:rPr>
        <w:t>aintenance</w:t>
      </w:r>
      <w:bookmarkEnd w:id="201"/>
      <w:bookmarkEnd w:id="202"/>
    </w:p>
    <w:p w14:paraId="68497673"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03" w:name="_Toc120228614"/>
      <w:r w:rsidRPr="00693533">
        <w:rPr>
          <w:lang w:val="en-US" w:eastAsia="en-US"/>
        </w:rPr>
        <w:t>Introduction</w:t>
      </w:r>
      <w:bookmarkEnd w:id="203"/>
    </w:p>
    <w:p w14:paraId="6551FB1B" w14:textId="17A2A605" w:rsidR="00E73EDF" w:rsidRPr="00693533" w:rsidRDefault="007653F1" w:rsidP="00C128E3">
      <w:pPr>
        <w:spacing w:after="120" w:line="240" w:lineRule="auto"/>
        <w:rPr>
          <w:lang w:val="en-US" w:eastAsia="en-US"/>
        </w:rPr>
      </w:pPr>
      <w:r w:rsidRPr="00693533">
        <w:rPr>
          <w:lang w:val="en-US" w:eastAsia="en-US"/>
        </w:rPr>
        <w:t>Changes to S-1</w:t>
      </w:r>
      <w:r w:rsidR="004E5622">
        <w:rPr>
          <w:lang w:val="en-US" w:eastAsia="en-US"/>
        </w:rPr>
        <w:t>3</w:t>
      </w:r>
      <w:r w:rsidRPr="00693533">
        <w:rPr>
          <w:lang w:val="en-US" w:eastAsia="en-US"/>
        </w:rPr>
        <w:t xml:space="preserve">1 will be released by the IHO as a </w:t>
      </w:r>
      <w:r w:rsidR="006D20D3">
        <w:rPr>
          <w:lang w:val="en-US" w:eastAsia="en-US"/>
        </w:rPr>
        <w:t>N</w:t>
      </w:r>
      <w:r w:rsidR="006D20D3" w:rsidRPr="00693533">
        <w:rPr>
          <w:lang w:val="en-US" w:eastAsia="en-US"/>
        </w:rPr>
        <w:t xml:space="preserve">ew </w:t>
      </w:r>
      <w:r w:rsidR="006D20D3">
        <w:rPr>
          <w:lang w:val="en-US" w:eastAsia="en-US"/>
        </w:rPr>
        <w:t>E</w:t>
      </w:r>
      <w:r w:rsidR="006D20D3" w:rsidRPr="00693533">
        <w:rPr>
          <w:lang w:val="en-US" w:eastAsia="en-US"/>
        </w:rPr>
        <w:t>dition</w:t>
      </w:r>
      <w:r w:rsidRPr="00693533">
        <w:rPr>
          <w:lang w:val="en-US" w:eastAsia="en-US"/>
        </w:rPr>
        <w:t>, revision, or clarification.</w:t>
      </w:r>
    </w:p>
    <w:p w14:paraId="151B3924" w14:textId="77777777" w:rsidR="00E73EDF" w:rsidRPr="00693533"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04" w:name="_Toc120228615"/>
      <w:r w:rsidRPr="00693533">
        <w:rPr>
          <w:lang w:val="en-US" w:eastAsia="en-US"/>
        </w:rPr>
        <w:t>New Edition</w:t>
      </w:r>
      <w:bookmarkEnd w:id="204"/>
    </w:p>
    <w:p w14:paraId="506BD6FF" w14:textId="40944786" w:rsidR="00E73EDF" w:rsidRPr="00E046B0" w:rsidRDefault="007653F1" w:rsidP="00C128E3">
      <w:pPr>
        <w:autoSpaceDE w:val="0"/>
        <w:autoSpaceDN w:val="0"/>
        <w:adjustRightInd w:val="0"/>
        <w:spacing w:after="120" w:line="240" w:lineRule="auto"/>
        <w:rPr>
          <w:rFonts w:cs="Arial"/>
          <w:lang w:val="en-US" w:eastAsia="en-US"/>
        </w:rPr>
      </w:pPr>
      <w:r w:rsidRPr="00E046B0">
        <w:rPr>
          <w:rFonts w:cs="Arial"/>
          <w:i/>
          <w:iCs/>
          <w:lang w:val="en-US" w:eastAsia="en-US"/>
        </w:rPr>
        <w:t xml:space="preserve">New Editions </w:t>
      </w:r>
      <w:r w:rsidRPr="00E046B0">
        <w:rPr>
          <w:rFonts w:cs="Arial"/>
          <w:lang w:val="en-US" w:eastAsia="en-US"/>
        </w:rPr>
        <w:t>of S-1</w:t>
      </w:r>
      <w:r w:rsidR="004E5622">
        <w:rPr>
          <w:rFonts w:cs="Arial"/>
          <w:lang w:val="en-US" w:eastAsia="en-US"/>
        </w:rPr>
        <w:t>3</w:t>
      </w:r>
      <w:r w:rsidRPr="00E046B0">
        <w:rPr>
          <w:rFonts w:cs="Arial"/>
          <w:lang w:val="en-US" w:eastAsia="en-US"/>
        </w:rPr>
        <w:t xml:space="preserve">1 introduce significant changes. </w:t>
      </w:r>
      <w:r w:rsidRPr="00E046B0">
        <w:rPr>
          <w:rFonts w:cs="Arial"/>
          <w:i/>
          <w:iCs/>
          <w:lang w:val="en-US" w:eastAsia="en-US"/>
        </w:rPr>
        <w:t xml:space="preserve">New Editions </w:t>
      </w:r>
      <w:r w:rsidRPr="00E046B0">
        <w:rPr>
          <w:rFonts w:cs="Arial"/>
          <w:lang w:val="en-US" w:eastAsia="en-US"/>
        </w:rPr>
        <w:t xml:space="preserve">enable new concepts, such as the ability to support new functions or applications, or the introduction of new constructs or data types. </w:t>
      </w:r>
      <w:r w:rsidRPr="00E046B0">
        <w:rPr>
          <w:rFonts w:cs="Arial"/>
          <w:i/>
          <w:iCs/>
          <w:lang w:val="en-US" w:eastAsia="en-US"/>
        </w:rPr>
        <w:t xml:space="preserve">New Editions </w:t>
      </w:r>
      <w:r w:rsidRPr="00E046B0">
        <w:rPr>
          <w:rFonts w:cs="Arial"/>
          <w:lang w:val="en-US" w:eastAsia="en-US"/>
        </w:rPr>
        <w:t>are likely to have a significant impact on either existing users or future users of S-1</w:t>
      </w:r>
      <w:r w:rsidR="004E5622">
        <w:rPr>
          <w:rFonts w:cs="Arial"/>
          <w:lang w:val="en-US" w:eastAsia="en-US"/>
        </w:rPr>
        <w:t>3</w:t>
      </w:r>
      <w:r w:rsidRPr="00E046B0">
        <w:rPr>
          <w:rFonts w:cs="Arial"/>
          <w:lang w:val="en-US" w:eastAsia="en-US"/>
        </w:rPr>
        <w:t xml:space="preserve">1. </w:t>
      </w:r>
      <w:r w:rsidR="00953516" w:rsidRPr="00E046B0">
        <w:rPr>
          <w:rFonts w:cs="Arial"/>
          <w:lang w:val="en-US" w:eastAsia="en-US"/>
        </w:rPr>
        <w:t xml:space="preserve"> </w:t>
      </w:r>
      <w:r w:rsidRPr="00E046B0">
        <w:rPr>
          <w:rFonts w:cs="Arial"/>
          <w:lang w:val="en-US" w:eastAsia="en-US"/>
        </w:rPr>
        <w:t xml:space="preserve">All cumulative </w:t>
      </w:r>
      <w:r w:rsidRPr="00E046B0">
        <w:rPr>
          <w:rFonts w:cs="Arial"/>
          <w:i/>
          <w:lang w:val="en-US" w:eastAsia="en-US"/>
        </w:rPr>
        <w:t>revisions</w:t>
      </w:r>
      <w:r w:rsidRPr="00E046B0">
        <w:rPr>
          <w:rFonts w:cs="Arial"/>
          <w:lang w:val="en-US" w:eastAsia="en-US"/>
        </w:rPr>
        <w:t xml:space="preserve"> and </w:t>
      </w:r>
      <w:r w:rsidRPr="00E046B0">
        <w:rPr>
          <w:rFonts w:cs="Arial"/>
          <w:i/>
          <w:lang w:val="en-US" w:eastAsia="en-US"/>
        </w:rPr>
        <w:t>clarifications</w:t>
      </w:r>
      <w:r w:rsidRPr="00E046B0">
        <w:rPr>
          <w:rFonts w:cs="Arial"/>
          <w:lang w:val="en-US" w:eastAsia="en-US"/>
        </w:rPr>
        <w:t xml:space="preserve"> must be included with the release of approved New Editions.</w:t>
      </w:r>
    </w:p>
    <w:p w14:paraId="7AD4E596" w14:textId="0DAB0AA0"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05" w:name="_Toc120228616"/>
      <w:r w:rsidRPr="00E046B0">
        <w:rPr>
          <w:lang w:val="en-US" w:eastAsia="en-US"/>
        </w:rPr>
        <w:t>Revision</w:t>
      </w:r>
      <w:bookmarkEnd w:id="205"/>
    </w:p>
    <w:p w14:paraId="5478A8EC" w14:textId="5EA4B5D4"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iCs/>
          <w:szCs w:val="22"/>
          <w:lang w:val="en-US" w:eastAsia="en-US"/>
        </w:rPr>
        <w:t xml:space="preserve">Revisions </w:t>
      </w:r>
      <w:r w:rsidRPr="00E046B0">
        <w:rPr>
          <w:rFonts w:cs="Arial"/>
          <w:szCs w:val="22"/>
          <w:lang w:val="en-US" w:eastAsia="en-US"/>
        </w:rPr>
        <w:t>are defined as substantive semantic changes to S-1</w:t>
      </w:r>
      <w:r w:rsidR="004E5622">
        <w:rPr>
          <w:rFonts w:cs="Arial"/>
          <w:szCs w:val="22"/>
          <w:lang w:val="en-US" w:eastAsia="en-US"/>
        </w:rPr>
        <w:t>3</w:t>
      </w:r>
      <w:r w:rsidRPr="00E046B0">
        <w:rPr>
          <w:rFonts w:cs="Arial"/>
          <w:szCs w:val="22"/>
          <w:lang w:val="en-US" w:eastAsia="en-US"/>
        </w:rPr>
        <w:t>1.</w:t>
      </w:r>
      <w:r w:rsidR="00953516" w:rsidRPr="00E046B0">
        <w:rPr>
          <w:rFonts w:cs="Arial"/>
          <w:szCs w:val="22"/>
          <w:lang w:val="en-US" w:eastAsia="en-US"/>
        </w:rPr>
        <w:t xml:space="preserve"> </w:t>
      </w:r>
      <w:r w:rsidRPr="00E046B0">
        <w:rPr>
          <w:rFonts w:cs="Arial"/>
          <w:szCs w:val="22"/>
          <w:lang w:val="en-US" w:eastAsia="en-US"/>
        </w:rPr>
        <w:t xml:space="preserve">Typically, </w:t>
      </w:r>
      <w:r w:rsidRPr="002A15B8">
        <w:rPr>
          <w:rFonts w:cs="Arial"/>
          <w:i/>
          <w:szCs w:val="22"/>
          <w:lang w:val="en-US" w:eastAsia="en-US"/>
        </w:rPr>
        <w:t>revisions</w:t>
      </w:r>
      <w:r w:rsidRPr="00E046B0">
        <w:rPr>
          <w:rFonts w:cs="Arial"/>
          <w:szCs w:val="22"/>
          <w:lang w:val="en-US" w:eastAsia="en-US"/>
        </w:rPr>
        <w:t xml:space="preserve"> will change S-1</w:t>
      </w:r>
      <w:r w:rsidR="004E5622">
        <w:rPr>
          <w:rFonts w:cs="Arial"/>
          <w:szCs w:val="22"/>
          <w:lang w:val="en-US" w:eastAsia="en-US"/>
        </w:rPr>
        <w:t>3</w:t>
      </w:r>
      <w:r w:rsidRPr="00E046B0">
        <w:rPr>
          <w:rFonts w:cs="Arial"/>
          <w:szCs w:val="22"/>
          <w:lang w:val="en-US" w:eastAsia="en-US"/>
        </w:rPr>
        <w:t>1 to correct factual errors; or introduce necessary changes that have become evident as a result of practical experience or changing circumstances.</w:t>
      </w:r>
      <w:r w:rsidR="00953516" w:rsidRPr="00E046B0">
        <w:rPr>
          <w:rFonts w:cs="Arial"/>
          <w:szCs w:val="22"/>
          <w:lang w:val="en-US" w:eastAsia="en-US"/>
        </w:rPr>
        <w:t xml:space="preserve"> </w:t>
      </w:r>
      <w:r w:rsidRPr="00E046B0">
        <w:rPr>
          <w:rFonts w:cs="Arial"/>
          <w:szCs w:val="22"/>
          <w:lang w:val="en-US" w:eastAsia="en-US"/>
        </w:rPr>
        <w:t xml:space="preserve">A </w:t>
      </w:r>
      <w:r w:rsidRPr="00E046B0">
        <w:rPr>
          <w:rFonts w:cs="Arial"/>
          <w:i/>
          <w:iCs/>
          <w:szCs w:val="22"/>
          <w:lang w:val="en-US" w:eastAsia="en-US"/>
        </w:rPr>
        <w:t xml:space="preserve">revision </w:t>
      </w:r>
      <w:r w:rsidRPr="00E046B0">
        <w:rPr>
          <w:rFonts w:cs="Arial"/>
          <w:szCs w:val="22"/>
          <w:lang w:val="en-US" w:eastAsia="en-US"/>
        </w:rPr>
        <w:t xml:space="preserve">must not be classified as a clarification. </w:t>
      </w:r>
      <w:r w:rsidRPr="00E046B0">
        <w:rPr>
          <w:rFonts w:cs="Arial"/>
          <w:i/>
          <w:iCs/>
          <w:szCs w:val="22"/>
          <w:lang w:val="en-US" w:eastAsia="en-US"/>
        </w:rPr>
        <w:t xml:space="preserve">Revisions </w:t>
      </w:r>
      <w:r w:rsidRPr="00E046B0">
        <w:rPr>
          <w:rFonts w:cs="Arial"/>
          <w:szCs w:val="22"/>
          <w:lang w:val="en-US" w:eastAsia="en-US"/>
        </w:rPr>
        <w:t>could have an impact on either existing users or future users of S-1</w:t>
      </w:r>
      <w:r w:rsidR="004E5622">
        <w:rPr>
          <w:rFonts w:cs="Arial"/>
          <w:szCs w:val="22"/>
          <w:lang w:val="en-US" w:eastAsia="en-US"/>
        </w:rPr>
        <w:t>3</w:t>
      </w:r>
      <w:r w:rsidRPr="00E046B0">
        <w:rPr>
          <w:rFonts w:cs="Arial"/>
          <w:szCs w:val="22"/>
          <w:lang w:val="en-US" w:eastAsia="en-US"/>
        </w:rPr>
        <w:t>1.</w:t>
      </w:r>
      <w:r w:rsidR="00953516" w:rsidRPr="00E046B0">
        <w:rPr>
          <w:rFonts w:cs="Arial"/>
          <w:szCs w:val="22"/>
          <w:lang w:val="en-US" w:eastAsia="en-US"/>
        </w:rPr>
        <w:t xml:space="preserve"> </w:t>
      </w:r>
      <w:r w:rsidRPr="00E046B0">
        <w:rPr>
          <w:rFonts w:cs="Arial"/>
          <w:szCs w:val="22"/>
          <w:lang w:val="en-US" w:eastAsia="en-US"/>
        </w:rPr>
        <w:t xml:space="preserve">All cumulative </w:t>
      </w:r>
      <w:r w:rsidRPr="00E046B0">
        <w:rPr>
          <w:rFonts w:cs="Arial"/>
          <w:i/>
          <w:iCs/>
          <w:szCs w:val="22"/>
          <w:lang w:val="en-US" w:eastAsia="en-US"/>
        </w:rPr>
        <w:t xml:space="preserve">clarifications </w:t>
      </w:r>
      <w:r w:rsidRPr="00E046B0">
        <w:rPr>
          <w:rFonts w:cs="Arial"/>
          <w:szCs w:val="22"/>
          <w:lang w:val="en-US" w:eastAsia="en-US"/>
        </w:rPr>
        <w:t xml:space="preserve">must be included with the release of approved corrections revisions. </w:t>
      </w:r>
    </w:p>
    <w:p w14:paraId="62FC376B" w14:textId="036D819F" w:rsidR="00E73EDF" w:rsidRPr="00693533" w:rsidRDefault="007653F1" w:rsidP="00C128E3">
      <w:pPr>
        <w:pStyle w:val="ISOSecretObservations"/>
        <w:spacing w:before="0" w:after="120" w:line="240" w:lineRule="auto"/>
        <w:jc w:val="both"/>
        <w:rPr>
          <w:sz w:val="20"/>
          <w:lang w:val="en-US"/>
        </w:rPr>
      </w:pPr>
      <w:r w:rsidRPr="00E046B0">
        <w:rPr>
          <w:sz w:val="20"/>
          <w:lang w:val="en-US"/>
        </w:rPr>
        <w:t xml:space="preserve">Changes in a </w:t>
      </w:r>
      <w:r w:rsidRPr="002A15B8">
        <w:rPr>
          <w:i/>
          <w:sz w:val="20"/>
          <w:lang w:val="en-US"/>
        </w:rPr>
        <w:t>revision</w:t>
      </w:r>
      <w:r w:rsidRPr="00E046B0">
        <w:rPr>
          <w:sz w:val="20"/>
          <w:lang w:val="en-US"/>
        </w:rPr>
        <w:t xml:space="preserve"> are minor and ensure backward compatibility with the previous versions within the same Edition. Newer revisions, for example, introduce new features and attributes.</w:t>
      </w:r>
      <w:r w:rsidR="00953516" w:rsidRPr="004E17D6">
        <w:rPr>
          <w:sz w:val="20"/>
          <w:lang w:val="en-US"/>
        </w:rPr>
        <w:t xml:space="preserve"> </w:t>
      </w:r>
      <w:r w:rsidRPr="004E17D6">
        <w:rPr>
          <w:sz w:val="20"/>
          <w:lang w:val="en-US"/>
        </w:rPr>
        <w:t>Within the same Edition, a dataset of one version co</w:t>
      </w:r>
      <w:r w:rsidRPr="00693533">
        <w:rPr>
          <w:sz w:val="20"/>
          <w:lang w:val="en-US"/>
        </w:rPr>
        <w:t xml:space="preserve">uld always be processed with a later version of the </w:t>
      </w:r>
      <w:r w:rsidR="002A15B8">
        <w:rPr>
          <w:sz w:val="20"/>
          <w:lang w:val="en-US"/>
        </w:rPr>
        <w:t>F</w:t>
      </w:r>
      <w:r w:rsidRPr="00693533">
        <w:rPr>
          <w:sz w:val="20"/>
          <w:lang w:val="en-US"/>
        </w:rPr>
        <w:t xml:space="preserve">eature and </w:t>
      </w:r>
      <w:r w:rsidR="002A15B8">
        <w:rPr>
          <w:sz w:val="20"/>
          <w:lang w:val="en-US"/>
        </w:rPr>
        <w:t>P</w:t>
      </w:r>
      <w:r w:rsidRPr="00693533">
        <w:rPr>
          <w:sz w:val="20"/>
          <w:lang w:val="en-US"/>
        </w:rPr>
        <w:t xml:space="preserve">ortrayal </w:t>
      </w:r>
      <w:r w:rsidR="002A15B8">
        <w:rPr>
          <w:sz w:val="20"/>
          <w:lang w:val="en-US"/>
        </w:rPr>
        <w:t>C</w:t>
      </w:r>
      <w:r w:rsidRPr="00693533">
        <w:rPr>
          <w:sz w:val="20"/>
          <w:lang w:val="en-US"/>
        </w:rPr>
        <w:t>atalogues.</w:t>
      </w:r>
    </w:p>
    <w:p w14:paraId="348698C6" w14:textId="4870746A"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szCs w:val="22"/>
          <w:lang w:val="en-US" w:eastAsia="en-US"/>
        </w:rPr>
        <w:t xml:space="preserve">In most cases a new </w:t>
      </w:r>
      <w:r w:rsidR="002A15B8">
        <w:rPr>
          <w:rFonts w:cs="Arial"/>
          <w:szCs w:val="22"/>
          <w:lang w:val="en-US" w:eastAsia="en-US"/>
        </w:rPr>
        <w:t>F</w:t>
      </w:r>
      <w:r w:rsidRPr="00E046B0">
        <w:rPr>
          <w:rFonts w:cs="Arial"/>
          <w:szCs w:val="22"/>
          <w:lang w:val="en-US" w:eastAsia="en-US"/>
        </w:rPr>
        <w:t xml:space="preserve">eature </w:t>
      </w:r>
      <w:r w:rsidR="002A15B8">
        <w:rPr>
          <w:rFonts w:cs="Arial"/>
          <w:szCs w:val="22"/>
          <w:lang w:val="en-US" w:eastAsia="en-US"/>
        </w:rPr>
        <w:t>C</w:t>
      </w:r>
      <w:r w:rsidRPr="00E046B0">
        <w:rPr>
          <w:rFonts w:cs="Arial"/>
          <w:szCs w:val="22"/>
          <w:lang w:val="en-US" w:eastAsia="en-US"/>
        </w:rPr>
        <w:t xml:space="preserve">atalogue will result in a </w:t>
      </w:r>
      <w:r w:rsidRPr="002A15B8">
        <w:rPr>
          <w:rFonts w:cs="Arial"/>
          <w:i/>
          <w:szCs w:val="22"/>
          <w:lang w:val="en-US" w:eastAsia="en-US"/>
        </w:rPr>
        <w:t>revision</w:t>
      </w:r>
      <w:r w:rsidRPr="00E046B0">
        <w:rPr>
          <w:rFonts w:cs="Arial"/>
          <w:szCs w:val="22"/>
          <w:lang w:val="en-US" w:eastAsia="en-US"/>
        </w:rPr>
        <w:t xml:space="preserve"> of S-1</w:t>
      </w:r>
      <w:r w:rsidR="004E5622">
        <w:rPr>
          <w:rFonts w:cs="Arial"/>
          <w:szCs w:val="22"/>
          <w:lang w:val="en-US" w:eastAsia="en-US"/>
        </w:rPr>
        <w:t>3</w:t>
      </w:r>
      <w:r w:rsidRPr="00E046B0">
        <w:rPr>
          <w:rFonts w:cs="Arial"/>
          <w:szCs w:val="22"/>
          <w:lang w:val="en-US" w:eastAsia="en-US"/>
        </w:rPr>
        <w:t>1.</w:t>
      </w:r>
    </w:p>
    <w:p w14:paraId="4963383A" w14:textId="77777777" w:rsidR="00E73EDF" w:rsidRPr="00E046B0" w:rsidRDefault="007653F1" w:rsidP="00C128E3">
      <w:pPr>
        <w:pStyle w:val="Heading3"/>
        <w:tabs>
          <w:tab w:val="clear" w:pos="660"/>
          <w:tab w:val="clear" w:pos="880"/>
          <w:tab w:val="left" w:pos="851"/>
        </w:tabs>
        <w:spacing w:before="120" w:after="120" w:line="240" w:lineRule="auto"/>
        <w:ind w:left="851" w:hanging="851"/>
        <w:rPr>
          <w:lang w:val="en-US" w:eastAsia="en-US"/>
        </w:rPr>
      </w:pPr>
      <w:bookmarkStart w:id="206" w:name="_Toc120228617"/>
      <w:r w:rsidRPr="00E046B0">
        <w:rPr>
          <w:lang w:val="en-US" w:eastAsia="en-US"/>
        </w:rPr>
        <w:lastRenderedPageBreak/>
        <w:t>Clarification</w:t>
      </w:r>
      <w:bookmarkEnd w:id="206"/>
    </w:p>
    <w:p w14:paraId="7E70EF4E" w14:textId="3081CEF6" w:rsidR="00E73EDF" w:rsidRPr="00E046B0" w:rsidRDefault="007653F1" w:rsidP="00C128E3">
      <w:pPr>
        <w:autoSpaceDE w:val="0"/>
        <w:autoSpaceDN w:val="0"/>
        <w:adjustRightInd w:val="0"/>
        <w:spacing w:after="120" w:line="240" w:lineRule="auto"/>
        <w:rPr>
          <w:rFonts w:cs="Arial"/>
          <w:szCs w:val="22"/>
          <w:lang w:val="en-US" w:eastAsia="en-US"/>
        </w:rPr>
      </w:pPr>
      <w:r w:rsidRPr="00E046B0">
        <w:rPr>
          <w:rFonts w:cs="Arial"/>
          <w:i/>
          <w:szCs w:val="22"/>
          <w:lang w:val="en-US" w:eastAsia="en-US"/>
        </w:rPr>
        <w:t>Clarifications</w:t>
      </w:r>
      <w:r w:rsidRPr="00E046B0">
        <w:rPr>
          <w:rFonts w:cs="Arial"/>
          <w:szCs w:val="22"/>
          <w:lang w:val="en-US" w:eastAsia="en-US"/>
        </w:rPr>
        <w:t xml:space="preserve"> are defined as non-substantive changes.</w:t>
      </w:r>
      <w:r w:rsidR="00953516" w:rsidRPr="00E046B0">
        <w:rPr>
          <w:rFonts w:cs="Arial"/>
          <w:szCs w:val="22"/>
          <w:lang w:val="en-US" w:eastAsia="en-US"/>
        </w:rPr>
        <w:t xml:space="preserve"> </w:t>
      </w:r>
      <w:r w:rsidRPr="00E046B0">
        <w:rPr>
          <w:rFonts w:cs="Arial"/>
          <w:szCs w:val="22"/>
          <w:lang w:val="en-US" w:eastAsia="en-US"/>
        </w:rPr>
        <w:t xml:space="preserve">Typically, </w:t>
      </w:r>
      <w:r w:rsidRPr="00456219">
        <w:rPr>
          <w:rFonts w:cs="Arial"/>
          <w:i/>
          <w:szCs w:val="22"/>
          <w:lang w:val="en-US" w:eastAsia="en-US"/>
        </w:rPr>
        <w:t>clarifications</w:t>
      </w:r>
      <w:r w:rsidRPr="00E046B0">
        <w:rPr>
          <w:rFonts w:cs="Arial"/>
          <w:szCs w:val="22"/>
          <w:lang w:val="en-US" w:eastAsia="en-US"/>
        </w:rPr>
        <w:t xml:space="preserve">: remove ambiguity; correct grammatical and spelling errors; amend or update cross references; and insert improved graphics. A </w:t>
      </w:r>
      <w:r w:rsidRPr="00E046B0">
        <w:rPr>
          <w:rFonts w:cs="Arial"/>
          <w:i/>
          <w:szCs w:val="22"/>
          <w:lang w:val="en-US" w:eastAsia="en-US"/>
        </w:rPr>
        <w:t>clarification</w:t>
      </w:r>
      <w:r w:rsidRPr="00E046B0">
        <w:rPr>
          <w:rFonts w:cs="Arial"/>
          <w:szCs w:val="22"/>
          <w:lang w:val="en-US" w:eastAsia="en-US"/>
        </w:rPr>
        <w:t xml:space="preserve"> must not cause any substantive semantic change to </w:t>
      </w:r>
      <w:r w:rsidR="004E5622">
        <w:rPr>
          <w:rFonts w:cs="Arial"/>
          <w:szCs w:val="22"/>
          <w:lang w:val="en-US" w:eastAsia="en-US"/>
        </w:rPr>
        <w:t>a data product</w:t>
      </w:r>
      <w:r w:rsidRPr="00E046B0">
        <w:rPr>
          <w:rFonts w:cs="Arial"/>
          <w:szCs w:val="22"/>
          <w:lang w:val="en-US" w:eastAsia="en-US"/>
        </w:rPr>
        <w:t xml:space="preserve">. </w:t>
      </w:r>
    </w:p>
    <w:p w14:paraId="175A9FCF" w14:textId="77777777" w:rsidR="00E73EDF" w:rsidRPr="00E046B0" w:rsidRDefault="007653F1" w:rsidP="00C128E3">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lang w:val="en-US"/>
        </w:rPr>
      </w:pPr>
      <w:r w:rsidRPr="00E046B0">
        <w:rPr>
          <w:lang w:val="en-US"/>
        </w:rPr>
        <w:t xml:space="preserve">Changes in a </w:t>
      </w:r>
      <w:r w:rsidRPr="00456219">
        <w:rPr>
          <w:i/>
          <w:lang w:val="en-US"/>
        </w:rPr>
        <w:t>clarification</w:t>
      </w:r>
      <w:r w:rsidRPr="00E046B0">
        <w:rPr>
          <w:lang w:val="en-US"/>
        </w:rPr>
        <w:t xml:space="preserve"> are minor and ensure backward compatibility with the previous versions.</w:t>
      </w:r>
    </w:p>
    <w:p w14:paraId="5697855F" w14:textId="29E78C1D" w:rsidR="00E73EDF" w:rsidRPr="004E17D6" w:rsidRDefault="007653F1" w:rsidP="00C128E3">
      <w:pPr>
        <w:pStyle w:val="Heading3"/>
        <w:tabs>
          <w:tab w:val="clear" w:pos="660"/>
          <w:tab w:val="clear" w:pos="880"/>
          <w:tab w:val="left" w:pos="851"/>
        </w:tabs>
        <w:spacing w:before="120" w:after="120" w:line="240" w:lineRule="auto"/>
        <w:ind w:left="851" w:hanging="851"/>
      </w:pPr>
      <w:bookmarkStart w:id="207" w:name="_Toc120228618"/>
      <w:r w:rsidRPr="004E17D6">
        <w:t xml:space="preserve">Version </w:t>
      </w:r>
      <w:r w:rsidR="00456219">
        <w:t>n</w:t>
      </w:r>
      <w:r w:rsidRPr="004E17D6">
        <w:t>umbers</w:t>
      </w:r>
      <w:bookmarkEnd w:id="207"/>
    </w:p>
    <w:p w14:paraId="0DE46FD2" w14:textId="58770274" w:rsidR="00E73EDF" w:rsidRPr="00693533" w:rsidRDefault="007653F1" w:rsidP="00C128E3">
      <w:pPr>
        <w:spacing w:after="120" w:line="240" w:lineRule="auto"/>
      </w:pPr>
      <w:r w:rsidRPr="00693533">
        <w:t xml:space="preserve">The associated version control numbering to identify changes (n) to </w:t>
      </w:r>
      <w:r w:rsidR="004E5622">
        <w:t>this Product Specification</w:t>
      </w:r>
      <w:r w:rsidRPr="00693533">
        <w:t xml:space="preserve"> must be as follows:</w:t>
      </w:r>
    </w:p>
    <w:p w14:paraId="0FA28AC2" w14:textId="77777777" w:rsidR="00E73EDF" w:rsidRPr="00693533" w:rsidRDefault="007653F1" w:rsidP="00C128E3">
      <w:pPr>
        <w:spacing w:after="120" w:line="240" w:lineRule="auto"/>
        <w:ind w:left="709"/>
      </w:pPr>
      <w:r w:rsidRPr="00693533">
        <w:t>New Editions denoted as</w:t>
      </w:r>
      <w:r w:rsidRPr="00693533">
        <w:rPr>
          <w:sz w:val="18"/>
        </w:rPr>
        <w:t xml:space="preserve"> </w:t>
      </w:r>
      <w:r w:rsidRPr="00693533">
        <w:rPr>
          <w:b/>
          <w:sz w:val="28"/>
        </w:rPr>
        <w:t>n</w:t>
      </w:r>
      <w:r w:rsidRPr="00693533">
        <w:t>.0.0</w:t>
      </w:r>
    </w:p>
    <w:p w14:paraId="69B1E22E" w14:textId="77777777" w:rsidR="00E73EDF" w:rsidRPr="00693533" w:rsidRDefault="007653F1" w:rsidP="00C128E3">
      <w:pPr>
        <w:spacing w:after="120" w:line="240" w:lineRule="auto"/>
        <w:ind w:left="709"/>
      </w:pPr>
      <w:r w:rsidRPr="00693533">
        <w:t>Revisions denoted as n.</w:t>
      </w:r>
      <w:r w:rsidRPr="00693533">
        <w:rPr>
          <w:b/>
          <w:sz w:val="28"/>
        </w:rPr>
        <w:t>n</w:t>
      </w:r>
      <w:r w:rsidRPr="00693533">
        <w:t>.0</w:t>
      </w:r>
    </w:p>
    <w:p w14:paraId="683EF745" w14:textId="77777777" w:rsidR="00E73EDF" w:rsidRPr="00693533" w:rsidRDefault="007653F1" w:rsidP="00C128E3">
      <w:pPr>
        <w:spacing w:after="120" w:line="240" w:lineRule="auto"/>
        <w:ind w:left="709"/>
        <w:rPr>
          <w:b/>
          <w:sz w:val="24"/>
          <w:szCs w:val="24"/>
        </w:rPr>
      </w:pPr>
      <w:r w:rsidRPr="00693533">
        <w:t xml:space="preserve">Clarifications denoted as </w:t>
      </w:r>
      <w:proofErr w:type="spellStart"/>
      <w:r w:rsidRPr="00693533">
        <w:t>n.n.</w:t>
      </w:r>
      <w:r w:rsidRPr="00693533">
        <w:rPr>
          <w:b/>
          <w:sz w:val="28"/>
        </w:rPr>
        <w:t>n</w:t>
      </w:r>
      <w:proofErr w:type="spellEnd"/>
    </w:p>
    <w:p w14:paraId="52A0F5DF" w14:textId="77777777" w:rsidR="00E73EDF" w:rsidRPr="00693533" w:rsidRDefault="00E73EDF" w:rsidP="00C128E3">
      <w:pPr>
        <w:spacing w:after="120" w:line="240" w:lineRule="auto"/>
      </w:pPr>
    </w:p>
    <w:p w14:paraId="040543C2" w14:textId="75C366FA" w:rsidR="00E73EDF" w:rsidRPr="00693533" w:rsidRDefault="007653F1" w:rsidP="00C128E3">
      <w:pPr>
        <w:pStyle w:val="Heading1"/>
        <w:tabs>
          <w:tab w:val="clear" w:pos="400"/>
        </w:tabs>
        <w:spacing w:before="120" w:after="200" w:line="240" w:lineRule="auto"/>
        <w:ind w:left="567" w:hanging="567"/>
      </w:pPr>
      <w:bookmarkStart w:id="208" w:name="_Toc225648278"/>
      <w:bookmarkStart w:id="209" w:name="_Toc225065135"/>
      <w:bookmarkStart w:id="210" w:name="_Toc439685254"/>
      <w:bookmarkStart w:id="211" w:name="_Toc120228619"/>
      <w:r w:rsidRPr="00693533">
        <w:t>Specification Scope</w:t>
      </w:r>
      <w:bookmarkEnd w:id="208"/>
      <w:bookmarkEnd w:id="209"/>
      <w:bookmarkEnd w:id="210"/>
      <w:bookmarkEnd w:id="211"/>
    </w:p>
    <w:p w14:paraId="5905117D" w14:textId="77777777"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 xml:space="preserve">Scope ID: </w:t>
      </w:r>
      <w:r w:rsidRPr="00693533">
        <w:rPr>
          <w:b/>
          <w:sz w:val="22"/>
          <w:szCs w:val="22"/>
        </w:rPr>
        <w:tab/>
      </w:r>
      <w:r w:rsidRPr="00693533">
        <w:rPr>
          <w:b/>
          <w:sz w:val="22"/>
          <w:szCs w:val="22"/>
        </w:rPr>
        <w:tab/>
      </w:r>
      <w:r w:rsidRPr="00693533">
        <w:t>Global</w:t>
      </w:r>
    </w:p>
    <w:p w14:paraId="327CC21A" w14:textId="0F639F61"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rPr>
          <w:b/>
          <w:sz w:val="22"/>
          <w:szCs w:val="22"/>
        </w:rPr>
      </w:pPr>
      <w:r w:rsidRPr="00693533">
        <w:rPr>
          <w:b/>
          <w:sz w:val="22"/>
          <w:szCs w:val="22"/>
        </w:rPr>
        <w:t>Level:</w:t>
      </w:r>
      <w:r w:rsidRPr="00693533">
        <w:rPr>
          <w:b/>
          <w:sz w:val="22"/>
          <w:szCs w:val="22"/>
        </w:rPr>
        <w:tab/>
      </w:r>
      <w:r w:rsidRPr="00693533">
        <w:rPr>
          <w:b/>
          <w:sz w:val="22"/>
          <w:szCs w:val="22"/>
        </w:rPr>
        <w:tab/>
      </w:r>
      <w:r w:rsidRPr="00693533">
        <w:rPr>
          <w:b/>
          <w:sz w:val="22"/>
          <w:szCs w:val="22"/>
        </w:rPr>
        <w:tab/>
      </w:r>
      <w:r w:rsidRPr="00693533">
        <w:t>006</w:t>
      </w:r>
      <w:r w:rsidR="008B6A7E">
        <w:t xml:space="preserve"> </w:t>
      </w:r>
      <w:r w:rsidRPr="00693533">
        <w:t>- series</w:t>
      </w:r>
      <w:r w:rsidRPr="00693533">
        <w:rPr>
          <w:b/>
          <w:sz w:val="22"/>
          <w:szCs w:val="22"/>
        </w:rPr>
        <w:tab/>
      </w:r>
      <w:r w:rsidRPr="00693533">
        <w:rPr>
          <w:b/>
          <w:sz w:val="22"/>
          <w:szCs w:val="22"/>
        </w:rPr>
        <w:tab/>
      </w:r>
      <w:r w:rsidRPr="00693533">
        <w:rPr>
          <w:b/>
          <w:sz w:val="22"/>
          <w:szCs w:val="22"/>
        </w:rPr>
        <w:tab/>
      </w:r>
      <w:r w:rsidRPr="00693533">
        <w:rPr>
          <w:b/>
          <w:sz w:val="22"/>
          <w:szCs w:val="22"/>
        </w:rPr>
        <w:tab/>
      </w:r>
    </w:p>
    <w:p w14:paraId="772F232D" w14:textId="254BC21F" w:rsidR="00E73EDF" w:rsidRPr="00693533" w:rsidRDefault="007653F1"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r w:rsidRPr="00693533">
        <w:rPr>
          <w:b/>
          <w:sz w:val="22"/>
          <w:szCs w:val="22"/>
        </w:rPr>
        <w:t>Level name:</w:t>
      </w:r>
      <w:r w:rsidRPr="00693533">
        <w:rPr>
          <w:b/>
          <w:sz w:val="22"/>
          <w:szCs w:val="22"/>
        </w:rPr>
        <w:tab/>
      </w:r>
      <w:r w:rsidR="004E5622">
        <w:t>MHI</w:t>
      </w:r>
      <w:r w:rsidRPr="00693533">
        <w:t xml:space="preserve"> Dataset</w:t>
      </w:r>
    </w:p>
    <w:p w14:paraId="66657D57" w14:textId="77777777" w:rsidR="00E73EDF" w:rsidRPr="00693533" w:rsidRDefault="00E73EDF" w:rsidP="00C128E3">
      <w:pPr>
        <w:tabs>
          <w:tab w:val="left" w:pos="0"/>
          <w:tab w:val="left" w:pos="283"/>
          <w:tab w:val="left" w:pos="566"/>
          <w:tab w:val="left" w:pos="849"/>
          <w:tab w:val="left" w:pos="1132"/>
          <w:tab w:val="left" w:pos="1416"/>
          <w:tab w:val="left" w:pos="1699"/>
          <w:tab w:val="left" w:pos="1982"/>
          <w:tab w:val="left" w:pos="2265"/>
          <w:tab w:val="left" w:pos="2548"/>
          <w:tab w:val="left" w:pos="2832"/>
          <w:tab w:val="left" w:pos="3115"/>
          <w:tab w:val="left" w:pos="3398"/>
          <w:tab w:val="left" w:pos="3681"/>
          <w:tab w:val="left" w:pos="3964"/>
          <w:tab w:val="left" w:pos="4248"/>
          <w:tab w:val="left" w:pos="4531"/>
          <w:tab w:val="left" w:pos="4814"/>
          <w:tab w:val="left" w:pos="5097"/>
          <w:tab w:val="left" w:pos="5380"/>
          <w:tab w:val="left" w:pos="5664"/>
          <w:tab w:val="left" w:pos="5947"/>
          <w:tab w:val="left" w:pos="6230"/>
          <w:tab w:val="left" w:pos="6513"/>
          <w:tab w:val="left" w:pos="6796"/>
          <w:tab w:val="left" w:pos="7080"/>
          <w:tab w:val="left" w:pos="7363"/>
          <w:tab w:val="left" w:pos="7646"/>
          <w:tab w:val="left" w:pos="7929"/>
          <w:tab w:val="left" w:pos="8212"/>
          <w:tab w:val="left" w:pos="8496"/>
          <w:tab w:val="left" w:pos="8779"/>
        </w:tabs>
        <w:spacing w:after="120" w:line="240" w:lineRule="auto"/>
      </w:pPr>
    </w:p>
    <w:p w14:paraId="5E866685" w14:textId="77777777" w:rsidR="00E73EDF" w:rsidRPr="00693533" w:rsidRDefault="007653F1" w:rsidP="00C128E3">
      <w:pPr>
        <w:pStyle w:val="Heading1"/>
        <w:tabs>
          <w:tab w:val="clear" w:pos="400"/>
          <w:tab w:val="clear" w:pos="560"/>
          <w:tab w:val="left" w:pos="567"/>
        </w:tabs>
        <w:spacing w:before="120" w:after="200" w:line="240" w:lineRule="auto"/>
        <w:ind w:left="567" w:hanging="567"/>
      </w:pPr>
      <w:bookmarkStart w:id="212" w:name="_Toc225065136"/>
      <w:bookmarkStart w:id="213" w:name="_Toc225648279"/>
      <w:bookmarkStart w:id="214" w:name="_Toc439685255"/>
      <w:bookmarkStart w:id="215" w:name="_Toc120228620"/>
      <w:r w:rsidRPr="00693533">
        <w:t xml:space="preserve">Dataset </w:t>
      </w:r>
      <w:bookmarkEnd w:id="212"/>
      <w:bookmarkEnd w:id="213"/>
      <w:r w:rsidRPr="00693533">
        <w:t>Identification</w:t>
      </w:r>
      <w:bookmarkEnd w:id="214"/>
      <w:bookmarkEnd w:id="215"/>
    </w:p>
    <w:p w14:paraId="6517D614" w14:textId="07F241A1" w:rsidR="00E73EDF" w:rsidRPr="00693533" w:rsidRDefault="007653F1" w:rsidP="00C128E3">
      <w:pPr>
        <w:spacing w:after="120" w:line="240" w:lineRule="auto"/>
      </w:pPr>
      <w:r w:rsidRPr="00693533">
        <w:t>A dataset that conforms to this Product Specification may be identified by its discovery metadata as defined in</w:t>
      </w:r>
      <w:r w:rsidR="000F0F1D">
        <w:t xml:space="preserve"> clause</w:t>
      </w:r>
      <w:r w:rsidRPr="00693533">
        <w:t xml:space="preserve"> </w:t>
      </w:r>
      <w:r w:rsidR="000F0F1D">
        <w:fldChar w:fldCharType="begin"/>
      </w:r>
      <w:r w:rsidR="000F0F1D">
        <w:instrText xml:space="preserve"> REF _Ref111771116 \r \h </w:instrText>
      </w:r>
      <w:r w:rsidR="000F0F1D">
        <w:fldChar w:fldCharType="separate"/>
      </w:r>
      <w:r w:rsidR="0082228C">
        <w:t>14</w:t>
      </w:r>
      <w:r w:rsidR="000F0F1D">
        <w:fldChar w:fldCharType="end"/>
      </w:r>
      <w:r w:rsidRPr="00693533">
        <w:t xml:space="preserve">.  </w:t>
      </w:r>
    </w:p>
    <w:p w14:paraId="5E7CAE55" w14:textId="7AC1671C" w:rsidR="00E73EDF" w:rsidRPr="00693533" w:rsidRDefault="007653F1" w:rsidP="00C128E3">
      <w:pPr>
        <w:spacing w:after="120" w:line="240" w:lineRule="auto"/>
        <w:rPr>
          <w:sz w:val="18"/>
          <w:szCs w:val="18"/>
        </w:rPr>
      </w:pPr>
      <w:r w:rsidRPr="00693533">
        <w:rPr>
          <w:b/>
          <w:sz w:val="22"/>
          <w:szCs w:val="22"/>
        </w:rPr>
        <w:t>Title:</w:t>
      </w:r>
      <w:r w:rsidRPr="00693533">
        <w:t xml:space="preserve"> </w:t>
      </w:r>
      <w:r w:rsidRPr="00693533">
        <w:tab/>
      </w:r>
      <w:r w:rsidRPr="00693533">
        <w:tab/>
      </w:r>
      <w:r w:rsidRPr="00693533">
        <w:tab/>
      </w:r>
      <w:r w:rsidRPr="00693533">
        <w:tab/>
      </w:r>
      <w:r w:rsidRPr="00693533">
        <w:tab/>
      </w:r>
      <w:r w:rsidRPr="00693533">
        <w:tab/>
      </w:r>
      <w:r w:rsidRPr="00693533">
        <w:tab/>
      </w:r>
      <w:r w:rsidRPr="00693533">
        <w:tab/>
      </w:r>
      <w:r w:rsidRPr="00693533">
        <w:tab/>
      </w:r>
      <w:r w:rsidR="003C33BB">
        <w:t>Marine Harbour Infrastructure</w:t>
      </w:r>
      <w:r w:rsidRPr="00693533">
        <w:t xml:space="preserve"> </w:t>
      </w:r>
      <w:r w:rsidRPr="00693533">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p>
    <w:p w14:paraId="7038D063" w14:textId="2A0660D9" w:rsidR="00E73EDF" w:rsidRPr="00693533" w:rsidRDefault="007653F1" w:rsidP="00C128E3">
      <w:pPr>
        <w:spacing w:after="120" w:line="240" w:lineRule="auto"/>
        <w:rPr>
          <w:sz w:val="18"/>
          <w:szCs w:val="18"/>
        </w:rPr>
      </w:pPr>
      <w:r w:rsidRPr="00693533">
        <w:rPr>
          <w:b/>
          <w:sz w:val="22"/>
          <w:szCs w:val="22"/>
        </w:rPr>
        <w:t>Alternate Title:</w:t>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Pr="00693533">
        <w:rPr>
          <w:sz w:val="18"/>
          <w:szCs w:val="18"/>
        </w:rPr>
        <w:tab/>
      </w:r>
      <w:r w:rsidR="003C33BB">
        <w:t>MHI</w:t>
      </w:r>
    </w:p>
    <w:p w14:paraId="4E9F5A2E" w14:textId="69F9683A" w:rsidR="00E73EDF" w:rsidRPr="00693533" w:rsidRDefault="007653F1" w:rsidP="00C128E3">
      <w:pPr>
        <w:spacing w:after="120" w:line="240" w:lineRule="auto"/>
        <w:ind w:left="3400" w:hanging="3400"/>
      </w:pPr>
      <w:r w:rsidRPr="00693533">
        <w:rPr>
          <w:b/>
          <w:sz w:val="22"/>
          <w:szCs w:val="22"/>
        </w:rPr>
        <w:t>Abstract:</w:t>
      </w:r>
      <w:r w:rsidRPr="00693533">
        <w:rPr>
          <w:sz w:val="18"/>
          <w:szCs w:val="18"/>
        </w:rPr>
        <w:t xml:space="preserve"> </w:t>
      </w:r>
      <w:r w:rsidRPr="00693533">
        <w:rPr>
          <w:sz w:val="18"/>
          <w:szCs w:val="18"/>
        </w:rPr>
        <w:tab/>
      </w:r>
      <w:r w:rsidRPr="00693533">
        <w:t>S-1</w:t>
      </w:r>
      <w:r w:rsidR="003C33BB">
        <w:t>3</w:t>
      </w:r>
      <w:r w:rsidRPr="00693533">
        <w:t xml:space="preserve">1 </w:t>
      </w:r>
      <w:r w:rsidR="003C33BB">
        <w:t>datasets</w:t>
      </w:r>
      <w:r w:rsidRPr="00693533">
        <w:t xml:space="preserve"> must be produced in accordance with the rules defined in t</w:t>
      </w:r>
      <w:r w:rsidR="004C7DE3">
        <w:t>he S-1</w:t>
      </w:r>
      <w:r w:rsidR="003C33BB">
        <w:t>3</w:t>
      </w:r>
      <w:r w:rsidR="004C7DE3">
        <w:t>1 Product Specification.</w:t>
      </w:r>
      <w:r w:rsidR="00953516" w:rsidRPr="00693533">
        <w:t xml:space="preserve"> </w:t>
      </w:r>
      <w:r w:rsidRPr="00693533">
        <w:t>The S-1</w:t>
      </w:r>
      <w:r w:rsidR="003C33BB">
        <w:t>3</w:t>
      </w:r>
      <w:r w:rsidRPr="00693533">
        <w:t xml:space="preserve">1 Product </w:t>
      </w:r>
      <w:r w:rsidR="004C7DE3">
        <w:t>S</w:t>
      </w:r>
      <w:r w:rsidRPr="00693533">
        <w:t xml:space="preserve">pecification contains all the information necessary to enable </w:t>
      </w:r>
      <w:r w:rsidR="003C33BB">
        <w:t>producers</w:t>
      </w:r>
      <w:r w:rsidR="004C7DE3">
        <w:t xml:space="preserve"> to produce a consistent </w:t>
      </w:r>
      <w:r w:rsidR="003C33BB">
        <w:t>MHI dataset</w:t>
      </w:r>
      <w:r w:rsidR="004C7DE3">
        <w:t>;</w:t>
      </w:r>
      <w:r w:rsidRPr="00693533">
        <w:t xml:space="preserve"> and manufacturers to use that data efficiently within navigation systems.</w:t>
      </w:r>
    </w:p>
    <w:p w14:paraId="5253660F" w14:textId="18BA5CE4" w:rsidR="00E73EDF" w:rsidRPr="00E046B0" w:rsidRDefault="007653F1">
      <w:pPr>
        <w:spacing w:after="120" w:line="240" w:lineRule="auto"/>
        <w:ind w:left="3398" w:hanging="3398"/>
        <w:rPr>
          <w:sz w:val="18"/>
          <w:szCs w:val="18"/>
        </w:rPr>
        <w:pPrChange w:id="216" w:author="Raphael Malyankar" w:date="2022-08-20T22:09:00Z">
          <w:pPr>
            <w:spacing w:after="120" w:line="240" w:lineRule="auto"/>
          </w:pPr>
        </w:pPrChange>
      </w:pPr>
      <w:r w:rsidRPr="00693533">
        <w:rPr>
          <w:b/>
          <w:sz w:val="22"/>
          <w:szCs w:val="22"/>
        </w:rPr>
        <w:t>Topic Category:</w:t>
      </w:r>
      <w:r w:rsidRPr="00693533">
        <w:rPr>
          <w:sz w:val="18"/>
          <w:szCs w:val="18"/>
        </w:rPr>
        <w:tab/>
      </w:r>
      <w:del w:id="217" w:author="Raphael Malyankar" w:date="2022-08-20T22:07:00Z">
        <w:r w:rsidRPr="00693533" w:rsidDel="00783380">
          <w:rPr>
            <w:sz w:val="18"/>
            <w:szCs w:val="18"/>
          </w:rPr>
          <w:tab/>
        </w:r>
        <w:r w:rsidRPr="00693533" w:rsidDel="00783380">
          <w:rPr>
            <w:sz w:val="18"/>
            <w:szCs w:val="18"/>
          </w:rPr>
          <w:tab/>
        </w:r>
        <w:r w:rsidRPr="00693533" w:rsidDel="00783380">
          <w:rPr>
            <w:sz w:val="18"/>
            <w:szCs w:val="18"/>
          </w:rPr>
          <w:tab/>
        </w:r>
        <w:r w:rsidRPr="00693533" w:rsidDel="00783380">
          <w:rPr>
            <w:sz w:val="18"/>
            <w:szCs w:val="18"/>
          </w:rPr>
          <w:tab/>
        </w:r>
        <w:r w:rsidRPr="00693533" w:rsidDel="00783380">
          <w:rPr>
            <w:sz w:val="18"/>
            <w:szCs w:val="18"/>
          </w:rPr>
          <w:tab/>
        </w:r>
      </w:del>
      <w:r w:rsidRPr="00693533">
        <w:t>Transportation (ISO 19115</w:t>
      </w:r>
      <w:r w:rsidR="008D4785" w:rsidRPr="00E046B0">
        <w:t xml:space="preserve">-1 </w:t>
      </w:r>
      <w:proofErr w:type="spellStart"/>
      <w:r w:rsidR="008D4785" w:rsidRPr="00E046B0">
        <w:t>MD_TopicCategory</w:t>
      </w:r>
      <w:r w:rsidRPr="00E046B0">
        <w:t>Code</w:t>
      </w:r>
      <w:proofErr w:type="spellEnd"/>
      <w:r w:rsidRPr="00E046B0">
        <w:t xml:space="preserve"> 018)</w:t>
      </w:r>
    </w:p>
    <w:p w14:paraId="647F3500" w14:textId="07FB4A5E" w:rsidR="00E73EDF" w:rsidRPr="004E17D6" w:rsidRDefault="007653F1" w:rsidP="00C128E3">
      <w:pPr>
        <w:spacing w:after="120" w:line="240" w:lineRule="auto"/>
        <w:ind w:left="3400" w:hanging="3400"/>
        <w:rPr>
          <w:b/>
          <w:sz w:val="22"/>
          <w:szCs w:val="22"/>
        </w:rPr>
      </w:pPr>
      <w:r w:rsidRPr="00E046B0">
        <w:rPr>
          <w:b/>
          <w:sz w:val="22"/>
          <w:szCs w:val="22"/>
        </w:rPr>
        <w:t>Geographic Description:</w:t>
      </w:r>
      <w:r w:rsidRPr="00E046B0">
        <w:rPr>
          <w:b/>
          <w:sz w:val="22"/>
          <w:szCs w:val="22"/>
        </w:rPr>
        <w:tab/>
      </w:r>
      <w:r w:rsidR="003C33BB">
        <w:t>Ports and harbours in a</w:t>
      </w:r>
      <w:r w:rsidRPr="00E046B0">
        <w:t>rea</w:t>
      </w:r>
      <w:r w:rsidR="004C7DE3">
        <w:t>s specific to marine navigation</w:t>
      </w:r>
      <w:r w:rsidRPr="004E17D6">
        <w:rPr>
          <w:b/>
          <w:sz w:val="22"/>
          <w:szCs w:val="22"/>
        </w:rPr>
        <w:tab/>
      </w:r>
    </w:p>
    <w:p w14:paraId="7F211BE2" w14:textId="1D1EAA53" w:rsidR="00E73EDF" w:rsidRDefault="007653F1" w:rsidP="00C128E3">
      <w:pPr>
        <w:spacing w:after="120" w:line="240" w:lineRule="auto"/>
        <w:ind w:left="3400" w:hanging="3400"/>
      </w:pPr>
      <w:r w:rsidRPr="00693533">
        <w:rPr>
          <w:b/>
          <w:sz w:val="22"/>
          <w:szCs w:val="22"/>
        </w:rPr>
        <w:t>Spatial Resolution:</w:t>
      </w:r>
      <w:r w:rsidRPr="00693533">
        <w:rPr>
          <w:b/>
          <w:sz w:val="22"/>
          <w:szCs w:val="22"/>
        </w:rPr>
        <w:tab/>
      </w:r>
      <w:r w:rsidRPr="00693533">
        <w:t xml:space="preserve">An </w:t>
      </w:r>
      <w:r w:rsidR="003C33BB">
        <w:t>MHI</w:t>
      </w:r>
      <w:r w:rsidRPr="00693533">
        <w:t xml:space="preserve"> dataset </w:t>
      </w:r>
      <w:del w:id="218" w:author="Raphael Malyankar" w:date="2022-11-24T23:55:00Z">
        <w:r w:rsidRPr="00693533" w:rsidDel="00AF2A59">
          <w:delText xml:space="preserve">and </w:delText>
        </w:r>
        <w:r w:rsidRPr="00693533" w:rsidDel="00AF2A59">
          <w:rPr>
            <w:b/>
          </w:rPr>
          <w:delText>Data Coverage</w:delText>
        </w:r>
        <w:r w:rsidRPr="00693533" w:rsidDel="00AF2A59">
          <w:delText xml:space="preserve"> </w:delText>
        </w:r>
        <w:r w:rsidR="000F66B6" w:rsidDel="00AF2A59">
          <w:delText xml:space="preserve">features </w:delText>
        </w:r>
        <w:r w:rsidRPr="00693533" w:rsidDel="00AF2A59">
          <w:delText>must</w:delText>
        </w:r>
      </w:del>
      <w:ins w:id="219" w:author="Raphael Malyankar" w:date="2022-11-25T00:13:00Z">
        <w:r w:rsidR="00675CE8">
          <w:t>must</w:t>
        </w:r>
      </w:ins>
      <w:r w:rsidRPr="00693533">
        <w:t xml:space="preserve"> </w:t>
      </w:r>
      <w:del w:id="220" w:author="Raphael Malyankar" w:date="2022-11-25T00:16:00Z">
        <w:r w:rsidRPr="00693533" w:rsidDel="00E41603">
          <w:delText>carry a</w:delText>
        </w:r>
      </w:del>
      <w:ins w:id="221" w:author="Raphael Malyankar" w:date="2022-11-25T00:16:00Z">
        <w:r w:rsidR="00E41603">
          <w:t>indicate a</w:t>
        </w:r>
      </w:ins>
      <w:r w:rsidRPr="00693533">
        <w:t xml:space="preserve"> value for maximum display scale. Each </w:t>
      </w:r>
      <w:r w:rsidRPr="00693533">
        <w:rPr>
          <w:b/>
        </w:rPr>
        <w:t>Data Coverage</w:t>
      </w:r>
      <w:r w:rsidRPr="00693533">
        <w:t xml:space="preserve"> </w:t>
      </w:r>
      <w:r w:rsidR="000F66B6">
        <w:t xml:space="preserve">feature </w:t>
      </w:r>
      <w:r w:rsidRPr="00693533">
        <w:t xml:space="preserve">must also carry a value for minimum display scale. </w:t>
      </w:r>
      <w:del w:id="222" w:author="Raphael Malyankar" w:date="2022-11-25T00:17:00Z">
        <w:r w:rsidRPr="00693533" w:rsidDel="00E41603">
          <w:delText xml:space="preserve">Values </w:delText>
        </w:r>
      </w:del>
      <w:del w:id="223" w:author="Raphael Malyankar" w:date="2022-11-25T00:16:00Z">
        <w:r w:rsidRPr="00693533" w:rsidDel="00E41603">
          <w:delText xml:space="preserve">must </w:delText>
        </w:r>
      </w:del>
      <w:del w:id="224" w:author="Raphael Malyankar" w:date="2022-11-25T00:17:00Z">
        <w:r w:rsidRPr="00693533" w:rsidDel="00E41603">
          <w:delText>be taken from the</w:delText>
        </w:r>
      </w:del>
      <w:ins w:id="225" w:author="Raphael Malyankar" w:date="2022-11-25T00:17:00Z">
        <w:r w:rsidR="00E41603">
          <w:t>Recommended values f</w:t>
        </w:r>
      </w:ins>
      <w:ins w:id="226" w:author="Raphael Malyankar" w:date="2022-11-25T00:18:00Z">
        <w:r w:rsidR="00E41603">
          <w:t>or scale</w:t>
        </w:r>
      </w:ins>
      <w:ins w:id="227" w:author="Raphael Malyankar" w:date="2022-11-25T00:19:00Z">
        <w:r w:rsidR="00E41603">
          <w:t>s</w:t>
        </w:r>
      </w:ins>
      <w:ins w:id="228" w:author="Raphael Malyankar" w:date="2022-11-25T00:18:00Z">
        <w:r w:rsidR="00E41603">
          <w:t xml:space="preserve"> </w:t>
        </w:r>
      </w:ins>
      <w:ins w:id="229" w:author="Raphael Malyankar" w:date="2022-11-25T00:17:00Z">
        <w:r w:rsidR="00E41603">
          <w:t>can be found in</w:t>
        </w:r>
      </w:ins>
      <w:ins w:id="230" w:author="Raphael Malyankar" w:date="2022-11-25T00:18:00Z">
        <w:r w:rsidR="00E41603">
          <w:t xml:space="preserve"> </w:t>
        </w:r>
      </w:ins>
      <w:ins w:id="231" w:author="Raphael Malyankar" w:date="2022-11-25T00:17:00Z">
        <w:r w:rsidR="00E41603">
          <w:t>the</w:t>
        </w:r>
      </w:ins>
      <w:del w:id="232" w:author="Raphael Malyankar" w:date="2022-11-25T00:16:00Z">
        <w:r w:rsidRPr="00693533" w:rsidDel="00E41603">
          <w:delText xml:space="preserve"> following </w:delText>
        </w:r>
        <w:r w:rsidR="004C7DE3" w:rsidDel="00E41603">
          <w:delText>T</w:delText>
        </w:r>
        <w:r w:rsidR="003C33BB" w:rsidDel="00E41603">
          <w:delText>abl</w:delText>
        </w:r>
      </w:del>
      <w:ins w:id="233" w:author="Raphael Malyankar" w:date="2022-11-25T00:14:00Z">
        <w:r w:rsidR="00675CE8">
          <w:t xml:space="preserve"> S-101 ENC </w:t>
        </w:r>
      </w:ins>
      <w:ins w:id="234" w:author="Raphael Malyankar" w:date="2022-11-25T00:17:00Z">
        <w:r w:rsidR="00E41603">
          <w:t>Product S</w:t>
        </w:r>
      </w:ins>
      <w:ins w:id="235" w:author="Raphael Malyankar" w:date="2022-11-25T00:14:00Z">
        <w:r w:rsidR="00675CE8">
          <w:t>pecification</w:t>
        </w:r>
      </w:ins>
      <w:del w:id="236" w:author="Raphael Malyankar" w:date="2022-11-25T00:14:00Z">
        <w:r w:rsidR="003C33BB" w:rsidDel="00675CE8">
          <w:delText>e</w:delText>
        </w:r>
      </w:del>
      <w:r w:rsidR="003C33BB">
        <w:t xml:space="preserve">. Producers should note that at the smaller scales, geographic details within ports </w:t>
      </w:r>
      <w:r w:rsidR="00720661">
        <w:t>will have no perceptible visual separation on a graphic display, and are therefore encouraged to determine display scales taking into account the content and intended navigation purpose of the dataset.</w:t>
      </w:r>
    </w:p>
    <w:p w14:paraId="6DB4890C" w14:textId="4176A857" w:rsidR="004C7DE3" w:rsidRPr="004C7DE3" w:rsidDel="00E41603" w:rsidRDefault="004C7DE3" w:rsidP="00C128E3">
      <w:pPr>
        <w:pStyle w:val="Caption"/>
        <w:spacing w:line="240" w:lineRule="auto"/>
        <w:jc w:val="center"/>
        <w:rPr>
          <w:del w:id="237" w:author="Raphael Malyankar" w:date="2022-11-25T00:18:00Z"/>
        </w:rPr>
      </w:pPr>
      <w:del w:id="238" w:author="Raphael Malyankar" w:date="2022-11-25T00:18:00Z">
        <w:r w:rsidRPr="004C7DE3" w:rsidDel="00E41603">
          <w:delText xml:space="preserve">Table </w:delText>
        </w:r>
        <w:r w:rsidDel="00E41603">
          <w:delText>3-</w:delText>
        </w:r>
      </w:del>
      <w:del w:id="239" w:author="Raphael Malyankar" w:date="2022-11-15T22:37:00Z">
        <w:r w:rsidR="001E4CE0" w:rsidDel="00AC5C5D">
          <w:fldChar w:fldCharType="begin"/>
        </w:r>
        <w:r w:rsidR="001E4CE0" w:rsidDel="00AC5C5D">
          <w:delInstrText xml:space="preserve"> STYLEREF 1 \s </w:delInstrText>
        </w:r>
        <w:r w:rsidR="001E4CE0" w:rsidDel="00AC5C5D">
          <w:fldChar w:fldCharType="separate"/>
        </w:r>
        <w:r w:rsidR="0082228C" w:rsidDel="00AC5C5D">
          <w:rPr>
            <w:noProof/>
          </w:rPr>
          <w:delText>3</w:delText>
        </w:r>
        <w:r w:rsidR="001E4CE0" w:rsidDel="00AC5C5D">
          <w:fldChar w:fldCharType="end"/>
        </w:r>
        <w:r w:rsidR="001E4CE0" w:rsidDel="00AC5C5D">
          <w:delText>.</w:delText>
        </w:r>
        <w:r w:rsidR="001E4CE0" w:rsidDel="00AC5C5D">
          <w:fldChar w:fldCharType="begin"/>
        </w:r>
        <w:r w:rsidR="001E4CE0" w:rsidDel="00AC5C5D">
          <w:delInstrText xml:space="preserve"> SEQ Table \* ARABIC \s 1 </w:delInstrText>
        </w:r>
        <w:r w:rsidR="001E4CE0" w:rsidDel="00AC5C5D">
          <w:fldChar w:fldCharType="separate"/>
        </w:r>
        <w:r w:rsidR="0082228C" w:rsidDel="00AC5C5D">
          <w:rPr>
            <w:noProof/>
          </w:rPr>
          <w:delText>1</w:delText>
        </w:r>
        <w:r w:rsidR="001E4CE0" w:rsidDel="00AC5C5D">
          <w:fldChar w:fldCharType="end"/>
        </w:r>
      </w:del>
      <w:del w:id="240" w:author="Raphael Malyankar" w:date="2022-11-25T00:18:00Z">
        <w:r w:rsidDel="00E41603">
          <w:delText xml:space="preserve"> –</w:delText>
        </w:r>
        <w:r w:rsidRPr="004C7DE3" w:rsidDel="00E41603">
          <w:delText xml:space="preserve"> </w:delText>
        </w:r>
        <w:r w:rsidR="003C33BB" w:rsidDel="00E41603">
          <w:delText>MHI</w:delText>
        </w:r>
        <w:r w:rsidRPr="004C7DE3" w:rsidDel="00E41603">
          <w:delText xml:space="preserve"> Minimum Display and Maximum Display Scales</w:delText>
        </w:r>
      </w:del>
    </w:p>
    <w:tbl>
      <w:tblPr>
        <w:tblW w:w="31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20"/>
      </w:tblGrid>
      <w:tr w:rsidR="00E73EDF" w:rsidRPr="00693533" w:rsidDel="00E41603" w14:paraId="58E62527" w14:textId="1E9BECE7">
        <w:trPr>
          <w:jc w:val="center"/>
          <w:del w:id="241"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3437B9F8" w14:textId="4A46F117" w:rsidR="00E73EDF" w:rsidRPr="00693533" w:rsidDel="00E41603" w:rsidRDefault="007653F1" w:rsidP="00C128E3">
            <w:pPr>
              <w:pStyle w:val="Tabletext9"/>
              <w:spacing w:line="240" w:lineRule="auto"/>
              <w:rPr>
                <w:del w:id="242" w:author="Raphael Malyankar" w:date="2022-11-25T00:18:00Z"/>
                <w:b/>
              </w:rPr>
            </w:pPr>
            <w:del w:id="243" w:author="Raphael Malyankar" w:date="2022-11-25T00:18:00Z">
              <w:r w:rsidRPr="00693533" w:rsidDel="00E41603">
                <w:rPr>
                  <w:b/>
                </w:rPr>
                <w:delText>Scale</w:delText>
              </w:r>
            </w:del>
          </w:p>
        </w:tc>
      </w:tr>
      <w:tr w:rsidR="00E73EDF" w:rsidRPr="00693533" w:rsidDel="00E41603" w14:paraId="07538065" w14:textId="7083EEE7">
        <w:trPr>
          <w:jc w:val="center"/>
          <w:del w:id="244" w:author="Raphael Malyankar" w:date="2022-11-25T00:18:00Z"/>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02C1CA4" w14:textId="3E30C860" w:rsidR="00E73EDF" w:rsidRPr="00693533" w:rsidDel="00E41603" w:rsidRDefault="007653F1" w:rsidP="00C128E3">
            <w:pPr>
              <w:pStyle w:val="Tabletext9"/>
              <w:spacing w:line="240" w:lineRule="auto"/>
              <w:rPr>
                <w:del w:id="245" w:author="Raphael Malyankar" w:date="2022-11-25T00:18:00Z"/>
              </w:rPr>
            </w:pPr>
            <w:del w:id="246" w:author="Raphael Malyankar" w:date="2022-11-25T00:18:00Z">
              <w:r w:rsidRPr="00693533" w:rsidDel="00E41603">
                <w:delText>NULL (only allowed on minimum display scale where the maximum display scale = 10,000,000)</w:delText>
              </w:r>
            </w:del>
          </w:p>
        </w:tc>
      </w:tr>
      <w:tr w:rsidR="00E73EDF" w:rsidRPr="00693533" w:rsidDel="00E41603" w14:paraId="7CB2D967" w14:textId="6AD5067D">
        <w:trPr>
          <w:jc w:val="center"/>
          <w:del w:id="247" w:author="Raphael Malyankar" w:date="2022-11-25T00:18:00Z"/>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29715ABD" w14:textId="5A2F7CD6" w:rsidR="00E73EDF" w:rsidRPr="00693533" w:rsidDel="00E41603" w:rsidRDefault="007653F1" w:rsidP="00C128E3">
            <w:pPr>
              <w:pStyle w:val="Tabletext9"/>
              <w:spacing w:line="240" w:lineRule="auto"/>
              <w:rPr>
                <w:del w:id="248" w:author="Raphael Malyankar" w:date="2022-11-25T00:18:00Z"/>
              </w:rPr>
            </w:pPr>
            <w:del w:id="249" w:author="Raphael Malyankar" w:date="2022-11-25T00:18:00Z">
              <w:r w:rsidRPr="00693533" w:rsidDel="00E41603">
                <w:delText>1:10,000,000</w:delText>
              </w:r>
            </w:del>
          </w:p>
        </w:tc>
      </w:tr>
      <w:tr w:rsidR="00E73EDF" w:rsidRPr="00693533" w:rsidDel="00E41603" w14:paraId="03559EF6" w14:textId="69E6B1BB">
        <w:trPr>
          <w:jc w:val="center"/>
          <w:del w:id="250" w:author="Raphael Malyankar" w:date="2022-11-25T00:18:00Z"/>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744B2EF7" w14:textId="4BBB422E" w:rsidR="00E73EDF" w:rsidRPr="00693533" w:rsidDel="00E41603" w:rsidRDefault="007653F1" w:rsidP="00C128E3">
            <w:pPr>
              <w:pStyle w:val="Tabletext9"/>
              <w:spacing w:line="240" w:lineRule="auto"/>
              <w:rPr>
                <w:del w:id="251" w:author="Raphael Malyankar" w:date="2022-11-25T00:18:00Z"/>
              </w:rPr>
            </w:pPr>
            <w:del w:id="252" w:author="Raphael Malyankar" w:date="2022-11-25T00:18:00Z">
              <w:r w:rsidRPr="00693533" w:rsidDel="00E41603">
                <w:delText>1:3,500,000</w:delText>
              </w:r>
            </w:del>
          </w:p>
        </w:tc>
      </w:tr>
      <w:tr w:rsidR="00E73EDF" w:rsidRPr="00693533" w:rsidDel="00E41603" w14:paraId="0FB7F3C3" w14:textId="33F37BE7">
        <w:trPr>
          <w:jc w:val="center"/>
          <w:del w:id="253" w:author="Raphael Malyankar" w:date="2022-11-25T00:18:00Z"/>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06C00622" w14:textId="1166E889" w:rsidR="00E73EDF" w:rsidRPr="00693533" w:rsidDel="00E41603" w:rsidRDefault="007653F1" w:rsidP="00C128E3">
            <w:pPr>
              <w:pStyle w:val="Tabletext9"/>
              <w:spacing w:line="240" w:lineRule="auto"/>
              <w:rPr>
                <w:del w:id="254" w:author="Raphael Malyankar" w:date="2022-11-25T00:18:00Z"/>
              </w:rPr>
            </w:pPr>
            <w:del w:id="255" w:author="Raphael Malyankar" w:date="2022-11-25T00:18:00Z">
              <w:r w:rsidRPr="00693533" w:rsidDel="00E41603">
                <w:delText>1:1,500,000</w:delText>
              </w:r>
            </w:del>
          </w:p>
        </w:tc>
      </w:tr>
      <w:tr w:rsidR="00E73EDF" w:rsidRPr="00693533" w:rsidDel="00E41603" w14:paraId="259DB72F" w14:textId="762E4FF5">
        <w:trPr>
          <w:jc w:val="center"/>
          <w:del w:id="256" w:author="Raphael Malyankar" w:date="2022-11-25T00:18:00Z"/>
        </w:trPr>
        <w:tc>
          <w:tcPr>
            <w:tcW w:w="3120" w:type="dxa"/>
            <w:tcBorders>
              <w:top w:val="single" w:sz="4" w:space="0" w:color="auto"/>
              <w:left w:val="single" w:sz="4" w:space="0" w:color="auto"/>
              <w:bottom w:val="single" w:sz="4" w:space="0" w:color="auto"/>
              <w:right w:val="single" w:sz="4" w:space="0" w:color="auto"/>
            </w:tcBorders>
            <w:shd w:val="clear" w:color="auto" w:fill="auto"/>
            <w:vAlign w:val="center"/>
          </w:tcPr>
          <w:p w14:paraId="1F0F362A" w14:textId="57F8930D" w:rsidR="00E73EDF" w:rsidRPr="00693533" w:rsidDel="00E41603" w:rsidRDefault="007653F1" w:rsidP="00C128E3">
            <w:pPr>
              <w:pStyle w:val="Tabletext9"/>
              <w:spacing w:line="240" w:lineRule="auto"/>
              <w:rPr>
                <w:del w:id="257" w:author="Raphael Malyankar" w:date="2022-11-25T00:18:00Z"/>
              </w:rPr>
            </w:pPr>
            <w:del w:id="258" w:author="Raphael Malyankar" w:date="2022-11-25T00:18:00Z">
              <w:r w:rsidRPr="00693533" w:rsidDel="00E41603">
                <w:delText>1:700,000</w:delText>
              </w:r>
            </w:del>
          </w:p>
        </w:tc>
      </w:tr>
      <w:tr w:rsidR="00E73EDF" w:rsidRPr="00693533" w:rsidDel="00E41603" w14:paraId="66A76BE3" w14:textId="5F0A5A21">
        <w:trPr>
          <w:jc w:val="center"/>
          <w:del w:id="259"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2E895C51" w14:textId="46DB1D93" w:rsidR="00E73EDF" w:rsidRPr="00693533" w:rsidDel="00E41603" w:rsidRDefault="007653F1" w:rsidP="00C128E3">
            <w:pPr>
              <w:pStyle w:val="Tabletext9"/>
              <w:spacing w:line="240" w:lineRule="auto"/>
              <w:rPr>
                <w:del w:id="260" w:author="Raphael Malyankar" w:date="2022-11-25T00:18:00Z"/>
              </w:rPr>
            </w:pPr>
            <w:del w:id="261" w:author="Raphael Malyankar" w:date="2022-11-25T00:18:00Z">
              <w:r w:rsidRPr="00693533" w:rsidDel="00E41603">
                <w:delText>1:350,000</w:delText>
              </w:r>
            </w:del>
          </w:p>
        </w:tc>
      </w:tr>
      <w:tr w:rsidR="00E73EDF" w:rsidRPr="00693533" w:rsidDel="00E41603" w14:paraId="7959E16F" w14:textId="08646338">
        <w:trPr>
          <w:jc w:val="center"/>
          <w:del w:id="262"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3FE2C2D9" w14:textId="0290CF11" w:rsidR="00E73EDF" w:rsidRPr="00693533" w:rsidDel="00E41603" w:rsidRDefault="007653F1" w:rsidP="00C128E3">
            <w:pPr>
              <w:pStyle w:val="Tabletext9"/>
              <w:spacing w:line="240" w:lineRule="auto"/>
              <w:rPr>
                <w:del w:id="263" w:author="Raphael Malyankar" w:date="2022-11-25T00:18:00Z"/>
              </w:rPr>
            </w:pPr>
            <w:del w:id="264" w:author="Raphael Malyankar" w:date="2022-11-25T00:18:00Z">
              <w:r w:rsidRPr="00693533" w:rsidDel="00E41603">
                <w:delText>1:180,000</w:delText>
              </w:r>
            </w:del>
          </w:p>
        </w:tc>
      </w:tr>
      <w:tr w:rsidR="00E73EDF" w:rsidRPr="00693533" w:rsidDel="00E41603" w14:paraId="5CD90D34" w14:textId="2964836B">
        <w:trPr>
          <w:jc w:val="center"/>
          <w:del w:id="265"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082A6107" w14:textId="2647BE84" w:rsidR="00E73EDF" w:rsidRPr="00693533" w:rsidDel="00E41603" w:rsidRDefault="007653F1" w:rsidP="00C128E3">
            <w:pPr>
              <w:pStyle w:val="Tabletext9"/>
              <w:spacing w:line="240" w:lineRule="auto"/>
              <w:rPr>
                <w:del w:id="266" w:author="Raphael Malyankar" w:date="2022-11-25T00:18:00Z"/>
              </w:rPr>
            </w:pPr>
            <w:del w:id="267" w:author="Raphael Malyankar" w:date="2022-11-25T00:18:00Z">
              <w:r w:rsidRPr="00693533" w:rsidDel="00E41603">
                <w:delText>1:90,000</w:delText>
              </w:r>
            </w:del>
          </w:p>
        </w:tc>
      </w:tr>
      <w:tr w:rsidR="00E73EDF" w:rsidRPr="00693533" w:rsidDel="00E41603" w14:paraId="5A243F2E" w14:textId="17520020">
        <w:trPr>
          <w:jc w:val="center"/>
          <w:del w:id="268"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0DDC5E8F" w14:textId="2AA85858" w:rsidR="00E73EDF" w:rsidRPr="00693533" w:rsidDel="00E41603" w:rsidRDefault="007653F1" w:rsidP="00C128E3">
            <w:pPr>
              <w:pStyle w:val="Tabletext9"/>
              <w:spacing w:line="240" w:lineRule="auto"/>
              <w:rPr>
                <w:del w:id="269" w:author="Raphael Malyankar" w:date="2022-11-25T00:18:00Z"/>
              </w:rPr>
            </w:pPr>
            <w:del w:id="270" w:author="Raphael Malyankar" w:date="2022-11-25T00:18:00Z">
              <w:r w:rsidRPr="00693533" w:rsidDel="00E41603">
                <w:delText>1:45,000</w:delText>
              </w:r>
            </w:del>
          </w:p>
        </w:tc>
      </w:tr>
      <w:tr w:rsidR="00E73EDF" w:rsidRPr="00693533" w:rsidDel="00E41603" w14:paraId="6E1D9A7B" w14:textId="0398F01F">
        <w:trPr>
          <w:jc w:val="center"/>
          <w:del w:id="271"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3B98C07F" w14:textId="63CE7CDC" w:rsidR="00E73EDF" w:rsidRPr="00693533" w:rsidDel="00E41603" w:rsidRDefault="007653F1" w:rsidP="00C128E3">
            <w:pPr>
              <w:pStyle w:val="Tabletext9"/>
              <w:spacing w:line="240" w:lineRule="auto"/>
              <w:rPr>
                <w:del w:id="272" w:author="Raphael Malyankar" w:date="2022-11-25T00:18:00Z"/>
              </w:rPr>
            </w:pPr>
            <w:del w:id="273" w:author="Raphael Malyankar" w:date="2022-11-25T00:18:00Z">
              <w:r w:rsidRPr="00693533" w:rsidDel="00E41603">
                <w:delText>1:22,000</w:delText>
              </w:r>
            </w:del>
          </w:p>
        </w:tc>
      </w:tr>
      <w:tr w:rsidR="00E73EDF" w:rsidRPr="00693533" w:rsidDel="00E41603" w14:paraId="53B2EF3F" w14:textId="692BAA16">
        <w:trPr>
          <w:jc w:val="center"/>
          <w:del w:id="274"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00BC526E" w14:textId="5173F931" w:rsidR="00E73EDF" w:rsidRPr="00693533" w:rsidDel="00E41603" w:rsidRDefault="007653F1" w:rsidP="00C128E3">
            <w:pPr>
              <w:pStyle w:val="Tabletext9"/>
              <w:spacing w:line="240" w:lineRule="auto"/>
              <w:rPr>
                <w:del w:id="275" w:author="Raphael Malyankar" w:date="2022-11-25T00:18:00Z"/>
              </w:rPr>
            </w:pPr>
            <w:del w:id="276" w:author="Raphael Malyankar" w:date="2022-11-25T00:18:00Z">
              <w:r w:rsidRPr="00693533" w:rsidDel="00E41603">
                <w:delText>1:12,000</w:delText>
              </w:r>
            </w:del>
          </w:p>
        </w:tc>
      </w:tr>
      <w:tr w:rsidR="00E73EDF" w:rsidRPr="00693533" w:rsidDel="00E41603" w14:paraId="64A9E025" w14:textId="1F1A0622">
        <w:trPr>
          <w:jc w:val="center"/>
          <w:del w:id="277"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129120F4" w14:textId="7C247E9B" w:rsidR="00E73EDF" w:rsidRPr="00693533" w:rsidDel="00E41603" w:rsidRDefault="007653F1" w:rsidP="00C128E3">
            <w:pPr>
              <w:pStyle w:val="Tabletext9"/>
              <w:spacing w:line="240" w:lineRule="auto"/>
              <w:rPr>
                <w:del w:id="278" w:author="Raphael Malyankar" w:date="2022-11-25T00:18:00Z"/>
              </w:rPr>
            </w:pPr>
            <w:del w:id="279" w:author="Raphael Malyankar" w:date="2022-11-25T00:18:00Z">
              <w:r w:rsidRPr="00693533" w:rsidDel="00E41603">
                <w:delText>1:8,000</w:delText>
              </w:r>
            </w:del>
          </w:p>
        </w:tc>
      </w:tr>
      <w:tr w:rsidR="00E73EDF" w:rsidRPr="00693533" w:rsidDel="00E41603" w14:paraId="4070E239" w14:textId="25F6E926">
        <w:trPr>
          <w:jc w:val="center"/>
          <w:del w:id="280"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6408CB6C" w14:textId="33037046" w:rsidR="00E73EDF" w:rsidRPr="00693533" w:rsidDel="00E41603" w:rsidRDefault="007653F1" w:rsidP="00C128E3">
            <w:pPr>
              <w:pStyle w:val="Tabletext9"/>
              <w:spacing w:line="240" w:lineRule="auto"/>
              <w:rPr>
                <w:del w:id="281" w:author="Raphael Malyankar" w:date="2022-11-25T00:18:00Z"/>
              </w:rPr>
            </w:pPr>
            <w:del w:id="282" w:author="Raphael Malyankar" w:date="2022-11-25T00:18:00Z">
              <w:r w:rsidRPr="00693533" w:rsidDel="00E41603">
                <w:delText>1:4,000</w:delText>
              </w:r>
            </w:del>
          </w:p>
        </w:tc>
      </w:tr>
      <w:tr w:rsidR="00E73EDF" w:rsidRPr="00693533" w:rsidDel="00E41603" w14:paraId="2D4306A2" w14:textId="1DB75670">
        <w:trPr>
          <w:jc w:val="center"/>
          <w:del w:id="283"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45A38570" w14:textId="200FEB01" w:rsidR="00E73EDF" w:rsidRPr="00693533" w:rsidDel="00E41603" w:rsidRDefault="007653F1" w:rsidP="00C128E3">
            <w:pPr>
              <w:pStyle w:val="Tabletext9"/>
              <w:spacing w:line="240" w:lineRule="auto"/>
              <w:rPr>
                <w:del w:id="284" w:author="Raphael Malyankar" w:date="2022-11-25T00:18:00Z"/>
              </w:rPr>
            </w:pPr>
            <w:del w:id="285" w:author="Raphael Malyankar" w:date="2022-11-25T00:18:00Z">
              <w:r w:rsidRPr="00693533" w:rsidDel="00E41603">
                <w:delText>1:3,000</w:delText>
              </w:r>
            </w:del>
          </w:p>
        </w:tc>
      </w:tr>
      <w:tr w:rsidR="00E73EDF" w:rsidRPr="00693533" w:rsidDel="00E41603" w14:paraId="7A0CE6FC" w14:textId="131E0FE5">
        <w:trPr>
          <w:jc w:val="center"/>
          <w:del w:id="286"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7F6252BC" w14:textId="31B54B7F" w:rsidR="00E73EDF" w:rsidRPr="00693533" w:rsidDel="00E41603" w:rsidRDefault="007653F1" w:rsidP="00C128E3">
            <w:pPr>
              <w:pStyle w:val="Tabletext9"/>
              <w:spacing w:line="240" w:lineRule="auto"/>
              <w:rPr>
                <w:del w:id="287" w:author="Raphael Malyankar" w:date="2022-11-25T00:18:00Z"/>
              </w:rPr>
            </w:pPr>
            <w:del w:id="288" w:author="Raphael Malyankar" w:date="2022-11-25T00:18:00Z">
              <w:r w:rsidRPr="00693533" w:rsidDel="00E41603">
                <w:delText>1:2,000</w:delText>
              </w:r>
            </w:del>
          </w:p>
        </w:tc>
      </w:tr>
      <w:tr w:rsidR="00E73EDF" w:rsidRPr="00693533" w:rsidDel="00E41603" w14:paraId="7A8EF814" w14:textId="359DC241">
        <w:trPr>
          <w:jc w:val="center"/>
          <w:del w:id="289" w:author="Raphael Malyankar" w:date="2022-11-25T00:18:00Z"/>
        </w:trPr>
        <w:tc>
          <w:tcPr>
            <w:tcW w:w="3120" w:type="dxa"/>
            <w:tcBorders>
              <w:top w:val="single" w:sz="4" w:space="0" w:color="auto"/>
              <w:left w:val="single" w:sz="4" w:space="0" w:color="auto"/>
              <w:bottom w:val="single" w:sz="4" w:space="0" w:color="auto"/>
              <w:right w:val="single" w:sz="4" w:space="0" w:color="auto"/>
            </w:tcBorders>
            <w:vAlign w:val="center"/>
          </w:tcPr>
          <w:p w14:paraId="5C0658F1" w14:textId="5CA4B417" w:rsidR="00E73EDF" w:rsidRPr="00693533" w:rsidDel="00E41603" w:rsidRDefault="007653F1" w:rsidP="00C128E3">
            <w:pPr>
              <w:pStyle w:val="Tabletext9"/>
              <w:keepNext/>
              <w:spacing w:line="240" w:lineRule="auto"/>
              <w:rPr>
                <w:del w:id="290" w:author="Raphael Malyankar" w:date="2022-11-25T00:18:00Z"/>
              </w:rPr>
            </w:pPr>
            <w:del w:id="291" w:author="Raphael Malyankar" w:date="2022-11-25T00:18:00Z">
              <w:r w:rsidRPr="00693533" w:rsidDel="00E41603">
                <w:delText>1:1,000</w:delText>
              </w:r>
            </w:del>
          </w:p>
        </w:tc>
      </w:tr>
    </w:tbl>
    <w:p w14:paraId="1E4F51DC" w14:textId="77777777" w:rsidR="00E73EDF" w:rsidRPr="004C7DE3" w:rsidRDefault="007653F1" w:rsidP="00C128E3">
      <w:pPr>
        <w:spacing w:after="0" w:line="240" w:lineRule="auto"/>
        <w:ind w:left="3400" w:hanging="3400"/>
      </w:pPr>
      <w:r w:rsidRPr="004C7DE3">
        <w:rPr>
          <w:b/>
        </w:rPr>
        <w:tab/>
      </w:r>
    </w:p>
    <w:p w14:paraId="64041FD0" w14:textId="7AE5327B" w:rsidR="00E73EDF" w:rsidRPr="00693533" w:rsidRDefault="007653F1" w:rsidP="00C128E3">
      <w:pPr>
        <w:spacing w:after="120" w:line="240" w:lineRule="auto"/>
        <w:ind w:left="3400" w:hanging="3400"/>
        <w:rPr>
          <w:sz w:val="18"/>
          <w:szCs w:val="18"/>
        </w:rPr>
      </w:pPr>
      <w:r w:rsidRPr="00693533">
        <w:rPr>
          <w:b/>
          <w:sz w:val="22"/>
          <w:szCs w:val="22"/>
        </w:rPr>
        <w:t>Purpose:</w:t>
      </w:r>
      <w:r w:rsidRPr="00693533">
        <w:rPr>
          <w:b/>
          <w:sz w:val="22"/>
          <w:szCs w:val="22"/>
        </w:rPr>
        <w:tab/>
      </w:r>
      <w:r w:rsidR="003C33BB">
        <w:t>Information about ports and harbou</w:t>
      </w:r>
      <w:r w:rsidR="00720661">
        <w:t>r</w:t>
      </w:r>
      <w:r w:rsidR="003C33BB">
        <w:t>s</w:t>
      </w:r>
      <w:r w:rsidRPr="00693533">
        <w:t xml:space="preserve"> for use in Electronic Chart Display and Information Systems</w:t>
      </w:r>
      <w:r w:rsidRPr="00693533">
        <w:rPr>
          <w:sz w:val="18"/>
          <w:szCs w:val="18"/>
        </w:rPr>
        <w:t xml:space="preserve">  </w:t>
      </w:r>
    </w:p>
    <w:p w14:paraId="0D4565ED" w14:textId="396B668C" w:rsidR="00E73EDF" w:rsidRPr="00693533" w:rsidRDefault="007653F1" w:rsidP="003602B0">
      <w:pPr>
        <w:spacing w:after="120" w:line="240" w:lineRule="auto"/>
        <w:ind w:left="3398" w:hanging="3398"/>
        <w:rPr>
          <w:sz w:val="18"/>
          <w:szCs w:val="18"/>
        </w:rPr>
      </w:pPr>
      <w:r w:rsidRPr="00693533">
        <w:rPr>
          <w:b/>
          <w:sz w:val="22"/>
          <w:szCs w:val="22"/>
        </w:rPr>
        <w:t>Language:</w:t>
      </w:r>
      <w:r w:rsidR="00B41A30">
        <w:rPr>
          <w:sz w:val="18"/>
          <w:szCs w:val="18"/>
        </w:rPr>
        <w:tab/>
      </w:r>
      <w:r w:rsidRPr="00693533">
        <w:t>English (Mandatory), other (Optional)</w:t>
      </w:r>
    </w:p>
    <w:p w14:paraId="3A63F623" w14:textId="747C8ADA" w:rsidR="00E73EDF" w:rsidRPr="00693533" w:rsidRDefault="007653F1" w:rsidP="003602B0">
      <w:pPr>
        <w:autoSpaceDE w:val="0"/>
        <w:autoSpaceDN w:val="0"/>
        <w:adjustRightInd w:val="0"/>
        <w:spacing w:after="60" w:line="240" w:lineRule="auto"/>
        <w:ind w:left="3398" w:hanging="3398"/>
      </w:pPr>
      <w:r w:rsidRPr="00693533">
        <w:rPr>
          <w:b/>
          <w:sz w:val="22"/>
          <w:szCs w:val="22"/>
        </w:rPr>
        <w:t>Classification:</w:t>
      </w:r>
      <w:r w:rsidR="00B41A30">
        <w:rPr>
          <w:sz w:val="18"/>
          <w:szCs w:val="18"/>
        </w:rPr>
        <w:tab/>
      </w:r>
      <w:r w:rsidRPr="00693533">
        <w:t>Data may be classified as one of the following:</w:t>
      </w:r>
    </w:p>
    <w:p w14:paraId="4D708D80" w14:textId="53797C6B" w:rsidR="00E73EDF" w:rsidRPr="00693533" w:rsidRDefault="00762607" w:rsidP="00C128E3">
      <w:pPr>
        <w:autoSpaceDE w:val="0"/>
        <w:autoSpaceDN w:val="0"/>
        <w:adjustRightInd w:val="0"/>
        <w:spacing w:after="0" w:line="240" w:lineRule="auto"/>
        <w:ind w:left="3686" w:hanging="2"/>
      </w:pPr>
      <w:r>
        <w:lastRenderedPageBreak/>
        <w:t xml:space="preserve">1) </w:t>
      </w:r>
      <w:r w:rsidR="007653F1" w:rsidRPr="00693533">
        <w:t>Unclassified</w:t>
      </w:r>
      <w:r>
        <w:t>;</w:t>
      </w:r>
    </w:p>
    <w:p w14:paraId="71F1532B" w14:textId="230AEF80" w:rsidR="00E73EDF" w:rsidRPr="00693533" w:rsidRDefault="00762607" w:rsidP="00C128E3">
      <w:pPr>
        <w:autoSpaceDE w:val="0"/>
        <w:autoSpaceDN w:val="0"/>
        <w:adjustRightInd w:val="0"/>
        <w:spacing w:after="0" w:line="240" w:lineRule="auto"/>
        <w:ind w:left="3686" w:hanging="2"/>
      </w:pPr>
      <w:r>
        <w:t xml:space="preserve">2) </w:t>
      </w:r>
      <w:r w:rsidR="007653F1" w:rsidRPr="00693533">
        <w:t>Restricted</w:t>
      </w:r>
      <w:r>
        <w:t>;</w:t>
      </w:r>
    </w:p>
    <w:p w14:paraId="5210997F" w14:textId="7592C5FB" w:rsidR="00E73EDF" w:rsidRPr="00693533" w:rsidRDefault="00762607" w:rsidP="00C128E3">
      <w:pPr>
        <w:autoSpaceDE w:val="0"/>
        <w:autoSpaceDN w:val="0"/>
        <w:adjustRightInd w:val="0"/>
        <w:spacing w:after="0" w:line="240" w:lineRule="auto"/>
        <w:ind w:left="3686" w:hanging="2"/>
      </w:pPr>
      <w:r>
        <w:t xml:space="preserve">3) </w:t>
      </w:r>
      <w:r w:rsidR="007653F1" w:rsidRPr="00693533">
        <w:t>Confidential</w:t>
      </w:r>
      <w:r>
        <w:t>;</w:t>
      </w:r>
    </w:p>
    <w:p w14:paraId="61DD8729" w14:textId="1AC22F23" w:rsidR="00E73EDF" w:rsidRPr="00693533" w:rsidRDefault="00762607" w:rsidP="00C128E3">
      <w:pPr>
        <w:autoSpaceDE w:val="0"/>
        <w:autoSpaceDN w:val="0"/>
        <w:adjustRightInd w:val="0"/>
        <w:spacing w:after="0" w:line="240" w:lineRule="auto"/>
        <w:ind w:left="3686" w:hanging="2"/>
      </w:pPr>
      <w:r>
        <w:t xml:space="preserve">4) </w:t>
      </w:r>
      <w:r w:rsidR="007653F1" w:rsidRPr="00693533">
        <w:t>Secret</w:t>
      </w:r>
      <w:r>
        <w:t>;</w:t>
      </w:r>
    </w:p>
    <w:p w14:paraId="0A970A90" w14:textId="26971C6C" w:rsidR="00E73EDF" w:rsidRDefault="00762607" w:rsidP="00C128E3">
      <w:pPr>
        <w:autoSpaceDE w:val="0"/>
        <w:autoSpaceDN w:val="0"/>
        <w:adjustRightInd w:val="0"/>
        <w:spacing w:after="0" w:line="240" w:lineRule="auto"/>
        <w:ind w:left="3686" w:hanging="2"/>
      </w:pPr>
      <w:r>
        <w:t xml:space="preserve">5) </w:t>
      </w:r>
      <w:r w:rsidR="007653F1" w:rsidRPr="00693533">
        <w:t>Top Secret</w:t>
      </w:r>
      <w:r>
        <w:t>;</w:t>
      </w:r>
    </w:p>
    <w:p w14:paraId="764EE580" w14:textId="0E2A1263" w:rsidR="00753E8D" w:rsidRDefault="00762607" w:rsidP="00C128E3">
      <w:pPr>
        <w:autoSpaceDE w:val="0"/>
        <w:autoSpaceDN w:val="0"/>
        <w:adjustRightInd w:val="0"/>
        <w:spacing w:after="0" w:line="240" w:lineRule="auto"/>
        <w:ind w:left="3686" w:hanging="2"/>
      </w:pPr>
      <w:r>
        <w:t xml:space="preserve">6) </w:t>
      </w:r>
      <w:r w:rsidR="00753E8D">
        <w:t>Sensitive but Unclassified</w:t>
      </w:r>
      <w:r>
        <w:t>;</w:t>
      </w:r>
    </w:p>
    <w:p w14:paraId="4BC74733" w14:textId="7F100773" w:rsidR="00753E8D" w:rsidRDefault="00762607" w:rsidP="00C128E3">
      <w:pPr>
        <w:autoSpaceDE w:val="0"/>
        <w:autoSpaceDN w:val="0"/>
        <w:adjustRightInd w:val="0"/>
        <w:spacing w:after="0" w:line="240" w:lineRule="auto"/>
        <w:ind w:left="3686" w:hanging="2"/>
      </w:pPr>
      <w:r>
        <w:t xml:space="preserve">7) </w:t>
      </w:r>
      <w:r w:rsidR="00753E8D">
        <w:t>For Official Use Only</w:t>
      </w:r>
      <w:r>
        <w:t>;</w:t>
      </w:r>
    </w:p>
    <w:p w14:paraId="166152F5" w14:textId="24FABC6B" w:rsidR="00753E8D" w:rsidRDefault="00762607" w:rsidP="00C128E3">
      <w:pPr>
        <w:autoSpaceDE w:val="0"/>
        <w:autoSpaceDN w:val="0"/>
        <w:adjustRightInd w:val="0"/>
        <w:spacing w:after="0" w:line="240" w:lineRule="auto"/>
        <w:ind w:left="3686" w:hanging="2"/>
      </w:pPr>
      <w:r>
        <w:t xml:space="preserve">8) </w:t>
      </w:r>
      <w:r w:rsidR="00753E8D">
        <w:t>Protected</w:t>
      </w:r>
      <w:r>
        <w:t>; or</w:t>
      </w:r>
    </w:p>
    <w:p w14:paraId="6EA7C2FD" w14:textId="421B0F3E" w:rsidR="00753E8D" w:rsidRPr="00693533" w:rsidRDefault="00762607" w:rsidP="00C128E3">
      <w:pPr>
        <w:autoSpaceDE w:val="0"/>
        <w:autoSpaceDN w:val="0"/>
        <w:adjustRightInd w:val="0"/>
        <w:spacing w:after="120" w:line="240" w:lineRule="auto"/>
        <w:ind w:left="3686" w:hanging="2"/>
        <w:rPr>
          <w:rFonts w:ascii="Helvetica" w:hAnsi="Helvetica" w:cs="Helvetica"/>
          <w:sz w:val="16"/>
          <w:szCs w:val="16"/>
          <w:lang w:val="en-US" w:eastAsia="en-US"/>
        </w:rPr>
      </w:pPr>
      <w:r>
        <w:t xml:space="preserve">9) </w:t>
      </w:r>
      <w:r w:rsidR="00753E8D">
        <w:t>Limited Distribution</w:t>
      </w:r>
      <w:r>
        <w:t>.</w:t>
      </w:r>
    </w:p>
    <w:p w14:paraId="54E58A48" w14:textId="77777777" w:rsidR="00E73EDF" w:rsidRPr="00E046B0" w:rsidRDefault="007653F1" w:rsidP="003602B0">
      <w:pPr>
        <w:spacing w:after="120" w:line="240" w:lineRule="auto"/>
        <w:ind w:left="3398" w:hanging="3398"/>
        <w:rPr>
          <w:rFonts w:cs="Arial"/>
          <w:szCs w:val="18"/>
        </w:rPr>
      </w:pPr>
      <w:r w:rsidRPr="00E046B0">
        <w:rPr>
          <w:b/>
          <w:sz w:val="22"/>
          <w:szCs w:val="22"/>
        </w:rPr>
        <w:t>Spatial Representation Type</w:t>
      </w:r>
      <w:r w:rsidRPr="00E046B0">
        <w:rPr>
          <w:rFonts w:cs="Arial"/>
          <w:b/>
          <w:sz w:val="22"/>
          <w:szCs w:val="22"/>
        </w:rPr>
        <w:t>:</w:t>
      </w:r>
      <w:r w:rsidRPr="00E046B0">
        <w:rPr>
          <w:rFonts w:cs="Arial"/>
          <w:szCs w:val="18"/>
        </w:rPr>
        <w:t xml:space="preserve"> </w:t>
      </w:r>
      <w:r w:rsidRPr="00E046B0">
        <w:rPr>
          <w:rFonts w:cs="Arial"/>
          <w:szCs w:val="18"/>
        </w:rPr>
        <w:tab/>
        <w:t>Vector</w:t>
      </w:r>
    </w:p>
    <w:p w14:paraId="04F6BE82" w14:textId="203E0E1D" w:rsidR="00E73EDF" w:rsidRPr="00693533" w:rsidRDefault="007653F1" w:rsidP="003602B0">
      <w:pPr>
        <w:spacing w:after="120" w:line="240" w:lineRule="auto"/>
        <w:ind w:left="3398" w:hanging="3398"/>
        <w:rPr>
          <w:rFonts w:cs="Arial"/>
          <w:sz w:val="18"/>
          <w:szCs w:val="18"/>
        </w:rPr>
      </w:pPr>
      <w:r w:rsidRPr="004E17D6">
        <w:rPr>
          <w:rFonts w:cs="Arial"/>
          <w:b/>
          <w:sz w:val="22"/>
          <w:szCs w:val="22"/>
        </w:rPr>
        <w:t>Point of Contact:</w:t>
      </w:r>
      <w:r w:rsidR="005573B7">
        <w:rPr>
          <w:rFonts w:cs="Arial"/>
          <w:szCs w:val="18"/>
        </w:rPr>
        <w:tab/>
      </w:r>
      <w:r w:rsidR="00762607">
        <w:rPr>
          <w:rFonts w:cs="Arial"/>
          <w:szCs w:val="18"/>
        </w:rPr>
        <w:t>Producing Agency</w:t>
      </w:r>
    </w:p>
    <w:p w14:paraId="08F7263F" w14:textId="68E7D0B1" w:rsidR="00E73EDF" w:rsidRDefault="007653F1" w:rsidP="003602B0">
      <w:pPr>
        <w:spacing w:after="120" w:line="240" w:lineRule="auto"/>
        <w:ind w:left="3398" w:hanging="3398"/>
        <w:rPr>
          <w:rFonts w:cs="Arial"/>
        </w:rPr>
      </w:pPr>
      <w:r w:rsidRPr="00693533">
        <w:rPr>
          <w:rFonts w:cs="Arial"/>
          <w:b/>
          <w:sz w:val="22"/>
          <w:szCs w:val="22"/>
        </w:rPr>
        <w:t>Use Limitation:</w:t>
      </w:r>
      <w:r w:rsidR="005573B7">
        <w:rPr>
          <w:rFonts w:cs="Arial"/>
          <w:sz w:val="18"/>
          <w:szCs w:val="18"/>
        </w:rPr>
        <w:tab/>
      </w:r>
      <w:r w:rsidR="00367490">
        <w:rPr>
          <w:rFonts w:cs="Arial"/>
        </w:rPr>
        <w:t>Not for sole use in navigation; must be used with an ENC.</w:t>
      </w:r>
    </w:p>
    <w:p w14:paraId="34C216DE" w14:textId="77777777" w:rsidR="00762607" w:rsidRPr="00693533" w:rsidRDefault="00762607" w:rsidP="00C128E3">
      <w:pPr>
        <w:spacing w:after="120" w:line="240" w:lineRule="auto"/>
        <w:rPr>
          <w:rFonts w:cs="Arial"/>
        </w:rPr>
      </w:pPr>
    </w:p>
    <w:p w14:paraId="150BFD4F" w14:textId="7323E285" w:rsidR="00E73EDF" w:rsidRPr="00693533" w:rsidRDefault="007653F1" w:rsidP="00C128E3">
      <w:pPr>
        <w:pStyle w:val="Heading1"/>
        <w:tabs>
          <w:tab w:val="clear" w:pos="400"/>
        </w:tabs>
        <w:spacing w:before="120" w:after="200" w:line="240" w:lineRule="auto"/>
        <w:ind w:left="567" w:hanging="567"/>
      </w:pPr>
      <w:bookmarkStart w:id="292" w:name="_Toc439685256"/>
      <w:bookmarkStart w:id="293" w:name="_Toc225648280"/>
      <w:bookmarkStart w:id="294" w:name="_Toc225065137"/>
      <w:bookmarkStart w:id="295" w:name="_Toc120228621"/>
      <w:r w:rsidRPr="00693533">
        <w:t xml:space="preserve">Data Content and </w:t>
      </w:r>
      <w:bookmarkEnd w:id="292"/>
      <w:bookmarkEnd w:id="293"/>
      <w:bookmarkEnd w:id="294"/>
      <w:r w:rsidR="001360F7">
        <w:t>S</w:t>
      </w:r>
      <w:r w:rsidR="001360F7" w:rsidRPr="00693533">
        <w:t>tructure</w:t>
      </w:r>
      <w:bookmarkEnd w:id="295"/>
    </w:p>
    <w:p w14:paraId="08016BFC" w14:textId="77777777" w:rsidR="00E73EDF" w:rsidRPr="00693533" w:rsidRDefault="007653F1" w:rsidP="00C128E3">
      <w:pPr>
        <w:pStyle w:val="Heading2"/>
        <w:tabs>
          <w:tab w:val="clear" w:pos="540"/>
        </w:tabs>
        <w:spacing w:before="120" w:after="200" w:line="240" w:lineRule="auto"/>
        <w:ind w:left="709" w:hanging="709"/>
      </w:pPr>
      <w:bookmarkStart w:id="296" w:name="_Toc439685257"/>
      <w:bookmarkStart w:id="297" w:name="_Toc120228622"/>
      <w:bookmarkStart w:id="298" w:name="_Toc225065138"/>
      <w:bookmarkStart w:id="299" w:name="_Toc225648281"/>
      <w:r w:rsidRPr="00693533">
        <w:t>Introduction</w:t>
      </w:r>
      <w:bookmarkEnd w:id="296"/>
      <w:bookmarkEnd w:id="297"/>
    </w:p>
    <w:p w14:paraId="4E62503B" w14:textId="3327BAC7" w:rsidR="00B356C4" w:rsidRPr="00B356C4" w:rsidRDefault="00B356C4" w:rsidP="00B356C4">
      <w:pPr>
        <w:spacing w:after="120" w:line="240" w:lineRule="auto"/>
        <w:rPr>
          <w:rFonts w:cs="Arial"/>
        </w:rPr>
      </w:pPr>
      <w:r w:rsidRPr="00B356C4">
        <w:rPr>
          <w:rFonts w:cs="Arial"/>
        </w:rPr>
        <w:t>The S-1</w:t>
      </w:r>
      <w:r>
        <w:rPr>
          <w:rFonts w:cs="Arial"/>
        </w:rPr>
        <w:t>31</w:t>
      </w:r>
      <w:r w:rsidRPr="00B356C4">
        <w:rPr>
          <w:rFonts w:cs="Arial"/>
        </w:rPr>
        <w:t xml:space="preserve"> product is based on the S-100 General Feature Model (GFM), and is a feature-based vector product. </w:t>
      </w:r>
      <w:ins w:id="300" w:author="Raphael Malyankar" w:date="2022-08-20T22:13:00Z">
        <w:r w:rsidR="00CC45C4">
          <w:rPr>
            <w:rFonts w:cs="Arial"/>
          </w:rPr>
          <w:fldChar w:fldCharType="begin"/>
        </w:r>
        <w:r w:rsidR="00CC45C4">
          <w:rPr>
            <w:rFonts w:cs="Arial"/>
          </w:rPr>
          <w:instrText xml:space="preserve"> REF _Ref111926012 \h </w:instrText>
        </w:r>
      </w:ins>
      <w:r w:rsidR="00CC45C4">
        <w:rPr>
          <w:rFonts w:cs="Arial"/>
        </w:rPr>
      </w:r>
      <w:r w:rsidR="00CC45C4">
        <w:rPr>
          <w:rFonts w:cs="Arial"/>
        </w:rPr>
        <w:fldChar w:fldCharType="separate"/>
      </w:r>
      <w:ins w:id="301" w:author="Raphael Malyankar" w:date="2022-08-20T22:13:00Z">
        <w:r w:rsidR="00CC45C4">
          <w:t xml:space="preserve">Figure </w:t>
        </w:r>
        <w:r w:rsidR="00CC45C4">
          <w:rPr>
            <w:noProof/>
          </w:rPr>
          <w:t>4</w:t>
        </w:r>
        <w:r w:rsidR="00CC45C4">
          <w:t>.</w:t>
        </w:r>
        <w:r w:rsidR="00CC45C4">
          <w:rPr>
            <w:noProof/>
          </w:rPr>
          <w:t>1</w:t>
        </w:r>
        <w:r w:rsidR="00CC45C4">
          <w:rPr>
            <w:rFonts w:cs="Arial"/>
          </w:rPr>
          <w:fldChar w:fldCharType="end"/>
        </w:r>
        <w:r w:rsidR="00CC45C4">
          <w:rPr>
            <w:rFonts w:cs="Arial"/>
          </w:rPr>
          <w:t xml:space="preserve"> </w:t>
        </w:r>
      </w:ins>
      <w:del w:id="302" w:author="Raphael Malyankar" w:date="2022-08-20T22:13:00Z">
        <w:r w:rsidRPr="00B356C4" w:rsidDel="00CC45C4">
          <w:rPr>
            <w:rFonts w:cs="Arial"/>
          </w:rPr>
          <w:delText xml:space="preserve">Figure </w:delText>
        </w:r>
        <w:r w:rsidR="00545238" w:rsidDel="00CC45C4">
          <w:rPr>
            <w:rFonts w:cs="Arial"/>
          </w:rPr>
          <w:delText>4.</w:delText>
        </w:r>
        <w:r w:rsidRPr="00B356C4" w:rsidDel="00CC45C4">
          <w:rPr>
            <w:rFonts w:cs="Arial"/>
          </w:rPr>
          <w:delText xml:space="preserve">1 </w:delText>
        </w:r>
      </w:del>
      <w:r w:rsidRPr="00B356C4">
        <w:rPr>
          <w:rFonts w:cs="Arial"/>
        </w:rPr>
        <w:t>shows how the S-1</w:t>
      </w:r>
      <w:r>
        <w:rPr>
          <w:rFonts w:cs="Arial"/>
        </w:rPr>
        <w:t>31</w:t>
      </w:r>
      <w:r w:rsidRPr="00B356C4">
        <w:rPr>
          <w:rFonts w:cs="Arial"/>
        </w:rPr>
        <w:t xml:space="preserve"> application schema is realized from the S-100 GFM. All S-1</w:t>
      </w:r>
      <w:r>
        <w:rPr>
          <w:rFonts w:cs="Arial"/>
        </w:rPr>
        <w:t>31</w:t>
      </w:r>
      <w:r w:rsidRPr="00B356C4">
        <w:rPr>
          <w:rFonts w:cs="Arial"/>
        </w:rPr>
        <w:t xml:space="preserve"> features and information classes are derived from one of the abstract classes </w:t>
      </w:r>
      <w:proofErr w:type="spellStart"/>
      <w:r w:rsidRPr="001F6D22">
        <w:rPr>
          <w:rFonts w:cs="Arial"/>
          <w:b/>
          <w:bCs/>
        </w:rPr>
        <w:t>FeatureType</w:t>
      </w:r>
      <w:proofErr w:type="spellEnd"/>
      <w:r w:rsidRPr="00B356C4">
        <w:rPr>
          <w:rFonts w:cs="Arial"/>
        </w:rPr>
        <w:t xml:space="preserve"> and </w:t>
      </w:r>
      <w:proofErr w:type="spellStart"/>
      <w:r w:rsidRPr="001F6D22">
        <w:rPr>
          <w:rFonts w:cs="Arial"/>
          <w:b/>
          <w:bCs/>
        </w:rPr>
        <w:t>InformationType</w:t>
      </w:r>
      <w:proofErr w:type="spellEnd"/>
      <w:r w:rsidRPr="00B356C4">
        <w:rPr>
          <w:rFonts w:cs="Arial"/>
        </w:rPr>
        <w:t xml:space="preserve"> defined in the S-1</w:t>
      </w:r>
      <w:r>
        <w:rPr>
          <w:rFonts w:cs="Arial"/>
        </w:rPr>
        <w:t>31</w:t>
      </w:r>
      <w:r w:rsidRPr="00B356C4">
        <w:rPr>
          <w:rFonts w:cs="Arial"/>
        </w:rPr>
        <w:t xml:space="preserve"> application schema, which realize the GFM meta-classes S100_GF_FeatureType and S100_GF_InformationType respectively.</w:t>
      </w:r>
    </w:p>
    <w:p w14:paraId="2D46B973" w14:textId="77777777" w:rsidR="0094364B" w:rsidRDefault="0094364B" w:rsidP="0094364B">
      <w:pPr>
        <w:keepNext/>
        <w:spacing w:after="120" w:line="240" w:lineRule="auto"/>
        <w:jc w:val="center"/>
      </w:pPr>
      <w:r>
        <w:rPr>
          <w:rFonts w:cs="Arial"/>
          <w:noProof/>
        </w:rPr>
        <w:drawing>
          <wp:inline distT="0" distB="0" distL="0" distR="0" wp14:anchorId="25B3FD16" wp14:editId="77C20E45">
            <wp:extent cx="5226752" cy="4027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1 S-131 Realizations of S-100 GFM.png"/>
                    <pic:cNvPicPr/>
                  </pic:nvPicPr>
                  <pic:blipFill>
                    <a:blip r:embed="rId25"/>
                    <a:stretch>
                      <a:fillRect/>
                    </a:stretch>
                  </pic:blipFill>
                  <pic:spPr>
                    <a:xfrm>
                      <a:off x="0" y="0"/>
                      <a:ext cx="5226752" cy="4027170"/>
                    </a:xfrm>
                    <a:prstGeom prst="rect">
                      <a:avLst/>
                    </a:prstGeom>
                  </pic:spPr>
                </pic:pic>
              </a:graphicData>
            </a:graphic>
          </wp:inline>
        </w:drawing>
      </w:r>
    </w:p>
    <w:p w14:paraId="4693C610" w14:textId="745A6AC6" w:rsidR="00C128E3" w:rsidRDefault="0094364B" w:rsidP="0094364B">
      <w:pPr>
        <w:pStyle w:val="Caption"/>
        <w:jc w:val="center"/>
        <w:rPr>
          <w:rFonts w:cs="Arial"/>
        </w:rPr>
      </w:pPr>
      <w:bookmarkStart w:id="303" w:name="_Ref111926012"/>
      <w:r>
        <w:t xml:space="preserve">Figure </w:t>
      </w:r>
      <w:ins w:id="304"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05"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06" w:author="Raphael Malyankar" w:date="2022-11-04T16:52:00Z">
        <w:r w:rsidR="00C30215">
          <w:rPr>
            <w:noProof/>
          </w:rPr>
          <w:t>1</w:t>
        </w:r>
        <w:r w:rsidR="00C30215">
          <w:fldChar w:fldCharType="end"/>
        </w:r>
      </w:ins>
      <w:del w:id="307"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w:delText>
        </w:r>
        <w:r w:rsidR="008C4B28" w:rsidDel="00C30215">
          <w:fldChar w:fldCharType="end"/>
        </w:r>
      </w:del>
      <w:bookmarkEnd w:id="303"/>
      <w:r>
        <w:t xml:space="preserve"> - Realizations from the S-100 General Feature Model</w:t>
      </w:r>
    </w:p>
    <w:p w14:paraId="0EEA6CDD" w14:textId="77777777" w:rsidR="00B356C4" w:rsidRPr="00E046B0" w:rsidRDefault="00B356C4" w:rsidP="00C128E3">
      <w:pPr>
        <w:spacing w:after="120" w:line="240" w:lineRule="auto"/>
        <w:rPr>
          <w:rFonts w:cs="Arial"/>
        </w:rPr>
      </w:pPr>
    </w:p>
    <w:p w14:paraId="262B7EB4" w14:textId="77777777" w:rsidR="00E73EDF" w:rsidRPr="004E17D6" w:rsidRDefault="007653F1" w:rsidP="00C128E3">
      <w:pPr>
        <w:pStyle w:val="Heading2"/>
        <w:tabs>
          <w:tab w:val="clear" w:pos="540"/>
          <w:tab w:val="clear" w:pos="700"/>
          <w:tab w:val="left" w:pos="709"/>
        </w:tabs>
        <w:spacing w:before="120" w:after="200" w:line="240" w:lineRule="auto"/>
        <w:ind w:left="709" w:hanging="709"/>
      </w:pPr>
      <w:bookmarkStart w:id="308" w:name="_Toc439685258"/>
      <w:bookmarkStart w:id="309" w:name="_Toc120228623"/>
      <w:r w:rsidRPr="004E17D6">
        <w:t>Application Schema</w:t>
      </w:r>
      <w:bookmarkEnd w:id="298"/>
      <w:bookmarkEnd w:id="299"/>
      <w:bookmarkEnd w:id="308"/>
      <w:bookmarkEnd w:id="309"/>
    </w:p>
    <w:p w14:paraId="5873A7C5" w14:textId="1BAF3971" w:rsidR="007872EC" w:rsidRDefault="00C205FF" w:rsidP="00C128E3">
      <w:pPr>
        <w:spacing w:after="120" w:line="240" w:lineRule="auto"/>
      </w:pPr>
      <w:r w:rsidRPr="00693533">
        <w:t>S-1</w:t>
      </w:r>
      <w:r>
        <w:t>3</w:t>
      </w:r>
      <w:r w:rsidRPr="00693533">
        <w:t xml:space="preserve">1 conforms to the General Feature </w:t>
      </w:r>
      <w:r>
        <w:t xml:space="preserve">Model (GFM) from S-100 Part 3. </w:t>
      </w:r>
      <w:r w:rsidR="007872EC" w:rsidRPr="007872EC">
        <w:t xml:space="preserve">This </w:t>
      </w:r>
      <w:r w:rsidR="007872EC">
        <w:t>document</w:t>
      </w:r>
      <w:r w:rsidR="007872EC" w:rsidRPr="007872EC">
        <w:t xml:space="preserve"> </w:t>
      </w:r>
      <w:r w:rsidR="007872EC">
        <w:t>describes</w:t>
      </w:r>
      <w:r w:rsidR="007872EC" w:rsidRPr="007872EC">
        <w:t xml:space="preserve"> the Application Schema expressed in UM</w:t>
      </w:r>
      <w:r w:rsidR="007872EC">
        <w:t>L. This document contains only</w:t>
      </w:r>
      <w:r w:rsidR="007872EC" w:rsidRPr="007872EC">
        <w:t xml:space="preserve"> an overview of the S-</w:t>
      </w:r>
      <w:r w:rsidR="001D613B">
        <w:t>131</w:t>
      </w:r>
      <w:r w:rsidR="007872EC" w:rsidRPr="007872EC">
        <w:t xml:space="preserve"> </w:t>
      </w:r>
      <w:r w:rsidR="007872EC" w:rsidRPr="007872EC">
        <w:lastRenderedPageBreak/>
        <w:t>application schema.</w:t>
      </w:r>
      <w:r w:rsidR="007872EC">
        <w:t xml:space="preserve"> The S-131</w:t>
      </w:r>
      <w:r w:rsidR="007872EC" w:rsidRPr="00693533">
        <w:t xml:space="preserve"> Application Schema </w:t>
      </w:r>
      <w:r w:rsidR="007872EC">
        <w:t>types are</w:t>
      </w:r>
      <w:r w:rsidR="007872EC" w:rsidRPr="00693533">
        <w:t xml:space="preserve"> realised in the </w:t>
      </w:r>
      <w:r w:rsidR="007872EC">
        <w:t>F</w:t>
      </w:r>
      <w:r w:rsidR="007872EC" w:rsidRPr="00693533">
        <w:t xml:space="preserve">eature </w:t>
      </w:r>
      <w:r w:rsidR="007872EC">
        <w:t>C</w:t>
      </w:r>
      <w:r w:rsidR="007872EC" w:rsidRPr="00693533">
        <w:t>atalogue</w:t>
      </w:r>
      <w:r w:rsidR="007872EC">
        <w:t>.</w:t>
      </w:r>
      <w:r w:rsidR="007872EC" w:rsidRPr="007872EC">
        <w:t xml:space="preserve"> The Feature Catalogue is included </w:t>
      </w:r>
      <w:r w:rsidR="007872EC">
        <w:t>as</w:t>
      </w:r>
      <w:r w:rsidR="007872EC" w:rsidRPr="007872EC">
        <w:t xml:space="preserve"> </w:t>
      </w:r>
      <w:r w:rsidR="007872EC">
        <w:t>a separate Annex</w:t>
      </w:r>
      <w:ins w:id="310" w:author="Raphael Malyankar" w:date="2022-11-09T22:51:00Z">
        <w:r w:rsidR="00CD0C97">
          <w:t xml:space="preserve"> (Annex </w:t>
        </w:r>
      </w:ins>
      <w:ins w:id="311" w:author="Raphael Malyankar" w:date="2022-11-09T22:52:00Z">
        <w:r w:rsidR="00CD0C97">
          <w:t>C)</w:t>
        </w:r>
      </w:ins>
      <w:r w:rsidR="007872EC" w:rsidRPr="007872EC">
        <w:t xml:space="preserve">, and provides a full </w:t>
      </w:r>
      <w:r w:rsidR="007872EC">
        <w:t>specification</w:t>
      </w:r>
      <w:r w:rsidR="007872EC" w:rsidRPr="007872EC">
        <w:t xml:space="preserve"> of </w:t>
      </w:r>
      <w:r w:rsidR="007872EC">
        <w:t>all</w:t>
      </w:r>
      <w:r w:rsidR="007872EC" w:rsidRPr="007872EC">
        <w:t xml:space="preserve"> type</w:t>
      </w:r>
      <w:r w:rsidR="007872EC">
        <w:t>s</w:t>
      </w:r>
      <w:r w:rsidR="007872EC" w:rsidRPr="007872EC">
        <w:t xml:space="preserve"> including </w:t>
      </w:r>
      <w:r w:rsidR="007872EC">
        <w:t>feature and information types, their</w:t>
      </w:r>
      <w:r w:rsidR="007872EC" w:rsidRPr="007872EC">
        <w:t xml:space="preserve"> attributes, </w:t>
      </w:r>
      <w:r w:rsidR="007872EC">
        <w:t>allowed</w:t>
      </w:r>
      <w:r w:rsidR="007872EC" w:rsidRPr="007872EC">
        <w:t xml:space="preserve"> values, and relationships</w:t>
      </w:r>
      <w:r w:rsidR="007872EC">
        <w:t xml:space="preserve"> between types</w:t>
      </w:r>
      <w:r w:rsidR="007872EC" w:rsidRPr="007872EC">
        <w:t xml:space="preserve"> in the data product. </w:t>
      </w:r>
    </w:p>
    <w:p w14:paraId="11CDDC0F" w14:textId="520A1DB3" w:rsidR="00C205FF" w:rsidRDefault="00C205FF" w:rsidP="00C205FF">
      <w:pPr>
        <w:spacing w:after="120" w:line="240" w:lineRule="auto"/>
      </w:pPr>
      <w:r>
        <w:t>The following conventions are used in the UML diagrams depicting the application schema:</w:t>
      </w:r>
    </w:p>
    <w:p w14:paraId="217FE140" w14:textId="4DDE18EC" w:rsidR="00C205FF" w:rsidRDefault="00C205FF" w:rsidP="006A5C19">
      <w:pPr>
        <w:pStyle w:val="ListParagraph"/>
        <w:numPr>
          <w:ilvl w:val="0"/>
          <w:numId w:val="22"/>
        </w:numPr>
        <w:spacing w:after="120" w:line="240" w:lineRule="auto"/>
      </w:pPr>
      <w:r>
        <w:t>Standard UML conventions for classes, associations, inheritance, roles, and multiplicities apply. These conventions are described in Part 1 of S-100.</w:t>
      </w:r>
    </w:p>
    <w:p w14:paraId="41F117C3" w14:textId="7C8ED34F" w:rsidR="00C205FF" w:rsidRDefault="00C205FF" w:rsidP="006A5C19">
      <w:pPr>
        <w:pStyle w:val="ListParagraph"/>
        <w:numPr>
          <w:ilvl w:val="0"/>
          <w:numId w:val="22"/>
        </w:numPr>
        <w:spacing w:after="120" w:line="240" w:lineRule="auto"/>
      </w:pPr>
      <w:r>
        <w:t>Italic font for a class name indicates an abstract class.</w:t>
      </w:r>
    </w:p>
    <w:p w14:paraId="59296091" w14:textId="51DA169A" w:rsidR="00C205FF" w:rsidRDefault="00C205FF" w:rsidP="006A5C19">
      <w:pPr>
        <w:pStyle w:val="ListParagraph"/>
        <w:numPr>
          <w:ilvl w:val="0"/>
          <w:numId w:val="22"/>
        </w:numPr>
        <w:spacing w:after="120" w:line="240" w:lineRule="auto"/>
      </w:pPr>
      <w:r>
        <w:t>Feature classes are depicted with green background; the dark shade for abstract feature classes and the light shade for ordinary (non-abstract) feature classes.</w:t>
      </w:r>
    </w:p>
    <w:p w14:paraId="236A7484" w14:textId="65DCBE91" w:rsidR="00C205FF" w:rsidRDefault="00C205FF" w:rsidP="006A5C19">
      <w:pPr>
        <w:pStyle w:val="ListParagraph"/>
        <w:numPr>
          <w:ilvl w:val="0"/>
          <w:numId w:val="22"/>
        </w:numPr>
        <w:spacing w:after="120" w:line="240" w:lineRule="auto"/>
      </w:pPr>
      <w:r>
        <w:t>Information type classes are depicted with blue background; the dark shade for abstract information type classes and the light shade for ordinary information types.</w:t>
      </w:r>
    </w:p>
    <w:p w14:paraId="4604BDA0" w14:textId="185FDE9D" w:rsidR="00C205FF" w:rsidRDefault="00C205FF" w:rsidP="006A5C19">
      <w:pPr>
        <w:pStyle w:val="ListParagraph"/>
        <w:numPr>
          <w:ilvl w:val="0"/>
          <w:numId w:val="22"/>
        </w:numPr>
        <w:spacing w:after="120" w:line="240" w:lineRule="auto"/>
      </w:pPr>
      <w:r>
        <w:t>Association classes are depicted with a white background.</w:t>
      </w:r>
    </w:p>
    <w:p w14:paraId="3EEB7C84" w14:textId="56CA0258" w:rsidR="00C205FF" w:rsidRDefault="00C205FF" w:rsidP="006A5C19">
      <w:pPr>
        <w:pStyle w:val="ListParagraph"/>
        <w:numPr>
          <w:ilvl w:val="0"/>
          <w:numId w:val="22"/>
        </w:numPr>
        <w:spacing w:after="120" w:line="240" w:lineRule="auto"/>
      </w:pPr>
      <w:r>
        <w:t>Complex attributes are depicted with a pink background.</w:t>
      </w:r>
    </w:p>
    <w:p w14:paraId="6B14A22D" w14:textId="5C457358" w:rsidR="00C205FF" w:rsidRDefault="00C205FF" w:rsidP="006A5C19">
      <w:pPr>
        <w:pStyle w:val="ListParagraph"/>
        <w:numPr>
          <w:ilvl w:val="0"/>
          <w:numId w:val="22"/>
        </w:numPr>
        <w:spacing w:after="120" w:line="240" w:lineRule="auto"/>
      </w:pPr>
      <w:r>
        <w:t xml:space="preserve">Enumeration lists and </w:t>
      </w:r>
      <w:proofErr w:type="spellStart"/>
      <w:r>
        <w:t>codelists</w:t>
      </w:r>
      <w:proofErr w:type="spellEnd"/>
      <w:r>
        <w:t xml:space="preserve"> are depicted with a tan background. The numeric code corresponding to each listed value is shown to its right following an ‘=’ sign.</w:t>
      </w:r>
    </w:p>
    <w:p w14:paraId="119E8A77" w14:textId="69E68C78" w:rsidR="00C205FF" w:rsidRDefault="00C205FF" w:rsidP="006A5C19">
      <w:pPr>
        <w:pStyle w:val="ListParagraph"/>
        <w:numPr>
          <w:ilvl w:val="0"/>
          <w:numId w:val="22"/>
        </w:numPr>
        <w:spacing w:after="120" w:line="240" w:lineRule="auto"/>
      </w:pPr>
      <w:r>
        <w:t>No significance attaches to the colour of associations. (Complex diagrams may use different colours to distinguish associations that cross one another.)</w:t>
      </w:r>
    </w:p>
    <w:p w14:paraId="0A32C349" w14:textId="73F4B488" w:rsidR="00C205FF" w:rsidRDefault="00C205FF" w:rsidP="006A5C19">
      <w:pPr>
        <w:pStyle w:val="ListParagraph"/>
        <w:numPr>
          <w:ilvl w:val="0"/>
          <w:numId w:val="22"/>
        </w:numPr>
        <w:spacing w:after="120" w:line="240" w:lineRule="auto"/>
      </w:pPr>
      <w:r>
        <w:t>Where the association role or name is not explicitly shown, the default rules for roles and names apply:</w:t>
      </w:r>
    </w:p>
    <w:p w14:paraId="587A8901" w14:textId="60FA8322" w:rsidR="00C205FF" w:rsidRDefault="00C205FF" w:rsidP="006A5C19">
      <w:pPr>
        <w:pStyle w:val="ListParagraph"/>
        <w:numPr>
          <w:ilvl w:val="1"/>
          <w:numId w:val="22"/>
        </w:numPr>
        <w:spacing w:after="120" w:line="240" w:lineRule="auto"/>
      </w:pPr>
      <w:r>
        <w:t>The role name is ‘the&lt;CLASSNAME&gt;’ where &lt;CLASSNAME&gt; is the name of the class to which that association end is linked.</w:t>
      </w:r>
    </w:p>
    <w:p w14:paraId="6FE6E21F" w14:textId="566157C6" w:rsidR="00C205FF" w:rsidRDefault="00C205FF" w:rsidP="006A5C19">
      <w:pPr>
        <w:pStyle w:val="ListParagraph"/>
        <w:numPr>
          <w:ilvl w:val="1"/>
          <w:numId w:val="22"/>
        </w:numPr>
        <w:spacing w:after="120" w:line="240" w:lineRule="auto"/>
      </w:pPr>
      <w:r>
        <w:t>The association name is ‘&lt;CLASSNAME1&gt;_&lt;CLASSNAME2&gt;’ where &lt;CLASSNAME1&gt; is the source and &lt;CLASSNAME2&gt; the target. In case of a feature/information association the feature is the source. For feature/feature or information/information associations without explicit names the source/target are indicated by an arrowhead.</w:t>
      </w:r>
    </w:p>
    <w:p w14:paraId="70B82DFF" w14:textId="402715D7" w:rsidR="00C128E3" w:rsidRDefault="00C205FF" w:rsidP="006A5C19">
      <w:pPr>
        <w:pStyle w:val="ListParagraph"/>
        <w:numPr>
          <w:ilvl w:val="0"/>
          <w:numId w:val="22"/>
        </w:numPr>
        <w:spacing w:after="120" w:line="240" w:lineRule="auto"/>
      </w:pPr>
      <w:r>
        <w:t xml:space="preserve">Subclasses inherit the attributes and associations of their </w:t>
      </w:r>
      <w:proofErr w:type="spellStart"/>
      <w:r>
        <w:t>superclasses</w:t>
      </w:r>
      <w:proofErr w:type="spellEnd"/>
      <w:r>
        <w:t xml:space="preserve"> at all levels, unless such inheritance is explicitly overridden in the subclass.</w:t>
      </w:r>
    </w:p>
    <w:p w14:paraId="367DBA97" w14:textId="45F76754" w:rsidR="00DE4AB9" w:rsidRDefault="00DE4AB9" w:rsidP="00DE4AB9">
      <w:pPr>
        <w:pStyle w:val="Heading3"/>
      </w:pPr>
      <w:bookmarkStart w:id="312" w:name="_Toc120228624"/>
      <w:r>
        <w:t>Domain model</w:t>
      </w:r>
      <w:bookmarkEnd w:id="312"/>
    </w:p>
    <w:p w14:paraId="205A36C8" w14:textId="456A0663" w:rsidR="008B6ED3" w:rsidRDefault="008B6ED3" w:rsidP="008B6ED3">
      <w:r>
        <w:t>The S-13</w:t>
      </w:r>
      <w:ins w:id="313" w:author="Raphael Malyankar" w:date="2022-10-27T22:52:00Z">
        <w:r w:rsidR="005A55B1">
          <w:t>1</w:t>
        </w:r>
      </w:ins>
      <w:r>
        <w:t xml:space="preserve"> domain model has two base classes (‘root classes’) from which all the domain-specific geographic features and information type classes are derived. The base classes are shown in </w:t>
      </w:r>
      <w:r w:rsidR="00911301">
        <w:rPr>
          <w:highlight w:val="yellow"/>
        </w:rPr>
        <w:fldChar w:fldCharType="begin"/>
      </w:r>
      <w:r w:rsidR="00911301">
        <w:instrText xml:space="preserve"> REF _Ref111746387 \h </w:instrText>
      </w:r>
      <w:r w:rsidR="00911301">
        <w:rPr>
          <w:highlight w:val="yellow"/>
        </w:rPr>
      </w:r>
      <w:r w:rsidR="00911301">
        <w:rPr>
          <w:highlight w:val="yellow"/>
        </w:rPr>
        <w:fldChar w:fldCharType="separate"/>
      </w:r>
      <w:r w:rsidR="0082228C">
        <w:t xml:space="preserve">Figure </w:t>
      </w:r>
      <w:r w:rsidR="0082228C">
        <w:rPr>
          <w:noProof/>
        </w:rPr>
        <w:t>4</w:t>
      </w:r>
      <w:r w:rsidR="0082228C">
        <w:t>.</w:t>
      </w:r>
      <w:r w:rsidR="0082228C">
        <w:rPr>
          <w:noProof/>
        </w:rPr>
        <w:t>2</w:t>
      </w:r>
      <w:r w:rsidR="00911301">
        <w:rPr>
          <w:highlight w:val="yellow"/>
        </w:rPr>
        <w:fldChar w:fldCharType="end"/>
      </w:r>
      <w:r>
        <w:t xml:space="preserve"> below. The base class for geographic features is </w:t>
      </w:r>
      <w:proofErr w:type="spellStart"/>
      <w:r w:rsidRPr="00911301">
        <w:rPr>
          <w:b/>
          <w:bCs/>
        </w:rPr>
        <w:t>FeatureType</w:t>
      </w:r>
      <w:proofErr w:type="spellEnd"/>
      <w:r>
        <w:t xml:space="preserve"> and the base class for information types is </w:t>
      </w:r>
      <w:proofErr w:type="spellStart"/>
      <w:r w:rsidRPr="00911301">
        <w:rPr>
          <w:b/>
          <w:bCs/>
        </w:rPr>
        <w:t>InformationType</w:t>
      </w:r>
      <w:proofErr w:type="spellEnd"/>
      <w:r>
        <w:t>. Each of the two base classes has a set of attributes which are therefore inherited by all domain-specific features. The approximate area features in S-1</w:t>
      </w:r>
      <w:r w:rsidR="00A566A2">
        <w:t>31</w:t>
      </w:r>
      <w:r>
        <w:t xml:space="preserve"> are also derived from the geographic feature root class. Both base classes are abstract classes and do not have direct instances in S-1</w:t>
      </w:r>
      <w:r w:rsidR="00A566A2">
        <w:t>31</w:t>
      </w:r>
      <w:r>
        <w:t xml:space="preserve"> data – instead, S-1</w:t>
      </w:r>
      <w:r w:rsidR="00A566A2">
        <w:t>31</w:t>
      </w:r>
      <w:r>
        <w:t xml:space="preserve"> feature and information type data objects are instantiations of a non-abstract class derived from one of these base classes.</w:t>
      </w:r>
    </w:p>
    <w:p w14:paraId="3F43D117" w14:textId="33BD199E" w:rsidR="008B6ED3" w:rsidRDefault="008B6ED3" w:rsidP="008B6ED3">
      <w:r>
        <w:t>S-1</w:t>
      </w:r>
      <w:r w:rsidR="00A566A2">
        <w:t>31</w:t>
      </w:r>
      <w:r>
        <w:t xml:space="preserve"> meta- and cartographic features are not derived from these base classes – S-1</w:t>
      </w:r>
      <w:r w:rsidR="00911301">
        <w:t>31</w:t>
      </w:r>
      <w:r>
        <w:t xml:space="preserve"> instead incorporates meta- and cartographic feature definitions originally prepared for S-101 in the interests of harmonization and interoperability with other S-100-based data products, especially S-101 ENCs.</w:t>
      </w:r>
    </w:p>
    <w:p w14:paraId="38876810" w14:textId="77777777" w:rsidR="00A566A2" w:rsidRDefault="00A566A2" w:rsidP="00A566A2">
      <w:pPr>
        <w:keepNext/>
        <w:jc w:val="center"/>
      </w:pPr>
      <w:r>
        <w:rPr>
          <w:noProof/>
        </w:rPr>
        <w:lastRenderedPageBreak/>
        <w:drawing>
          <wp:inline distT="0" distB="0" distL="0" distR="0" wp14:anchorId="6B9CD663" wp14:editId="656D4713">
            <wp:extent cx="5770880" cy="4094973"/>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131 Base Classes.png"/>
                    <pic:cNvPicPr/>
                  </pic:nvPicPr>
                  <pic:blipFill>
                    <a:blip r:embed="rId26"/>
                    <a:stretch>
                      <a:fillRect/>
                    </a:stretch>
                  </pic:blipFill>
                  <pic:spPr>
                    <a:xfrm>
                      <a:off x="0" y="0"/>
                      <a:ext cx="5770880" cy="4094973"/>
                    </a:xfrm>
                    <a:prstGeom prst="rect">
                      <a:avLst/>
                    </a:prstGeom>
                  </pic:spPr>
                </pic:pic>
              </a:graphicData>
            </a:graphic>
          </wp:inline>
        </w:drawing>
      </w:r>
    </w:p>
    <w:p w14:paraId="1FCDE1B7" w14:textId="31CA9F26" w:rsidR="00A566A2" w:rsidRDefault="00A566A2" w:rsidP="00A566A2">
      <w:pPr>
        <w:pStyle w:val="Caption"/>
        <w:jc w:val="center"/>
      </w:pPr>
      <w:bookmarkStart w:id="314" w:name="_Ref111746387"/>
      <w:r>
        <w:t xml:space="preserve">Figure </w:t>
      </w:r>
      <w:ins w:id="315"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16"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17" w:author="Raphael Malyankar" w:date="2022-11-04T16:52:00Z">
        <w:r w:rsidR="00C30215">
          <w:rPr>
            <w:noProof/>
          </w:rPr>
          <w:t>2</w:t>
        </w:r>
        <w:r w:rsidR="00C30215">
          <w:fldChar w:fldCharType="end"/>
        </w:r>
      </w:ins>
      <w:del w:id="318"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2</w:delText>
        </w:r>
        <w:r w:rsidR="008C4B28" w:rsidDel="00C30215">
          <w:fldChar w:fldCharType="end"/>
        </w:r>
      </w:del>
      <w:bookmarkEnd w:id="314"/>
      <w:r>
        <w:t xml:space="preserve"> - Base classes in S-131</w:t>
      </w:r>
    </w:p>
    <w:p w14:paraId="6D98AC11" w14:textId="5F30021C" w:rsidR="00A566A2" w:rsidRDefault="00A566A2" w:rsidP="00C10880">
      <w:pPr>
        <w:pStyle w:val="Heading4"/>
      </w:pPr>
      <w:r>
        <w:t>Overview of domain features and information types</w:t>
      </w:r>
    </w:p>
    <w:p w14:paraId="19606A71" w14:textId="073AB74A" w:rsidR="001207A8" w:rsidRDefault="001207A8" w:rsidP="001207A8">
      <w:r>
        <w:t xml:space="preserve">Marine Harbour Infrastructure data products include harbour facilities, port services and specially designated areas </w:t>
      </w:r>
      <w:r w:rsidR="00035B47">
        <w:t>related to</w:t>
      </w:r>
      <w:r>
        <w:t xml:space="preserve"> ship operations in ports. It does not include protected areas, obstructions and other physical features, or natural conditions. The broad categories of geographic features </w:t>
      </w:r>
      <w:r w:rsidR="00030E18">
        <w:t xml:space="preserve">and non-geographic information </w:t>
      </w:r>
      <w:r>
        <w:t>included in the S-131 domain are:</w:t>
      </w:r>
    </w:p>
    <w:p w14:paraId="22E0413A" w14:textId="498094EA" w:rsidR="001207A8" w:rsidRDefault="001207A8" w:rsidP="00035B47">
      <w:pPr>
        <w:pStyle w:val="ListParagraph"/>
        <w:numPr>
          <w:ilvl w:val="0"/>
          <w:numId w:val="37"/>
        </w:numPr>
      </w:pPr>
      <w:r>
        <w:t xml:space="preserve">Harbour layout, including the locations </w:t>
      </w:r>
      <w:r w:rsidR="00030E18">
        <w:t xml:space="preserve">of </w:t>
      </w:r>
      <w:r>
        <w:t>terminals and berths</w:t>
      </w:r>
      <w:r w:rsidR="00030E18">
        <w:t>, and contact information for terminal operators</w:t>
      </w:r>
      <w:r>
        <w:t>.</w:t>
      </w:r>
    </w:p>
    <w:p w14:paraId="009F4C83" w14:textId="34006D1B" w:rsidR="00035B47" w:rsidRDefault="00030E18" w:rsidP="00035B47">
      <w:pPr>
        <w:pStyle w:val="ListParagraph"/>
        <w:numPr>
          <w:ilvl w:val="0"/>
          <w:numId w:val="37"/>
        </w:numPr>
      </w:pPr>
      <w:r>
        <w:t>P</w:t>
      </w:r>
      <w:r w:rsidR="001207A8">
        <w:t>ort services and related features such as waste reception facilities</w:t>
      </w:r>
      <w:r>
        <w:t xml:space="preserve">, </w:t>
      </w:r>
      <w:r w:rsidR="001207A8">
        <w:t>supplies</w:t>
      </w:r>
      <w:r>
        <w:t xml:space="preserve">, </w:t>
      </w:r>
      <w:r w:rsidR="00035B47">
        <w:t xml:space="preserve">fuel, and </w:t>
      </w:r>
      <w:r>
        <w:t>repair facilities</w:t>
      </w:r>
      <w:r w:rsidR="00035B47">
        <w:t>.</w:t>
      </w:r>
    </w:p>
    <w:p w14:paraId="43C3CADA" w14:textId="6960BB94" w:rsidR="00836849" w:rsidRDefault="00035B47" w:rsidP="00035B47">
      <w:pPr>
        <w:pStyle w:val="ListParagraph"/>
        <w:numPr>
          <w:ilvl w:val="0"/>
          <w:numId w:val="37"/>
        </w:numPr>
      </w:pPr>
      <w:r>
        <w:t>S</w:t>
      </w:r>
      <w:r w:rsidR="00030E18">
        <w:t>upporting infrastructure</w:t>
      </w:r>
      <w:r>
        <w:t xml:space="preserve"> such as the nature of nearby transportation</w:t>
      </w:r>
      <w:r w:rsidR="00836849">
        <w:t>.</w:t>
      </w:r>
    </w:p>
    <w:p w14:paraId="10330F30" w14:textId="6362F2B8" w:rsidR="001207A8" w:rsidRDefault="00030E18" w:rsidP="00035B47">
      <w:pPr>
        <w:pStyle w:val="ListParagraph"/>
        <w:numPr>
          <w:ilvl w:val="0"/>
          <w:numId w:val="37"/>
        </w:numPr>
      </w:pPr>
      <w:r>
        <w:t>The locations of</w:t>
      </w:r>
      <w:r w:rsidR="00836849">
        <w:t xml:space="preserve"> </w:t>
      </w:r>
      <w:r>
        <w:t>infrastructure</w:t>
      </w:r>
      <w:r w:rsidR="00836849">
        <w:t xml:space="preserve"> such as dry docks and </w:t>
      </w:r>
      <w:proofErr w:type="spellStart"/>
      <w:r w:rsidR="00836849">
        <w:t>syncrolifts</w:t>
      </w:r>
      <w:proofErr w:type="spellEnd"/>
      <w:r w:rsidR="001207A8">
        <w:t>.</w:t>
      </w:r>
    </w:p>
    <w:p w14:paraId="2D71034E" w14:textId="6AD2CF5F" w:rsidR="001207A8" w:rsidRDefault="001207A8" w:rsidP="001207A8">
      <w:pPr>
        <w:pStyle w:val="ListParagraph"/>
        <w:numPr>
          <w:ilvl w:val="0"/>
          <w:numId w:val="37"/>
        </w:numPr>
      </w:pPr>
      <w:r>
        <w:t>Specially designated locations</w:t>
      </w:r>
      <w:r w:rsidR="00836849">
        <w:t xml:space="preserve"> relating to </w:t>
      </w:r>
      <w:r>
        <w:t>manoeuvres, such as</w:t>
      </w:r>
      <w:r w:rsidR="00035B47">
        <w:t xml:space="preserve"> fairways and</w:t>
      </w:r>
      <w:r>
        <w:t xml:space="preserve"> turning basins.</w:t>
      </w:r>
    </w:p>
    <w:p w14:paraId="4FCDE46E" w14:textId="577FA471" w:rsidR="002A6D43" w:rsidRDefault="00035B47" w:rsidP="001207A8">
      <w:r>
        <w:t>The</w:t>
      </w:r>
      <w:r w:rsidR="00904D39">
        <w:t xml:space="preserve"> geographic</w:t>
      </w:r>
      <w:r>
        <w:t xml:space="preserve"> features are divided into “layout” and “physical infrastructure” </w:t>
      </w:r>
      <w:r w:rsidR="00904D39">
        <w:t xml:space="preserve">classes, which are used as abstract generalizations of the domain feature classes. In addition, the </w:t>
      </w:r>
      <w:proofErr w:type="spellStart"/>
      <w:r w:rsidR="00904D39" w:rsidRPr="00904D39">
        <w:rPr>
          <w:b/>
          <w:bCs/>
        </w:rPr>
        <w:t>OrganizationContactArea</w:t>
      </w:r>
      <w:proofErr w:type="spellEnd"/>
      <w:r w:rsidR="00904D39">
        <w:t>/</w:t>
      </w:r>
      <w:proofErr w:type="spellStart"/>
      <w:r w:rsidR="00904D39" w:rsidRPr="00904D39">
        <w:rPr>
          <w:b/>
          <w:bCs/>
        </w:rPr>
        <w:t>SupervisedArea</w:t>
      </w:r>
      <w:proofErr w:type="spellEnd"/>
      <w:r w:rsidR="00904D39">
        <w:t xml:space="preserve"> hierarchy used in other domain models for nautical publications are used as upper-level generalizations. </w:t>
      </w:r>
      <w:r w:rsidR="00904D39">
        <w:fldChar w:fldCharType="begin"/>
      </w:r>
      <w:r w:rsidR="00904D39">
        <w:instrText xml:space="preserve"> REF _Ref111757897 \h </w:instrText>
      </w:r>
      <w:r w:rsidR="00904D39">
        <w:fldChar w:fldCharType="separate"/>
      </w:r>
      <w:r w:rsidR="0082228C">
        <w:t xml:space="preserve">Figure </w:t>
      </w:r>
      <w:r w:rsidR="0082228C">
        <w:rPr>
          <w:noProof/>
        </w:rPr>
        <w:t>4</w:t>
      </w:r>
      <w:r w:rsidR="0082228C">
        <w:t>.</w:t>
      </w:r>
      <w:r w:rsidR="0082228C">
        <w:rPr>
          <w:noProof/>
        </w:rPr>
        <w:t>3</w:t>
      </w:r>
      <w:r w:rsidR="00904D39">
        <w:fldChar w:fldCharType="end"/>
      </w:r>
      <w:r w:rsidR="00904D39">
        <w:t xml:space="preserve"> depicts the hierarchy of domain feature classes.</w:t>
      </w:r>
    </w:p>
    <w:p w14:paraId="71ED6D45" w14:textId="465A9C28" w:rsidR="00987A6B" w:rsidRDefault="00987A6B" w:rsidP="00987A6B">
      <w:r>
        <w:t>Geographic features use spatial types defined in the geometry package for spatial attributes. Datasets comprised of S-131 features are described by metadata as defined in the S-131 metadata package.</w:t>
      </w:r>
    </w:p>
    <w:p w14:paraId="6FBE2F83" w14:textId="77777777" w:rsidR="00904D39" w:rsidRDefault="00904D39" w:rsidP="00904D39">
      <w:pPr>
        <w:keepNext/>
        <w:jc w:val="center"/>
      </w:pPr>
      <w:r>
        <w:rPr>
          <w:noProof/>
        </w:rPr>
        <w:lastRenderedPageBreak/>
        <w:drawing>
          <wp:inline distT="0" distB="0" distL="0" distR="0" wp14:anchorId="194A01C9" wp14:editId="33468F42">
            <wp:extent cx="5770880" cy="6662420"/>
            <wp:effectExtent l="0" t="0" r="127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131 Overview.png"/>
                    <pic:cNvPicPr/>
                  </pic:nvPicPr>
                  <pic:blipFill>
                    <a:blip r:embed="rId27"/>
                    <a:stretch>
                      <a:fillRect/>
                    </a:stretch>
                  </pic:blipFill>
                  <pic:spPr>
                    <a:xfrm>
                      <a:off x="0" y="0"/>
                      <a:ext cx="5770880" cy="6662420"/>
                    </a:xfrm>
                    <a:prstGeom prst="rect">
                      <a:avLst/>
                    </a:prstGeom>
                  </pic:spPr>
                </pic:pic>
              </a:graphicData>
            </a:graphic>
          </wp:inline>
        </w:drawing>
      </w:r>
    </w:p>
    <w:p w14:paraId="2CF4E924" w14:textId="07FCC1FB" w:rsidR="00904D39" w:rsidRDefault="00904D39" w:rsidP="00904D39">
      <w:pPr>
        <w:pStyle w:val="Caption"/>
        <w:jc w:val="center"/>
      </w:pPr>
      <w:bookmarkStart w:id="319" w:name="_Ref111757897"/>
      <w:r>
        <w:t xml:space="preserve">Figure </w:t>
      </w:r>
      <w:ins w:id="320"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21"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22" w:author="Raphael Malyankar" w:date="2022-11-04T16:52:00Z">
        <w:r w:rsidR="00C30215">
          <w:rPr>
            <w:noProof/>
          </w:rPr>
          <w:t>3</w:t>
        </w:r>
        <w:r w:rsidR="00C30215">
          <w:fldChar w:fldCharType="end"/>
        </w:r>
      </w:ins>
      <w:del w:id="323"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3</w:delText>
        </w:r>
        <w:r w:rsidR="008C4B28" w:rsidDel="00C30215">
          <w:fldChar w:fldCharType="end"/>
        </w:r>
      </w:del>
      <w:bookmarkEnd w:id="319"/>
      <w:r>
        <w:t xml:space="preserve"> - Overview of S-131 domain feature classes</w:t>
      </w:r>
    </w:p>
    <w:p w14:paraId="5CD2640D" w14:textId="77777777" w:rsidR="00E314E5" w:rsidRDefault="00E314E5" w:rsidP="00987A6B">
      <w:pPr>
        <w:rPr>
          <w:ins w:id="324" w:author="Raphael Malyankar" w:date="2022-10-27T22:54:00Z"/>
        </w:rPr>
      </w:pPr>
    </w:p>
    <w:p w14:paraId="4B106BEB" w14:textId="17C34B35" w:rsidR="007024DA" w:rsidRDefault="007024DA" w:rsidP="00987A6B">
      <w:r>
        <w:t xml:space="preserve">Information types model chunks of information associated to feature types. Information types may be associated to other information types or referenced by associations from feature types. The information types used in S-131 are depicted in </w:t>
      </w:r>
      <w:r>
        <w:fldChar w:fldCharType="begin"/>
      </w:r>
      <w:r>
        <w:instrText xml:space="preserve"> REF _Ref111767559 \h </w:instrText>
      </w:r>
      <w:r>
        <w:fldChar w:fldCharType="separate"/>
      </w:r>
      <w:r w:rsidR="0082228C">
        <w:t xml:space="preserve">Figure </w:t>
      </w:r>
      <w:r w:rsidR="0082228C">
        <w:rPr>
          <w:noProof/>
        </w:rPr>
        <w:t>4</w:t>
      </w:r>
      <w:r w:rsidR="0082228C">
        <w:t>.</w:t>
      </w:r>
      <w:r w:rsidR="0082228C">
        <w:rPr>
          <w:noProof/>
        </w:rPr>
        <w:t>4</w:t>
      </w:r>
      <w:r>
        <w:fldChar w:fldCharType="end"/>
      </w:r>
      <w:r>
        <w:t>.</w:t>
      </w:r>
    </w:p>
    <w:p w14:paraId="22DB5512" w14:textId="77777777" w:rsidR="007024DA" w:rsidRDefault="007024DA" w:rsidP="007024DA">
      <w:pPr>
        <w:keepNext/>
        <w:jc w:val="center"/>
      </w:pPr>
      <w:r>
        <w:rPr>
          <w:noProof/>
        </w:rPr>
        <w:lastRenderedPageBreak/>
        <w:drawing>
          <wp:inline distT="0" distB="0" distL="0" distR="0" wp14:anchorId="65478B89" wp14:editId="550A0E0E">
            <wp:extent cx="5770880" cy="4032568"/>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31 InfoTypesAbbreviated.png"/>
                    <pic:cNvPicPr/>
                  </pic:nvPicPr>
                  <pic:blipFill>
                    <a:blip r:embed="rId28"/>
                    <a:stretch>
                      <a:fillRect/>
                    </a:stretch>
                  </pic:blipFill>
                  <pic:spPr>
                    <a:xfrm>
                      <a:off x="0" y="0"/>
                      <a:ext cx="5770880" cy="4032568"/>
                    </a:xfrm>
                    <a:prstGeom prst="rect">
                      <a:avLst/>
                    </a:prstGeom>
                  </pic:spPr>
                </pic:pic>
              </a:graphicData>
            </a:graphic>
          </wp:inline>
        </w:drawing>
      </w:r>
    </w:p>
    <w:p w14:paraId="23B854B0" w14:textId="471CE321" w:rsidR="007024DA" w:rsidRDefault="007024DA" w:rsidP="007024DA">
      <w:pPr>
        <w:pStyle w:val="Caption"/>
        <w:jc w:val="center"/>
      </w:pPr>
      <w:bookmarkStart w:id="325" w:name="_Ref111767559"/>
      <w:r>
        <w:t xml:space="preserve">Figure </w:t>
      </w:r>
      <w:ins w:id="326"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27"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28" w:author="Raphael Malyankar" w:date="2022-11-04T16:52:00Z">
        <w:r w:rsidR="00C30215">
          <w:rPr>
            <w:noProof/>
          </w:rPr>
          <w:t>4</w:t>
        </w:r>
        <w:r w:rsidR="00C30215">
          <w:fldChar w:fldCharType="end"/>
        </w:r>
      </w:ins>
      <w:del w:id="329"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4</w:delText>
        </w:r>
        <w:r w:rsidR="008C4B28" w:rsidDel="00C30215">
          <w:fldChar w:fldCharType="end"/>
        </w:r>
      </w:del>
      <w:bookmarkEnd w:id="325"/>
      <w:r>
        <w:t xml:space="preserve"> - Information types</w:t>
      </w:r>
    </w:p>
    <w:p w14:paraId="0886B9D1" w14:textId="58E665CC" w:rsidR="0023797B" w:rsidRDefault="007024DA" w:rsidP="00987A6B">
      <w:r w:rsidRPr="007024DA">
        <w:t xml:space="preserve">The abstract class </w:t>
      </w:r>
      <w:proofErr w:type="spellStart"/>
      <w:r w:rsidRPr="007024DA">
        <w:rPr>
          <w:b/>
          <w:bCs/>
        </w:rPr>
        <w:t>FeatureType</w:t>
      </w:r>
      <w:proofErr w:type="spellEnd"/>
      <w:r w:rsidRPr="007024DA">
        <w:t xml:space="preserve"> is an abstract class from which the geographic feature classes in the application schema are derived.</w:t>
      </w:r>
      <w:r w:rsidR="008D3E4B">
        <w:t xml:space="preserve"> (Meta- and cartographic feature classes do not derive from it.)</w:t>
      </w:r>
      <w:r w:rsidRPr="007024DA">
        <w:t xml:space="preserve"> </w:t>
      </w:r>
      <w:proofErr w:type="spellStart"/>
      <w:r w:rsidRPr="007024DA">
        <w:rPr>
          <w:b/>
          <w:bCs/>
        </w:rPr>
        <w:t>FeatureType</w:t>
      </w:r>
      <w:proofErr w:type="spellEnd"/>
      <w:r w:rsidRPr="007024DA">
        <w:t xml:space="preserve"> has attributes for fixed and periodic date ranges indicating the effective dates of the feature, name of the feature, source information, types of regulations, and a </w:t>
      </w:r>
      <w:proofErr w:type="spellStart"/>
      <w:r w:rsidRPr="007024DA">
        <w:rPr>
          <w:b/>
          <w:bCs/>
        </w:rPr>
        <w:t>textContent</w:t>
      </w:r>
      <w:proofErr w:type="spellEnd"/>
      <w:r w:rsidRPr="007024DA">
        <w:t xml:space="preserve"> attribute that allows text notes or references to be provided for individual feature instances where appropriate. The attributes defined in </w:t>
      </w:r>
      <w:proofErr w:type="spellStart"/>
      <w:r w:rsidRPr="007024DA">
        <w:rPr>
          <w:b/>
          <w:bCs/>
        </w:rPr>
        <w:t>FeatureType</w:t>
      </w:r>
      <w:proofErr w:type="spellEnd"/>
      <w:r w:rsidRPr="007024DA">
        <w:t xml:space="preserve"> are inherited by all S-131 geographic feature types. All the attributes in </w:t>
      </w:r>
      <w:proofErr w:type="spellStart"/>
      <w:r w:rsidRPr="007024DA">
        <w:rPr>
          <w:b/>
          <w:bCs/>
        </w:rPr>
        <w:t>FeatureType</w:t>
      </w:r>
      <w:proofErr w:type="spellEnd"/>
      <w:r w:rsidRPr="007024DA">
        <w:t xml:space="preserve"> are optional. A derived class may impose additional constraints, which will be described in the definition of the derived class or the S-131 DCEG.</w:t>
      </w:r>
      <w:r>
        <w:t xml:space="preserve"> </w:t>
      </w:r>
      <w:r>
        <w:fldChar w:fldCharType="begin"/>
      </w:r>
      <w:r>
        <w:instrText xml:space="preserve"> REF _Ref111767576 \h </w:instrText>
      </w:r>
      <w:r>
        <w:fldChar w:fldCharType="separate"/>
      </w:r>
      <w:r w:rsidR="0082228C">
        <w:t xml:space="preserve">Figure </w:t>
      </w:r>
      <w:r w:rsidR="0082228C">
        <w:rPr>
          <w:noProof/>
        </w:rPr>
        <w:t>4</w:t>
      </w:r>
      <w:r w:rsidR="0082228C">
        <w:t>.</w:t>
      </w:r>
      <w:r w:rsidR="0082228C">
        <w:rPr>
          <w:noProof/>
        </w:rPr>
        <w:t>5</w:t>
      </w:r>
      <w:r>
        <w:fldChar w:fldCharType="end"/>
      </w:r>
      <w:r>
        <w:t xml:space="preserve"> depicts </w:t>
      </w:r>
      <w:proofErr w:type="spellStart"/>
      <w:r w:rsidRPr="007024DA">
        <w:rPr>
          <w:b/>
          <w:bCs/>
        </w:rPr>
        <w:t>FeatureType</w:t>
      </w:r>
      <w:proofErr w:type="spellEnd"/>
      <w:r>
        <w:t xml:space="preserve"> and its attributes.</w:t>
      </w:r>
    </w:p>
    <w:p w14:paraId="5E6C82B0" w14:textId="77777777" w:rsidR="007024DA" w:rsidRDefault="007024DA" w:rsidP="007024DA">
      <w:pPr>
        <w:keepNext/>
        <w:jc w:val="center"/>
      </w:pPr>
      <w:r>
        <w:rPr>
          <w:noProof/>
        </w:rPr>
        <w:drawing>
          <wp:inline distT="0" distB="0" distL="0" distR="0" wp14:anchorId="67150A7A" wp14:editId="07CFEB76">
            <wp:extent cx="2286198" cy="20956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atureType.png"/>
                    <pic:cNvPicPr/>
                  </pic:nvPicPr>
                  <pic:blipFill>
                    <a:blip r:embed="rId29"/>
                    <a:stretch>
                      <a:fillRect/>
                    </a:stretch>
                  </pic:blipFill>
                  <pic:spPr>
                    <a:xfrm>
                      <a:off x="0" y="0"/>
                      <a:ext cx="2286198" cy="2095682"/>
                    </a:xfrm>
                    <a:prstGeom prst="rect">
                      <a:avLst/>
                    </a:prstGeom>
                  </pic:spPr>
                </pic:pic>
              </a:graphicData>
            </a:graphic>
          </wp:inline>
        </w:drawing>
      </w:r>
    </w:p>
    <w:p w14:paraId="70890E47" w14:textId="1195CEEE" w:rsidR="007024DA" w:rsidRDefault="007024DA" w:rsidP="007024DA">
      <w:pPr>
        <w:pStyle w:val="Caption"/>
        <w:jc w:val="center"/>
      </w:pPr>
      <w:bookmarkStart w:id="330" w:name="_Ref111767576"/>
      <w:r>
        <w:t xml:space="preserve">Figure </w:t>
      </w:r>
      <w:ins w:id="331"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32"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33" w:author="Raphael Malyankar" w:date="2022-11-04T16:52:00Z">
        <w:r w:rsidR="00C30215">
          <w:rPr>
            <w:noProof/>
          </w:rPr>
          <w:t>5</w:t>
        </w:r>
        <w:r w:rsidR="00C30215">
          <w:fldChar w:fldCharType="end"/>
        </w:r>
      </w:ins>
      <w:del w:id="334"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5</w:delText>
        </w:r>
        <w:r w:rsidR="008C4B28" w:rsidDel="00C30215">
          <w:fldChar w:fldCharType="end"/>
        </w:r>
      </w:del>
      <w:bookmarkEnd w:id="330"/>
      <w:r>
        <w:t xml:space="preserve"> - The root class </w:t>
      </w:r>
      <w:proofErr w:type="spellStart"/>
      <w:r>
        <w:t>FeatureType</w:t>
      </w:r>
      <w:proofErr w:type="spellEnd"/>
    </w:p>
    <w:p w14:paraId="1E930470" w14:textId="4F2E0B66" w:rsidR="0023797B" w:rsidRDefault="0023797B" w:rsidP="00987A6B">
      <w:r w:rsidRPr="0023797B">
        <w:t xml:space="preserve">The abstract class </w:t>
      </w:r>
      <w:proofErr w:type="spellStart"/>
      <w:r w:rsidRPr="0023797B">
        <w:rPr>
          <w:b/>
          <w:bCs/>
        </w:rPr>
        <w:t>InformationType</w:t>
      </w:r>
      <w:proofErr w:type="spellEnd"/>
      <w:r w:rsidRPr="0023797B">
        <w:t xml:space="preserve"> is an abstract class from which </w:t>
      </w:r>
      <w:r w:rsidR="008D3E4B">
        <w:t xml:space="preserve">all </w:t>
      </w:r>
      <w:r w:rsidRPr="0023797B">
        <w:t>the information type classes in the S-</w:t>
      </w:r>
      <w:r w:rsidR="007024DA">
        <w:t>131</w:t>
      </w:r>
      <w:r w:rsidRPr="0023797B">
        <w:t xml:space="preserve"> domain model </w:t>
      </w:r>
      <w:r w:rsidR="008D3E4B">
        <w:t xml:space="preserve">(except </w:t>
      </w:r>
      <w:proofErr w:type="spellStart"/>
      <w:r w:rsidR="008D3E4B" w:rsidRPr="008D3E4B">
        <w:rPr>
          <w:b/>
          <w:bCs/>
        </w:rPr>
        <w:t>SpatialQuality</w:t>
      </w:r>
      <w:proofErr w:type="spellEnd"/>
      <w:r w:rsidR="008D3E4B">
        <w:t xml:space="preserve">) </w:t>
      </w:r>
      <w:r w:rsidRPr="0023797B">
        <w:t xml:space="preserve">are derived. </w:t>
      </w:r>
      <w:proofErr w:type="spellStart"/>
      <w:r w:rsidRPr="0023797B">
        <w:rPr>
          <w:b/>
          <w:bCs/>
        </w:rPr>
        <w:t>InformationType</w:t>
      </w:r>
      <w:proofErr w:type="spellEnd"/>
      <w:r w:rsidRPr="0023797B">
        <w:t xml:space="preserve"> has attributes for fixed and periodic date ranges, name associated with the individual information object if any, source </w:t>
      </w:r>
      <w:r w:rsidRPr="0023797B">
        <w:lastRenderedPageBreak/>
        <w:t xml:space="preserve">information, and a </w:t>
      </w:r>
      <w:proofErr w:type="spellStart"/>
      <w:r w:rsidRPr="0023797B">
        <w:rPr>
          <w:b/>
          <w:bCs/>
        </w:rPr>
        <w:t>textContent</w:t>
      </w:r>
      <w:proofErr w:type="spellEnd"/>
      <w:r w:rsidRPr="0023797B">
        <w:t xml:space="preserve"> attribute that allows text notes or references to be provided for individual instances where appropriate. The attributes defined in </w:t>
      </w:r>
      <w:proofErr w:type="spellStart"/>
      <w:r w:rsidRPr="0023797B">
        <w:rPr>
          <w:b/>
          <w:bCs/>
        </w:rPr>
        <w:t>InformationType</w:t>
      </w:r>
      <w:proofErr w:type="spellEnd"/>
      <w:r w:rsidRPr="0023797B">
        <w:t xml:space="preserve"> are inherited by all S-</w:t>
      </w:r>
      <w:r w:rsidR="007024DA">
        <w:t>131</w:t>
      </w:r>
      <w:r w:rsidRPr="0023797B">
        <w:t xml:space="preserve"> information type classes. All the attributes of </w:t>
      </w:r>
      <w:proofErr w:type="spellStart"/>
      <w:r w:rsidRPr="0023797B">
        <w:rPr>
          <w:b/>
          <w:bCs/>
        </w:rPr>
        <w:t>InformationType</w:t>
      </w:r>
      <w:proofErr w:type="spellEnd"/>
      <w:r w:rsidRPr="0023797B">
        <w:t xml:space="preserve"> are optional. A derived class may impose additional constraints, which will be described in the definition of the derived class or in the S-</w:t>
      </w:r>
      <w:r w:rsidR="007024DA">
        <w:t>131</w:t>
      </w:r>
      <w:r w:rsidRPr="0023797B">
        <w:t xml:space="preserve"> DCEG.</w:t>
      </w:r>
      <w:r w:rsidR="007024DA">
        <w:t xml:space="preserve"> </w:t>
      </w:r>
      <w:r w:rsidR="007024DA">
        <w:fldChar w:fldCharType="begin"/>
      </w:r>
      <w:r w:rsidR="007024DA">
        <w:instrText xml:space="preserve"> REF _Ref111767630 \h </w:instrText>
      </w:r>
      <w:r w:rsidR="007024DA">
        <w:fldChar w:fldCharType="separate"/>
      </w:r>
      <w:r w:rsidR="0082228C">
        <w:t xml:space="preserve">Figure </w:t>
      </w:r>
      <w:r w:rsidR="0082228C">
        <w:rPr>
          <w:noProof/>
        </w:rPr>
        <w:t>4</w:t>
      </w:r>
      <w:r w:rsidR="0082228C">
        <w:t>.</w:t>
      </w:r>
      <w:r w:rsidR="0082228C">
        <w:rPr>
          <w:noProof/>
        </w:rPr>
        <w:t>6</w:t>
      </w:r>
      <w:r w:rsidR="007024DA">
        <w:fldChar w:fldCharType="end"/>
      </w:r>
      <w:r w:rsidR="007024DA">
        <w:t xml:space="preserve"> depicts </w:t>
      </w:r>
      <w:proofErr w:type="spellStart"/>
      <w:r w:rsidR="007024DA" w:rsidRPr="007024DA">
        <w:rPr>
          <w:b/>
          <w:bCs/>
        </w:rPr>
        <w:t>InformationType</w:t>
      </w:r>
      <w:proofErr w:type="spellEnd"/>
      <w:r w:rsidR="007024DA">
        <w:t xml:space="preserve"> and its attributes.</w:t>
      </w:r>
    </w:p>
    <w:p w14:paraId="37185609" w14:textId="77777777" w:rsidR="007024DA" w:rsidRDefault="007024DA" w:rsidP="007024DA">
      <w:pPr>
        <w:keepNext/>
        <w:jc w:val="center"/>
      </w:pPr>
      <w:r>
        <w:rPr>
          <w:noProof/>
        </w:rPr>
        <w:drawing>
          <wp:inline distT="0" distB="0" distL="0" distR="0" wp14:anchorId="4D8A7F3D" wp14:editId="1BE68DCF">
            <wp:extent cx="2286198" cy="1662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formationType.png"/>
                    <pic:cNvPicPr/>
                  </pic:nvPicPr>
                  <pic:blipFill>
                    <a:blip r:embed="rId30"/>
                    <a:stretch>
                      <a:fillRect/>
                    </a:stretch>
                  </pic:blipFill>
                  <pic:spPr>
                    <a:xfrm>
                      <a:off x="0" y="0"/>
                      <a:ext cx="2286198" cy="1662689"/>
                    </a:xfrm>
                    <a:prstGeom prst="rect">
                      <a:avLst/>
                    </a:prstGeom>
                  </pic:spPr>
                </pic:pic>
              </a:graphicData>
            </a:graphic>
          </wp:inline>
        </w:drawing>
      </w:r>
    </w:p>
    <w:p w14:paraId="33ACE226" w14:textId="58C19E0C" w:rsidR="0023797B" w:rsidRPr="00987A6B" w:rsidRDefault="007024DA" w:rsidP="007024DA">
      <w:pPr>
        <w:pStyle w:val="Caption"/>
        <w:jc w:val="center"/>
      </w:pPr>
      <w:bookmarkStart w:id="335" w:name="_Ref111767630"/>
      <w:r>
        <w:t xml:space="preserve">Figure </w:t>
      </w:r>
      <w:ins w:id="336"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37"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38" w:author="Raphael Malyankar" w:date="2022-11-04T16:52:00Z">
        <w:r w:rsidR="00C30215">
          <w:rPr>
            <w:noProof/>
          </w:rPr>
          <w:t>6</w:t>
        </w:r>
        <w:r w:rsidR="00C30215">
          <w:fldChar w:fldCharType="end"/>
        </w:r>
      </w:ins>
      <w:del w:id="339"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6</w:delText>
        </w:r>
        <w:r w:rsidR="008C4B28" w:rsidDel="00C30215">
          <w:fldChar w:fldCharType="end"/>
        </w:r>
      </w:del>
      <w:bookmarkEnd w:id="335"/>
      <w:r>
        <w:t xml:space="preserve"> - The root class </w:t>
      </w:r>
      <w:proofErr w:type="spellStart"/>
      <w:r>
        <w:t>InformationType</w:t>
      </w:r>
      <w:proofErr w:type="spellEnd"/>
    </w:p>
    <w:p w14:paraId="1EF3BBF6" w14:textId="70E9112C" w:rsidR="002A6D43" w:rsidRDefault="00240845" w:rsidP="00240845">
      <w:pPr>
        <w:pStyle w:val="Heading4"/>
      </w:pPr>
      <w:r>
        <w:t>Layout</w:t>
      </w:r>
    </w:p>
    <w:p w14:paraId="5D6A981F" w14:textId="77777777" w:rsidR="008D3E4B" w:rsidRDefault="00240845" w:rsidP="002A6D43">
      <w:r>
        <w:t>Layout features describe the layout of the harbour area.</w:t>
      </w:r>
      <w:r w:rsidR="00AF47FD">
        <w:t xml:space="preserve"> They include terminal, mooring facilities, </w:t>
      </w:r>
      <w:r w:rsidR="00DE76F7">
        <w:t xml:space="preserve">special areas within the harbour, </w:t>
      </w:r>
      <w:r w:rsidR="00AF47FD">
        <w:t>berths, designation of the positioning of specific berths along a wharf or quay</w:t>
      </w:r>
      <w:r w:rsidR="00DE76F7">
        <w:t xml:space="preserve">, dock areas, and a </w:t>
      </w:r>
      <w:proofErr w:type="spellStart"/>
      <w:r w:rsidR="00DE76F7" w:rsidRPr="00DE76F7">
        <w:rPr>
          <w:b/>
          <w:bCs/>
        </w:rPr>
        <w:t>HarbourAreaSection</w:t>
      </w:r>
      <w:proofErr w:type="spellEnd"/>
      <w:r w:rsidR="00DE76F7">
        <w:t xml:space="preserve"> feature for subdividing harbour areas into sub-sections.</w:t>
      </w:r>
    </w:p>
    <w:p w14:paraId="3844C483" w14:textId="5A53D6F7" w:rsidR="00240845" w:rsidRDefault="00DD069F" w:rsidP="002A6D43">
      <w:r>
        <w:t xml:space="preserve">Note that the current model includes some features which would ideally be merged into </w:t>
      </w:r>
      <w:r w:rsidR="008A5B36">
        <w:t>“</w:t>
      </w:r>
      <w:proofErr w:type="spellStart"/>
      <w:r w:rsidR="008A5B36">
        <w:t>categoryOfPortSection</w:t>
      </w:r>
      <w:proofErr w:type="spellEnd"/>
      <w:r w:rsidR="008A5B36">
        <w:t xml:space="preserve">” attributes of other features, due to GI Registry conceptual limitations on re-use of concepts. </w:t>
      </w:r>
      <w:r w:rsidR="00AF47FD">
        <w:t xml:space="preserve"> </w:t>
      </w:r>
    </w:p>
    <w:p w14:paraId="0995921B" w14:textId="77777777" w:rsidR="00240845" w:rsidRDefault="00240845" w:rsidP="00240845">
      <w:pPr>
        <w:keepNext/>
        <w:jc w:val="center"/>
      </w:pPr>
      <w:r>
        <w:rPr>
          <w:noProof/>
        </w:rPr>
        <w:lastRenderedPageBreak/>
        <w:drawing>
          <wp:inline distT="0" distB="0" distL="0" distR="0" wp14:anchorId="7D7DE748" wp14:editId="0365EC38">
            <wp:extent cx="5707380" cy="7848290"/>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131 Layout.png"/>
                    <pic:cNvPicPr/>
                  </pic:nvPicPr>
                  <pic:blipFill>
                    <a:blip r:embed="rId31"/>
                    <a:stretch>
                      <a:fillRect/>
                    </a:stretch>
                  </pic:blipFill>
                  <pic:spPr>
                    <a:xfrm>
                      <a:off x="0" y="0"/>
                      <a:ext cx="5710302" cy="7852308"/>
                    </a:xfrm>
                    <a:prstGeom prst="rect">
                      <a:avLst/>
                    </a:prstGeom>
                  </pic:spPr>
                </pic:pic>
              </a:graphicData>
            </a:graphic>
          </wp:inline>
        </w:drawing>
      </w:r>
    </w:p>
    <w:p w14:paraId="4B7038A2" w14:textId="56BC88C9" w:rsidR="00240845" w:rsidRDefault="00240845" w:rsidP="00240845">
      <w:pPr>
        <w:pStyle w:val="Caption"/>
        <w:jc w:val="center"/>
      </w:pPr>
      <w:r>
        <w:t xml:space="preserve">Figure </w:t>
      </w:r>
      <w:ins w:id="340"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41"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42" w:author="Raphael Malyankar" w:date="2022-11-04T16:52:00Z">
        <w:r w:rsidR="00C30215">
          <w:rPr>
            <w:noProof/>
          </w:rPr>
          <w:t>7</w:t>
        </w:r>
        <w:r w:rsidR="00C30215">
          <w:fldChar w:fldCharType="end"/>
        </w:r>
      </w:ins>
      <w:del w:id="343"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7</w:delText>
        </w:r>
        <w:r w:rsidR="008C4B28" w:rsidDel="00C30215">
          <w:fldChar w:fldCharType="end"/>
        </w:r>
      </w:del>
      <w:r>
        <w:t xml:space="preserve"> - Layout features</w:t>
      </w:r>
    </w:p>
    <w:p w14:paraId="667AC767" w14:textId="04983952" w:rsidR="00240845" w:rsidRDefault="00240845" w:rsidP="00240845">
      <w:pPr>
        <w:pStyle w:val="Heading4"/>
      </w:pPr>
      <w:r>
        <w:t>Physical Infrastructure</w:t>
      </w:r>
    </w:p>
    <w:p w14:paraId="5EDBBAE1" w14:textId="4F9CCA8E" w:rsidR="00DE76F7" w:rsidRPr="00DE76F7" w:rsidRDefault="00DE76F7" w:rsidP="00DE76F7">
      <w:r>
        <w:t>Physical infrastructure features include drydock and floating dock facilities, ship lifts, gridirons, and straddle carriers.</w:t>
      </w:r>
      <w:r w:rsidR="00DD069F">
        <w:t xml:space="preserve"> The features are depicted in </w:t>
      </w:r>
      <w:r w:rsidR="00DD069F">
        <w:fldChar w:fldCharType="begin"/>
      </w:r>
      <w:r w:rsidR="00DD069F">
        <w:instrText xml:space="preserve"> REF _Ref111763064 \h </w:instrText>
      </w:r>
      <w:r w:rsidR="00DD069F">
        <w:fldChar w:fldCharType="separate"/>
      </w:r>
      <w:r w:rsidR="0082228C">
        <w:t xml:space="preserve">Figure </w:t>
      </w:r>
      <w:r w:rsidR="0082228C">
        <w:rPr>
          <w:noProof/>
        </w:rPr>
        <w:t>4</w:t>
      </w:r>
      <w:r w:rsidR="0082228C">
        <w:t>.</w:t>
      </w:r>
      <w:r w:rsidR="0082228C">
        <w:rPr>
          <w:noProof/>
        </w:rPr>
        <w:t>8</w:t>
      </w:r>
      <w:r w:rsidR="00DD069F">
        <w:fldChar w:fldCharType="end"/>
      </w:r>
      <w:r w:rsidR="00DD069F">
        <w:t xml:space="preserve">. Note that “ship lift” and “straddle carrier” are </w:t>
      </w:r>
      <w:r w:rsidR="00DD069F">
        <w:lastRenderedPageBreak/>
        <w:t xml:space="preserve">modelled as </w:t>
      </w:r>
      <w:proofErr w:type="spellStart"/>
      <w:r w:rsidR="00DD069F" w:rsidRPr="00DD069F">
        <w:rPr>
          <w:b/>
          <w:bCs/>
        </w:rPr>
        <w:t>HarbourFacility</w:t>
      </w:r>
      <w:proofErr w:type="spellEnd"/>
      <w:r w:rsidR="00DD069F">
        <w:t xml:space="preserve"> features with a category attribute, due to current GI Registry conceptual limitations on the use of these concepts. </w:t>
      </w:r>
    </w:p>
    <w:p w14:paraId="6527E1E0" w14:textId="77777777" w:rsidR="00240845" w:rsidRDefault="00240845" w:rsidP="00240845">
      <w:pPr>
        <w:keepNext/>
        <w:jc w:val="center"/>
      </w:pPr>
      <w:r>
        <w:rPr>
          <w:noProof/>
        </w:rPr>
        <w:drawing>
          <wp:inline distT="0" distB="0" distL="0" distR="0" wp14:anchorId="7DAA13F5" wp14:editId="5CF21CC7">
            <wp:extent cx="4701540" cy="488040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31 Physical Infrastructure.png"/>
                    <pic:cNvPicPr/>
                  </pic:nvPicPr>
                  <pic:blipFill>
                    <a:blip r:embed="rId32"/>
                    <a:stretch>
                      <a:fillRect/>
                    </a:stretch>
                  </pic:blipFill>
                  <pic:spPr>
                    <a:xfrm>
                      <a:off x="0" y="0"/>
                      <a:ext cx="4705346" cy="4884353"/>
                    </a:xfrm>
                    <a:prstGeom prst="rect">
                      <a:avLst/>
                    </a:prstGeom>
                  </pic:spPr>
                </pic:pic>
              </a:graphicData>
            </a:graphic>
          </wp:inline>
        </w:drawing>
      </w:r>
    </w:p>
    <w:p w14:paraId="087E50A9" w14:textId="34CCBDB3" w:rsidR="00240845" w:rsidRDefault="00240845" w:rsidP="00240845">
      <w:pPr>
        <w:pStyle w:val="Caption"/>
        <w:jc w:val="center"/>
      </w:pPr>
      <w:bookmarkStart w:id="344" w:name="_Ref111763064"/>
      <w:r>
        <w:t xml:space="preserve">Figure </w:t>
      </w:r>
      <w:ins w:id="345"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46"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47" w:author="Raphael Malyankar" w:date="2022-11-04T16:52:00Z">
        <w:r w:rsidR="00C30215">
          <w:rPr>
            <w:noProof/>
          </w:rPr>
          <w:t>8</w:t>
        </w:r>
        <w:r w:rsidR="00C30215">
          <w:fldChar w:fldCharType="end"/>
        </w:r>
      </w:ins>
      <w:del w:id="348"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8</w:delText>
        </w:r>
        <w:r w:rsidR="008C4B28" w:rsidDel="00C30215">
          <w:fldChar w:fldCharType="end"/>
        </w:r>
      </w:del>
      <w:bookmarkEnd w:id="344"/>
      <w:r>
        <w:t xml:space="preserve"> - Physical Infrastructure features</w:t>
      </w:r>
    </w:p>
    <w:p w14:paraId="4349F099" w14:textId="77777777" w:rsidR="00240845" w:rsidRPr="002A6D43" w:rsidRDefault="00240845" w:rsidP="002A6D43"/>
    <w:p w14:paraId="26D12B7A" w14:textId="05729126" w:rsidR="00894DC6" w:rsidRDefault="00894DC6" w:rsidP="00C10880">
      <w:pPr>
        <w:pStyle w:val="Heading4"/>
      </w:pPr>
      <w:r>
        <w:t>Services</w:t>
      </w:r>
    </w:p>
    <w:p w14:paraId="17371668" w14:textId="254D89E1" w:rsidR="00DE76F7" w:rsidRPr="00DE76F7" w:rsidRDefault="00DE76F7" w:rsidP="00DE76F7">
      <w:r>
        <w:t xml:space="preserve">Information about the services available in specific areas </w:t>
      </w:r>
      <w:r w:rsidR="00DD069F">
        <w:t xml:space="preserve">is modelled by means of an information association from the feature to the </w:t>
      </w:r>
      <w:proofErr w:type="spellStart"/>
      <w:r w:rsidR="00DD069F" w:rsidRPr="00DD069F">
        <w:rPr>
          <w:b/>
          <w:bCs/>
        </w:rPr>
        <w:t>AvailablePortServices</w:t>
      </w:r>
      <w:proofErr w:type="spellEnd"/>
      <w:r w:rsidR="00DD069F">
        <w:t xml:space="preserve"> information type. This relationship is depicted in </w:t>
      </w:r>
      <w:r w:rsidR="00DD069F">
        <w:fldChar w:fldCharType="begin"/>
      </w:r>
      <w:r w:rsidR="00DD069F">
        <w:instrText xml:space="preserve"> REF _Ref111763010 \h </w:instrText>
      </w:r>
      <w:r w:rsidR="00DD069F">
        <w:fldChar w:fldCharType="separate"/>
      </w:r>
      <w:r w:rsidR="0082228C">
        <w:t xml:space="preserve">Figure </w:t>
      </w:r>
      <w:r w:rsidR="0082228C">
        <w:rPr>
          <w:noProof/>
        </w:rPr>
        <w:t>4</w:t>
      </w:r>
      <w:r w:rsidR="0082228C">
        <w:t>.</w:t>
      </w:r>
      <w:r w:rsidR="0082228C">
        <w:rPr>
          <w:noProof/>
        </w:rPr>
        <w:t>9</w:t>
      </w:r>
      <w:r w:rsidR="00DD069F">
        <w:fldChar w:fldCharType="end"/>
      </w:r>
      <w:r w:rsidR="00DD069F">
        <w:t xml:space="preserve">. This type contains attributes for encoding various types of services. Examples of the service enumerations are depicted in </w:t>
      </w:r>
      <w:r w:rsidR="00DD069F">
        <w:fldChar w:fldCharType="begin"/>
      </w:r>
      <w:r w:rsidR="00DD069F">
        <w:instrText xml:space="preserve"> REF _Ref111762993 \h </w:instrText>
      </w:r>
      <w:r w:rsidR="00DD069F">
        <w:fldChar w:fldCharType="separate"/>
      </w:r>
      <w:r w:rsidR="0082228C">
        <w:t xml:space="preserve">Figure </w:t>
      </w:r>
      <w:r w:rsidR="0082228C">
        <w:rPr>
          <w:noProof/>
        </w:rPr>
        <w:t>4</w:t>
      </w:r>
      <w:r w:rsidR="0082228C">
        <w:t>.</w:t>
      </w:r>
      <w:r w:rsidR="0082228C">
        <w:rPr>
          <w:noProof/>
        </w:rPr>
        <w:t>10</w:t>
      </w:r>
      <w:r w:rsidR="00DD069F">
        <w:fldChar w:fldCharType="end"/>
      </w:r>
    </w:p>
    <w:p w14:paraId="4CE4A180" w14:textId="77777777" w:rsidR="006C7C32" w:rsidRPr="006C7C32" w:rsidRDefault="006C7C32" w:rsidP="006C7C32"/>
    <w:p w14:paraId="42E9D5AD" w14:textId="77777777" w:rsidR="006C7C32" w:rsidRDefault="00240845" w:rsidP="006C7C32">
      <w:pPr>
        <w:keepNext/>
        <w:jc w:val="center"/>
      </w:pPr>
      <w:r>
        <w:rPr>
          <w:noProof/>
        </w:rPr>
        <w:lastRenderedPageBreak/>
        <w:drawing>
          <wp:inline distT="0" distB="0" distL="0" distR="0" wp14:anchorId="6ADB19C3" wp14:editId="6719D013">
            <wp:extent cx="5349240" cy="3454158"/>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31 Services.png"/>
                    <pic:cNvPicPr/>
                  </pic:nvPicPr>
                  <pic:blipFill>
                    <a:blip r:embed="rId33"/>
                    <a:stretch>
                      <a:fillRect/>
                    </a:stretch>
                  </pic:blipFill>
                  <pic:spPr>
                    <a:xfrm>
                      <a:off x="0" y="0"/>
                      <a:ext cx="5356893" cy="3459100"/>
                    </a:xfrm>
                    <a:prstGeom prst="rect">
                      <a:avLst/>
                    </a:prstGeom>
                  </pic:spPr>
                </pic:pic>
              </a:graphicData>
            </a:graphic>
          </wp:inline>
        </w:drawing>
      </w:r>
    </w:p>
    <w:p w14:paraId="1E458D40" w14:textId="2F673634" w:rsidR="002A6D43" w:rsidRDefault="006C7C32" w:rsidP="006C7C32">
      <w:pPr>
        <w:pStyle w:val="Caption"/>
        <w:jc w:val="center"/>
      </w:pPr>
      <w:bookmarkStart w:id="349" w:name="_Ref111763010"/>
      <w:r>
        <w:t xml:space="preserve">Figure </w:t>
      </w:r>
      <w:ins w:id="350"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51"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52" w:author="Raphael Malyankar" w:date="2022-11-04T16:52:00Z">
        <w:r w:rsidR="00C30215">
          <w:rPr>
            <w:noProof/>
          </w:rPr>
          <w:t>9</w:t>
        </w:r>
        <w:r w:rsidR="00C30215">
          <w:fldChar w:fldCharType="end"/>
        </w:r>
      </w:ins>
      <w:del w:id="353"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9</w:delText>
        </w:r>
        <w:r w:rsidR="008C4B28" w:rsidDel="00C30215">
          <w:fldChar w:fldCharType="end"/>
        </w:r>
      </w:del>
      <w:bookmarkEnd w:id="349"/>
      <w:r>
        <w:t xml:space="preserve"> - Port Services</w:t>
      </w:r>
    </w:p>
    <w:p w14:paraId="145C501D" w14:textId="77777777" w:rsidR="006C7C32" w:rsidRPr="006C7C32" w:rsidRDefault="006C7C32" w:rsidP="006C7C32"/>
    <w:p w14:paraId="4B2CAE7C" w14:textId="77777777" w:rsidR="006C7C32" w:rsidRDefault="006251B4" w:rsidP="006C7C32">
      <w:pPr>
        <w:keepNext/>
        <w:jc w:val="center"/>
      </w:pPr>
      <w:r>
        <w:rPr>
          <w:noProof/>
        </w:rPr>
        <w:drawing>
          <wp:inline distT="0" distB="0" distL="0" distR="0" wp14:anchorId="04D9473F" wp14:editId="15035BC3">
            <wp:extent cx="5770131" cy="41160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31 Services Enumerations.png"/>
                    <pic:cNvPicPr/>
                  </pic:nvPicPr>
                  <pic:blipFill>
                    <a:blip r:embed="rId34"/>
                    <a:stretch>
                      <a:fillRect/>
                    </a:stretch>
                  </pic:blipFill>
                  <pic:spPr>
                    <a:xfrm>
                      <a:off x="0" y="0"/>
                      <a:ext cx="5770131" cy="4116070"/>
                    </a:xfrm>
                    <a:prstGeom prst="rect">
                      <a:avLst/>
                    </a:prstGeom>
                  </pic:spPr>
                </pic:pic>
              </a:graphicData>
            </a:graphic>
          </wp:inline>
        </w:drawing>
      </w:r>
    </w:p>
    <w:p w14:paraId="6C2ED029" w14:textId="120213BA" w:rsidR="00240845" w:rsidRDefault="006C7C32" w:rsidP="006C7C32">
      <w:pPr>
        <w:pStyle w:val="Caption"/>
        <w:jc w:val="center"/>
      </w:pPr>
      <w:bookmarkStart w:id="354" w:name="_Ref111762993"/>
      <w:r>
        <w:t xml:space="preserve">Figure </w:t>
      </w:r>
      <w:ins w:id="355"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56"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57" w:author="Raphael Malyankar" w:date="2022-11-04T16:52:00Z">
        <w:r w:rsidR="00C30215">
          <w:rPr>
            <w:noProof/>
          </w:rPr>
          <w:t>10</w:t>
        </w:r>
        <w:r w:rsidR="00C30215">
          <w:fldChar w:fldCharType="end"/>
        </w:r>
      </w:ins>
      <w:del w:id="358"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10</w:delText>
        </w:r>
        <w:r w:rsidR="008C4B28" w:rsidDel="00C30215">
          <w:fldChar w:fldCharType="end"/>
        </w:r>
      </w:del>
      <w:bookmarkEnd w:id="354"/>
      <w:r>
        <w:t xml:space="preserve"> - Service Enumerations and </w:t>
      </w:r>
      <w:proofErr w:type="spellStart"/>
      <w:r>
        <w:t>Codelists</w:t>
      </w:r>
      <w:proofErr w:type="spellEnd"/>
    </w:p>
    <w:p w14:paraId="7EAA7588" w14:textId="77777777" w:rsidR="008D3E4B" w:rsidRPr="008D3E4B" w:rsidRDefault="008D3E4B" w:rsidP="008D3E4B"/>
    <w:p w14:paraId="31F77C12" w14:textId="77777777" w:rsidR="006251B4" w:rsidRPr="002A6D43" w:rsidRDefault="006251B4" w:rsidP="002A6D43"/>
    <w:p w14:paraId="49EBCB8B" w14:textId="5CF2B731" w:rsidR="00A566A2" w:rsidRDefault="00A566A2" w:rsidP="00C10880">
      <w:pPr>
        <w:pStyle w:val="Heading4"/>
      </w:pPr>
      <w:r>
        <w:t>Regulations</w:t>
      </w:r>
    </w:p>
    <w:p w14:paraId="40B9FF67" w14:textId="1B5282B1" w:rsidR="009C5D87" w:rsidRDefault="009C5D87" w:rsidP="009C5D87">
      <w:r>
        <w:t>There are three main information types which represent regulations, restrictions, and recommendations, respectively, and a fourth information type for general or unclassifiable information.</w:t>
      </w:r>
    </w:p>
    <w:p w14:paraId="3A87E6CA" w14:textId="29803A5D" w:rsidR="009C5D87" w:rsidRDefault="009C5D87" w:rsidP="009C5D87">
      <w:pPr>
        <w:pStyle w:val="ListParagraph"/>
        <w:numPr>
          <w:ilvl w:val="0"/>
          <w:numId w:val="38"/>
        </w:numPr>
      </w:pPr>
      <w:r>
        <w:t xml:space="preserve">The </w:t>
      </w:r>
      <w:r w:rsidRPr="009C5D87">
        <w:rPr>
          <w:b/>
          <w:bCs/>
        </w:rPr>
        <w:t>Regulations</w:t>
      </w:r>
      <w:r>
        <w:t xml:space="preserve"> class represents information derived from port regulations, rules made by terminal operators, laws, national shipping regulations, navigation rules, etc.</w:t>
      </w:r>
    </w:p>
    <w:p w14:paraId="0AAD9B18" w14:textId="7D617FF4" w:rsidR="009C5D87" w:rsidRDefault="009C5D87" w:rsidP="009C5D87">
      <w:pPr>
        <w:pStyle w:val="ListParagraph"/>
        <w:numPr>
          <w:ilvl w:val="0"/>
          <w:numId w:val="38"/>
        </w:numPr>
      </w:pPr>
      <w:r>
        <w:t xml:space="preserve">Class </w:t>
      </w:r>
      <w:r w:rsidRPr="009C5D87">
        <w:rPr>
          <w:b/>
          <w:bCs/>
        </w:rPr>
        <w:t>Restrictions</w:t>
      </w:r>
      <w:r>
        <w:t xml:space="preserve"> is intended for restrictions that are not derived from regulatory sources.</w:t>
      </w:r>
    </w:p>
    <w:p w14:paraId="412394AD" w14:textId="2FAD6FD0" w:rsidR="009C5D87" w:rsidRDefault="009C5D87" w:rsidP="009C5D87">
      <w:pPr>
        <w:pStyle w:val="ListParagraph"/>
        <w:numPr>
          <w:ilvl w:val="0"/>
          <w:numId w:val="38"/>
        </w:numPr>
      </w:pPr>
      <w:r>
        <w:t xml:space="preserve">Class </w:t>
      </w:r>
      <w:r w:rsidRPr="009C5D87">
        <w:rPr>
          <w:b/>
          <w:bCs/>
        </w:rPr>
        <w:t>Recommendations</w:t>
      </w:r>
      <w:r>
        <w:t xml:space="preserve"> is intended for information that is recommendatory in nature; in S-131 this may be recommendations for the orientation of vessels relative to the wharf while docking and similar pieces of information that are either voluntary or have not been issued as formal rules by the port authority or terminal operator.</w:t>
      </w:r>
    </w:p>
    <w:p w14:paraId="0EBD54A6" w14:textId="5ABF3EB2" w:rsidR="009C5D87" w:rsidRDefault="009C5D87" w:rsidP="009C5D87">
      <w:r>
        <w:t xml:space="preserve">The fourth class, </w:t>
      </w:r>
      <w:proofErr w:type="spellStart"/>
      <w:r w:rsidRPr="009C5D87">
        <w:rPr>
          <w:b/>
          <w:bCs/>
        </w:rPr>
        <w:t>NauticalInformation</w:t>
      </w:r>
      <w:proofErr w:type="spellEnd"/>
      <w:r>
        <w:t>, is intended for general notes or other information that cannot be categorized as one of the other three classes.</w:t>
      </w:r>
    </w:p>
    <w:p w14:paraId="106DEF6B" w14:textId="1086C260" w:rsidR="009C5D87" w:rsidRDefault="009C5D87" w:rsidP="009C5D87">
      <w:r>
        <w:t xml:space="preserve">These information types all inherit the attributes of their immediate abstract superclass </w:t>
      </w:r>
      <w:proofErr w:type="spellStart"/>
      <w:r w:rsidRPr="009C5D87">
        <w:rPr>
          <w:b/>
          <w:bCs/>
        </w:rPr>
        <w:t>AbstractRxN</w:t>
      </w:r>
      <w:proofErr w:type="spellEnd"/>
      <w:r>
        <w:t xml:space="preserve">, which provides attributes </w:t>
      </w:r>
      <w:proofErr w:type="spellStart"/>
      <w:r w:rsidRPr="009C5D87">
        <w:rPr>
          <w:b/>
          <w:bCs/>
        </w:rPr>
        <w:t>textContent</w:t>
      </w:r>
      <w:proofErr w:type="spellEnd"/>
      <w:r>
        <w:t xml:space="preserve"> and </w:t>
      </w:r>
      <w:r w:rsidRPr="009C5D87">
        <w:rPr>
          <w:b/>
          <w:bCs/>
        </w:rPr>
        <w:t>graphic</w:t>
      </w:r>
      <w:r>
        <w:t xml:space="preserve"> for textual and pictorial material respectively. The sub-attributes of its complex attribute </w:t>
      </w:r>
      <w:proofErr w:type="spellStart"/>
      <w:r w:rsidRPr="009C5D87">
        <w:rPr>
          <w:b/>
          <w:bCs/>
        </w:rPr>
        <w:t>rxnCode</w:t>
      </w:r>
      <w:proofErr w:type="spellEnd"/>
      <w:r>
        <w:t xml:space="preserve"> allow optional classification of the material encoded in </w:t>
      </w:r>
      <w:proofErr w:type="spellStart"/>
      <w:r w:rsidRPr="009C5D87">
        <w:rPr>
          <w:b/>
          <w:bCs/>
        </w:rPr>
        <w:t>textContent</w:t>
      </w:r>
      <w:proofErr w:type="spellEnd"/>
      <w:r>
        <w:t>/</w:t>
      </w:r>
      <w:r w:rsidRPr="009C5D87">
        <w:rPr>
          <w:b/>
          <w:bCs/>
        </w:rPr>
        <w:t>graphic</w:t>
      </w:r>
      <w:r>
        <w:t xml:space="preserve"> according to the type of material and the kind of nautical activity affected by it. They also inherit the attributes of abstract superclass </w:t>
      </w:r>
      <w:proofErr w:type="spellStart"/>
      <w:r w:rsidRPr="009C5D87">
        <w:rPr>
          <w:b/>
          <w:bCs/>
        </w:rPr>
        <w:t>InformationType</w:t>
      </w:r>
      <w:proofErr w:type="spellEnd"/>
      <w:r>
        <w:t>, which allows encoding of the effective and expiry dates, if any, and the source of information</w:t>
      </w:r>
      <w:r w:rsidR="00326165">
        <w:rPr>
          <w:rStyle w:val="FootnoteReference"/>
        </w:rPr>
        <w:footnoteReference w:id="1"/>
      </w:r>
      <w:r>
        <w:t>, if it is necessary to encode that data.</w:t>
      </w:r>
    </w:p>
    <w:p w14:paraId="006350F3" w14:textId="0B98C4AD" w:rsidR="00FE2532" w:rsidRDefault="009C5D87" w:rsidP="009C5D87">
      <w:r>
        <w:t>These classes are intended primarily for encoding text</w:t>
      </w:r>
      <w:r w:rsidR="00D61CE8">
        <w:t>ual</w:t>
      </w:r>
      <w:r>
        <w:t xml:space="preserve"> information, such as that which derives from textual source material such as port handbooks, national or local laws or official publications.</w:t>
      </w:r>
    </w:p>
    <w:p w14:paraId="7EBDE6AD" w14:textId="2C956964" w:rsidR="00326165" w:rsidRPr="00FE2532" w:rsidRDefault="00326165" w:rsidP="009C5D87">
      <w:r w:rsidRPr="00326165">
        <w:t xml:space="preserve">The use of these information types to associate regulatory and other information to individual features is described elsewhere </w:t>
      </w:r>
      <w:r>
        <w:t xml:space="preserve">(Clause </w:t>
      </w:r>
      <w:r>
        <w:fldChar w:fldCharType="begin"/>
      </w:r>
      <w:r>
        <w:instrText xml:space="preserve"> REF _Ref111763827 \r \h </w:instrText>
      </w:r>
      <w:r>
        <w:fldChar w:fldCharType="separate"/>
      </w:r>
      <w:r w:rsidR="0082228C">
        <w:t>4.2.1.8</w:t>
      </w:r>
      <w:r>
        <w:fldChar w:fldCharType="end"/>
      </w:r>
      <w:r>
        <w:t>)</w:t>
      </w:r>
      <w:r w:rsidRPr="00326165">
        <w:t xml:space="preserve">. </w:t>
      </w:r>
      <w:r>
        <w:fldChar w:fldCharType="begin"/>
      </w:r>
      <w:r>
        <w:instrText xml:space="preserve"> REF _Ref111763786 \h </w:instrText>
      </w:r>
      <w:r>
        <w:fldChar w:fldCharType="separate"/>
      </w:r>
      <w:r w:rsidR="0082228C">
        <w:t xml:space="preserve">Figure </w:t>
      </w:r>
      <w:r w:rsidR="0082228C">
        <w:rPr>
          <w:noProof/>
        </w:rPr>
        <w:t>4</w:t>
      </w:r>
      <w:r w:rsidR="0082228C">
        <w:t>.</w:t>
      </w:r>
      <w:r w:rsidR="0082228C">
        <w:rPr>
          <w:noProof/>
        </w:rPr>
        <w:t>11</w:t>
      </w:r>
      <w:r>
        <w:fldChar w:fldCharType="end"/>
      </w:r>
      <w:r w:rsidRPr="00326165">
        <w:t xml:space="preserve"> depicts the </w:t>
      </w:r>
      <w:r w:rsidRPr="00326165">
        <w:rPr>
          <w:b/>
          <w:bCs/>
        </w:rPr>
        <w:t>Regulations</w:t>
      </w:r>
      <w:r w:rsidRPr="00326165">
        <w:t xml:space="preserve">, </w:t>
      </w:r>
      <w:r w:rsidRPr="00326165">
        <w:rPr>
          <w:b/>
          <w:bCs/>
        </w:rPr>
        <w:t>Restrictions</w:t>
      </w:r>
      <w:r w:rsidRPr="00326165">
        <w:t xml:space="preserve">, </w:t>
      </w:r>
      <w:r w:rsidRPr="00326165">
        <w:rPr>
          <w:b/>
          <w:bCs/>
        </w:rPr>
        <w:t>Recommendations</w:t>
      </w:r>
      <w:r w:rsidRPr="00326165">
        <w:t xml:space="preserve">, and </w:t>
      </w:r>
      <w:proofErr w:type="spellStart"/>
      <w:r w:rsidRPr="00326165">
        <w:rPr>
          <w:b/>
          <w:bCs/>
        </w:rPr>
        <w:t>NauticalInformation</w:t>
      </w:r>
      <w:proofErr w:type="spellEnd"/>
      <w:r w:rsidRPr="00326165">
        <w:t xml:space="preserve"> classes, their class hierarchy, and the attributes of their generalizations </w:t>
      </w:r>
      <w:proofErr w:type="spellStart"/>
      <w:r w:rsidRPr="00326165">
        <w:rPr>
          <w:b/>
          <w:bCs/>
        </w:rPr>
        <w:t>AbstractRxN</w:t>
      </w:r>
      <w:proofErr w:type="spellEnd"/>
      <w:r w:rsidRPr="00326165">
        <w:t xml:space="preserve"> and </w:t>
      </w:r>
      <w:proofErr w:type="spellStart"/>
      <w:r w:rsidRPr="00326165">
        <w:rPr>
          <w:b/>
          <w:bCs/>
        </w:rPr>
        <w:t>InformationType</w:t>
      </w:r>
      <w:proofErr w:type="spellEnd"/>
      <w:r w:rsidRPr="00326165">
        <w:t xml:space="preserve"> (which are inherited by the classes).</w:t>
      </w:r>
    </w:p>
    <w:p w14:paraId="120C33D2" w14:textId="77777777" w:rsidR="00326165" w:rsidRDefault="00FE2532" w:rsidP="00326165">
      <w:pPr>
        <w:keepNext/>
        <w:jc w:val="center"/>
      </w:pPr>
      <w:r>
        <w:rPr>
          <w:noProof/>
        </w:rPr>
        <w:lastRenderedPageBreak/>
        <w:drawing>
          <wp:inline distT="0" distB="0" distL="0" distR="0" wp14:anchorId="54E69C3C" wp14:editId="53BD838C">
            <wp:extent cx="5692140" cy="557163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131 RXNTypes.png"/>
                    <pic:cNvPicPr/>
                  </pic:nvPicPr>
                  <pic:blipFill>
                    <a:blip r:embed="rId35"/>
                    <a:stretch>
                      <a:fillRect/>
                    </a:stretch>
                  </pic:blipFill>
                  <pic:spPr>
                    <a:xfrm>
                      <a:off x="0" y="0"/>
                      <a:ext cx="5693190" cy="5572662"/>
                    </a:xfrm>
                    <a:prstGeom prst="rect">
                      <a:avLst/>
                    </a:prstGeom>
                  </pic:spPr>
                </pic:pic>
              </a:graphicData>
            </a:graphic>
          </wp:inline>
        </w:drawing>
      </w:r>
    </w:p>
    <w:p w14:paraId="14E6463B" w14:textId="7A82F5E5" w:rsidR="002A6D43" w:rsidRPr="002A6D43" w:rsidRDefault="00326165" w:rsidP="00326165">
      <w:pPr>
        <w:pStyle w:val="Caption"/>
        <w:jc w:val="center"/>
      </w:pPr>
      <w:bookmarkStart w:id="359" w:name="_Ref111763786"/>
      <w:r>
        <w:t xml:space="preserve">Figure </w:t>
      </w:r>
      <w:ins w:id="360"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61"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62" w:author="Raphael Malyankar" w:date="2022-11-04T16:52:00Z">
        <w:r w:rsidR="00C30215">
          <w:rPr>
            <w:noProof/>
          </w:rPr>
          <w:t>11</w:t>
        </w:r>
        <w:r w:rsidR="00C30215">
          <w:fldChar w:fldCharType="end"/>
        </w:r>
      </w:ins>
      <w:del w:id="363"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11</w:delText>
        </w:r>
        <w:r w:rsidR="008C4B28" w:rsidDel="00C30215">
          <w:fldChar w:fldCharType="end"/>
        </w:r>
      </w:del>
      <w:bookmarkEnd w:id="359"/>
      <w:r>
        <w:t xml:space="preserve"> - Regulations and other information types</w:t>
      </w:r>
      <w:r>
        <w:rPr>
          <w:noProof/>
        </w:rPr>
        <w:t xml:space="preserve"> for primarily textual information</w:t>
      </w:r>
    </w:p>
    <w:p w14:paraId="0D54ECB9" w14:textId="0CB04383" w:rsidR="00A566A2" w:rsidRDefault="00894DC6" w:rsidP="00C10880">
      <w:pPr>
        <w:pStyle w:val="Heading4"/>
      </w:pPr>
      <w:r>
        <w:t>Contact information</w:t>
      </w:r>
    </w:p>
    <w:p w14:paraId="611AA878" w14:textId="513D5E72" w:rsidR="008022AF" w:rsidRPr="008022AF" w:rsidRDefault="008022AF" w:rsidP="008022AF">
      <w:r w:rsidRPr="008022AF">
        <w:t xml:space="preserve">The detailed model of contact information is shown in </w:t>
      </w:r>
      <w:r>
        <w:fldChar w:fldCharType="begin"/>
      </w:r>
      <w:r>
        <w:instrText xml:space="preserve"> REF _Ref111764074 \h </w:instrText>
      </w:r>
      <w:r>
        <w:fldChar w:fldCharType="separate"/>
      </w:r>
      <w:r w:rsidR="0082228C">
        <w:t xml:space="preserve">Figure </w:t>
      </w:r>
      <w:r w:rsidR="0082228C">
        <w:rPr>
          <w:noProof/>
        </w:rPr>
        <w:t>4</w:t>
      </w:r>
      <w:r w:rsidR="0082228C">
        <w:t>.</w:t>
      </w:r>
      <w:r w:rsidR="0082228C">
        <w:rPr>
          <w:noProof/>
        </w:rPr>
        <w:t>12</w:t>
      </w:r>
      <w:r>
        <w:fldChar w:fldCharType="end"/>
      </w:r>
      <w:r w:rsidRPr="008022AF">
        <w:t xml:space="preserve"> below.</w:t>
      </w:r>
    </w:p>
    <w:p w14:paraId="362DA0C3" w14:textId="77777777" w:rsidR="008022AF" w:rsidRDefault="006251B4" w:rsidP="008022AF">
      <w:pPr>
        <w:keepNext/>
        <w:jc w:val="center"/>
      </w:pPr>
      <w:r>
        <w:rPr>
          <w:noProof/>
        </w:rPr>
        <w:lastRenderedPageBreak/>
        <w:drawing>
          <wp:inline distT="0" distB="0" distL="0" distR="0" wp14:anchorId="4F5F13B8" wp14:editId="1EADB574">
            <wp:extent cx="5282874" cy="4777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1 ContactDetails.png"/>
                    <pic:cNvPicPr/>
                  </pic:nvPicPr>
                  <pic:blipFill>
                    <a:blip r:embed="rId36"/>
                    <a:stretch>
                      <a:fillRect/>
                    </a:stretch>
                  </pic:blipFill>
                  <pic:spPr>
                    <a:xfrm>
                      <a:off x="0" y="0"/>
                      <a:ext cx="5285719" cy="4780313"/>
                    </a:xfrm>
                    <a:prstGeom prst="rect">
                      <a:avLst/>
                    </a:prstGeom>
                  </pic:spPr>
                </pic:pic>
              </a:graphicData>
            </a:graphic>
          </wp:inline>
        </w:drawing>
      </w:r>
    </w:p>
    <w:p w14:paraId="4D38636E" w14:textId="1726C1D8" w:rsidR="002A6D43" w:rsidRDefault="008022AF" w:rsidP="008022AF">
      <w:pPr>
        <w:pStyle w:val="Caption"/>
        <w:jc w:val="center"/>
        <w:rPr>
          <w:ins w:id="364" w:author="Raphael Malyankar" w:date="2022-11-04T16:34:00Z"/>
        </w:rPr>
      </w:pPr>
      <w:bookmarkStart w:id="365" w:name="_Ref111764074"/>
      <w:bookmarkStart w:id="366" w:name="_Ref111764069"/>
      <w:r>
        <w:t xml:space="preserve">Figure </w:t>
      </w:r>
      <w:ins w:id="367"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68"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69" w:author="Raphael Malyankar" w:date="2022-11-04T16:52:00Z">
        <w:r w:rsidR="00C30215">
          <w:rPr>
            <w:noProof/>
          </w:rPr>
          <w:t>12</w:t>
        </w:r>
        <w:r w:rsidR="00C30215">
          <w:fldChar w:fldCharType="end"/>
        </w:r>
      </w:ins>
      <w:bookmarkEnd w:id="365"/>
      <w:r>
        <w:t xml:space="preserve"> - Contact information</w:t>
      </w:r>
      <w:bookmarkEnd w:id="366"/>
    </w:p>
    <w:p w14:paraId="26134F84" w14:textId="77777777" w:rsidR="00B36538" w:rsidRDefault="00B36538" w:rsidP="00B36538">
      <w:pPr>
        <w:rPr>
          <w:ins w:id="370" w:author="Raphael Malyankar" w:date="2022-11-04T16:35:00Z"/>
        </w:rPr>
      </w:pPr>
    </w:p>
    <w:p w14:paraId="0D89F944" w14:textId="08492380" w:rsidR="00C30215" w:rsidRDefault="00B36538" w:rsidP="00B36538">
      <w:pPr>
        <w:rPr>
          <w:ins w:id="371" w:author="Raphael Malyankar" w:date="2022-11-04T16:42:00Z"/>
        </w:rPr>
      </w:pPr>
      <w:ins w:id="372" w:author="Raphael Malyankar" w:date="2022-11-04T16:35:00Z">
        <w:r>
          <w:t xml:space="preserve">Contact information can be associated to </w:t>
        </w:r>
      </w:ins>
      <w:ins w:id="373" w:author="Raphael Malyankar" w:date="2022-11-04T16:39:00Z">
        <w:r w:rsidR="00C30215">
          <w:t xml:space="preserve">an instance of an </w:t>
        </w:r>
        <w:r w:rsidR="00C30215" w:rsidRPr="004175ED">
          <w:rPr>
            <w:b/>
            <w:bCs/>
          </w:rPr>
          <w:t>Au</w:t>
        </w:r>
      </w:ins>
      <w:ins w:id="374" w:author="Raphael Malyankar" w:date="2022-11-04T16:40:00Z">
        <w:r w:rsidR="00C30215" w:rsidRPr="004175ED">
          <w:rPr>
            <w:b/>
            <w:bCs/>
          </w:rPr>
          <w:t>thority</w:t>
        </w:r>
        <w:r w:rsidR="00C30215">
          <w:t xml:space="preserve"> information type as well as to any feature that is a subtype of </w:t>
        </w:r>
        <w:proofErr w:type="spellStart"/>
        <w:r w:rsidR="00C30215" w:rsidRPr="004175ED">
          <w:rPr>
            <w:b/>
            <w:bCs/>
          </w:rPr>
          <w:t>Organi</w:t>
        </w:r>
      </w:ins>
      <w:ins w:id="375" w:author="Raphael Malyankar" w:date="2022-11-05T21:55:00Z">
        <w:r w:rsidR="005D6BD1">
          <w:rPr>
            <w:b/>
            <w:bCs/>
          </w:rPr>
          <w:t>z</w:t>
        </w:r>
      </w:ins>
      <w:ins w:id="376" w:author="Raphael Malyankar" w:date="2022-11-04T16:40:00Z">
        <w:r w:rsidR="00C30215" w:rsidRPr="004175ED">
          <w:rPr>
            <w:b/>
            <w:bCs/>
          </w:rPr>
          <w:t>ationContactArea</w:t>
        </w:r>
      </w:ins>
      <w:proofErr w:type="spellEnd"/>
      <w:ins w:id="377" w:author="Raphael Malyankar" w:date="2022-11-04T16:54:00Z">
        <w:r w:rsidR="004175ED">
          <w:rPr>
            <w:b/>
            <w:bCs/>
          </w:rPr>
          <w:t>,</w:t>
        </w:r>
      </w:ins>
      <w:ins w:id="378" w:author="Raphael Malyankar" w:date="2022-11-04T16:40:00Z">
        <w:r w:rsidR="00C30215">
          <w:t xml:space="preserve"> which means any</w:t>
        </w:r>
      </w:ins>
      <w:ins w:id="379" w:author="Raphael Malyankar" w:date="2022-11-04T16:41:00Z">
        <w:r w:rsidR="00C30215">
          <w:t xml:space="preserve"> S-131 geographic feature</w:t>
        </w:r>
      </w:ins>
      <w:ins w:id="380" w:author="Raphael Malyankar" w:date="2022-11-04T16:53:00Z">
        <w:r w:rsidR="004175ED">
          <w:t xml:space="preserve"> (meta and car</w:t>
        </w:r>
      </w:ins>
      <w:ins w:id="381" w:author="Raphael Malyankar" w:date="2022-11-04T16:54:00Z">
        <w:r w:rsidR="004175ED">
          <w:t>t</w:t>
        </w:r>
      </w:ins>
      <w:ins w:id="382" w:author="Raphael Malyankar" w:date="2022-11-04T16:53:00Z">
        <w:r w:rsidR="004175ED">
          <w:t>ographic features do not allow this association</w:t>
        </w:r>
      </w:ins>
      <w:ins w:id="383" w:author="Raphael Malyankar" w:date="2022-11-04T16:41:00Z">
        <w:r w:rsidR="00C30215">
          <w:t>)</w:t>
        </w:r>
      </w:ins>
      <w:ins w:id="384" w:author="Raphael Malyankar" w:date="2022-11-04T16:42:00Z">
        <w:r w:rsidR="00C30215">
          <w:t>.</w:t>
        </w:r>
      </w:ins>
      <w:ins w:id="385" w:author="Raphael Malyankar" w:date="2022-11-05T21:48:00Z">
        <w:r w:rsidR="00B06B0D">
          <w:t xml:space="preserve"> </w:t>
        </w:r>
      </w:ins>
      <w:ins w:id="386" w:author="Raphael Malyankar" w:date="2022-11-05T21:49:00Z">
        <w:r w:rsidR="00B06B0D">
          <w:fldChar w:fldCharType="begin"/>
        </w:r>
        <w:r w:rsidR="00B06B0D">
          <w:instrText xml:space="preserve"> REF _Ref118473353 \h </w:instrText>
        </w:r>
      </w:ins>
      <w:r w:rsidR="00B06B0D">
        <w:fldChar w:fldCharType="separate"/>
      </w:r>
      <w:ins w:id="387" w:author="Raphael Malyankar" w:date="2022-11-05T21:49:00Z">
        <w:r w:rsidR="00B06B0D">
          <w:t xml:space="preserve">Figure </w:t>
        </w:r>
        <w:r w:rsidR="00B06B0D">
          <w:rPr>
            <w:noProof/>
          </w:rPr>
          <w:t>4</w:t>
        </w:r>
        <w:r w:rsidR="00B06B0D">
          <w:t>.</w:t>
        </w:r>
        <w:r w:rsidR="00B06B0D">
          <w:rPr>
            <w:noProof/>
          </w:rPr>
          <w:t>13</w:t>
        </w:r>
        <w:r w:rsidR="00B06B0D">
          <w:fldChar w:fldCharType="end"/>
        </w:r>
        <w:r w:rsidR="00B06B0D">
          <w:t xml:space="preserve"> shows the associations to </w:t>
        </w:r>
        <w:proofErr w:type="spellStart"/>
        <w:r w:rsidR="00B06B0D" w:rsidRPr="00B06B0D">
          <w:rPr>
            <w:b/>
            <w:bCs/>
          </w:rPr>
          <w:t>ContactInformation</w:t>
        </w:r>
        <w:proofErr w:type="spellEnd"/>
        <w:r w:rsidR="00B06B0D">
          <w:t>.</w:t>
        </w:r>
      </w:ins>
    </w:p>
    <w:p w14:paraId="1367CEA4" w14:textId="77777777" w:rsidR="00C30215" w:rsidRDefault="00C30215" w:rsidP="00C30215">
      <w:pPr>
        <w:keepNext/>
        <w:jc w:val="center"/>
        <w:rPr>
          <w:ins w:id="388" w:author="Raphael Malyankar" w:date="2022-11-04T16:52:00Z"/>
        </w:rPr>
      </w:pPr>
      <w:ins w:id="389" w:author="Raphael Malyankar" w:date="2022-11-04T16:51:00Z">
        <w:r>
          <w:rPr>
            <w:noProof/>
          </w:rPr>
          <w:lastRenderedPageBreak/>
          <w:drawing>
            <wp:inline distT="0" distB="0" distL="0" distR="0" wp14:anchorId="0B87CEBF" wp14:editId="4F05BC9C">
              <wp:extent cx="5770698" cy="356425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131 ContactDetails Associations.png"/>
                      <pic:cNvPicPr/>
                    </pic:nvPicPr>
                    <pic:blipFill>
                      <a:blip r:embed="rId37"/>
                      <a:stretch>
                        <a:fillRect/>
                      </a:stretch>
                    </pic:blipFill>
                    <pic:spPr>
                      <a:xfrm>
                        <a:off x="0" y="0"/>
                        <a:ext cx="5770698" cy="3564254"/>
                      </a:xfrm>
                      <a:prstGeom prst="rect">
                        <a:avLst/>
                      </a:prstGeom>
                    </pic:spPr>
                  </pic:pic>
                </a:graphicData>
              </a:graphic>
            </wp:inline>
          </w:drawing>
        </w:r>
      </w:ins>
    </w:p>
    <w:p w14:paraId="4FDFC2DA" w14:textId="19EBDB27" w:rsidR="00B36538" w:rsidRDefault="00C30215" w:rsidP="00C30215">
      <w:pPr>
        <w:pStyle w:val="Caption"/>
        <w:jc w:val="center"/>
        <w:rPr>
          <w:ins w:id="390" w:author="Raphael Malyankar" w:date="2022-11-04T16:51:00Z"/>
        </w:rPr>
      </w:pPr>
      <w:bookmarkStart w:id="391" w:name="_Ref118473353"/>
      <w:ins w:id="392" w:author="Raphael Malyankar" w:date="2022-11-04T16:52:00Z">
        <w:r>
          <w:t xml:space="preserve">Figure </w:t>
        </w:r>
        <w:r>
          <w:fldChar w:fldCharType="begin"/>
        </w:r>
        <w:r>
          <w:instrText xml:space="preserve"> STYLEREF 1 \s </w:instrText>
        </w:r>
      </w:ins>
      <w:r>
        <w:fldChar w:fldCharType="separate"/>
      </w:r>
      <w:r>
        <w:rPr>
          <w:noProof/>
        </w:rPr>
        <w:t>4</w:t>
      </w:r>
      <w:ins w:id="393" w:author="Raphael Malyankar" w:date="2022-11-04T16:52:00Z">
        <w:r>
          <w:fldChar w:fldCharType="end"/>
        </w:r>
        <w:r>
          <w:t>.</w:t>
        </w:r>
        <w:r>
          <w:fldChar w:fldCharType="begin"/>
        </w:r>
        <w:r>
          <w:instrText xml:space="preserve"> SEQ Figure \* ARABIC \s 1 </w:instrText>
        </w:r>
      </w:ins>
      <w:r>
        <w:fldChar w:fldCharType="separate"/>
      </w:r>
      <w:ins w:id="394" w:author="Raphael Malyankar" w:date="2022-11-04T16:52:00Z">
        <w:r>
          <w:rPr>
            <w:noProof/>
          </w:rPr>
          <w:t>13</w:t>
        </w:r>
        <w:r>
          <w:fldChar w:fldCharType="end"/>
        </w:r>
        <w:bookmarkEnd w:id="391"/>
        <w:r>
          <w:t xml:space="preserve"> - Associations to contact information</w:t>
        </w:r>
      </w:ins>
    </w:p>
    <w:p w14:paraId="21E885B6" w14:textId="77777777" w:rsidR="00C30215" w:rsidRPr="00B36538" w:rsidRDefault="00C30215" w:rsidP="00C30215"/>
    <w:p w14:paraId="6CE5EB04" w14:textId="315CB57A" w:rsidR="00894DC6" w:rsidRDefault="008022AF" w:rsidP="00C10880">
      <w:pPr>
        <w:pStyle w:val="Heading4"/>
      </w:pPr>
      <w:r>
        <w:t>Supervising organizations and their service hours</w:t>
      </w:r>
    </w:p>
    <w:p w14:paraId="2E482EA6" w14:textId="77777777" w:rsidR="008022AF" w:rsidRDefault="008022AF" w:rsidP="008022AF">
      <w:r>
        <w:t xml:space="preserve">The </w:t>
      </w:r>
      <w:proofErr w:type="spellStart"/>
      <w:r w:rsidRPr="008022AF">
        <w:rPr>
          <w:b/>
          <w:bCs/>
        </w:rPr>
        <w:t>SupervisedArea</w:t>
      </w:r>
      <w:proofErr w:type="spellEnd"/>
      <w:r>
        <w:t xml:space="preserve"> class models areas which may have an associated organization (government or private) that exercises some kind of control or supervision over the area. </w:t>
      </w:r>
    </w:p>
    <w:p w14:paraId="03A35184" w14:textId="3A408D0E" w:rsidR="008022AF" w:rsidRDefault="008022AF" w:rsidP="008022AF">
      <w:r>
        <w:t xml:space="preserve">Operating schedules and business hours of organizations are modelled by associating the </w:t>
      </w:r>
      <w:proofErr w:type="spellStart"/>
      <w:r w:rsidRPr="008022AF">
        <w:rPr>
          <w:b/>
          <w:bCs/>
        </w:rPr>
        <w:t>ServiceHours</w:t>
      </w:r>
      <w:proofErr w:type="spellEnd"/>
      <w:r>
        <w:t xml:space="preserve"> class to an </w:t>
      </w:r>
      <w:r w:rsidRPr="008022AF">
        <w:rPr>
          <w:b/>
          <w:bCs/>
        </w:rPr>
        <w:t>Authority</w:t>
      </w:r>
      <w:r>
        <w:t xml:space="preserve">. The </w:t>
      </w:r>
      <w:proofErr w:type="spellStart"/>
      <w:r w:rsidRPr="008022AF">
        <w:rPr>
          <w:b/>
          <w:bCs/>
        </w:rPr>
        <w:t>ServiceHours</w:t>
      </w:r>
      <w:proofErr w:type="spellEnd"/>
      <w:r>
        <w:t xml:space="preserve"> class is a container for the complex attribute describing daily schedules for different weekdays (</w:t>
      </w:r>
      <w:proofErr w:type="spellStart"/>
      <w:r w:rsidRPr="008022AF">
        <w:rPr>
          <w:b/>
          <w:bCs/>
        </w:rPr>
        <w:t>scheduleByDayOfWeek</w:t>
      </w:r>
      <w:proofErr w:type="spellEnd"/>
      <w:r>
        <w:t xml:space="preserve">). This complex attribute contains another complex attribute for time intervals and the days to which they apply, and category sub-attribute to model whether the schedule describes opening hours, closures, etc. Exceptions to the schedule such as fixed or movable holidays are modelled by a </w:t>
      </w:r>
      <w:proofErr w:type="spellStart"/>
      <w:r w:rsidRPr="008022AF">
        <w:rPr>
          <w:b/>
          <w:bCs/>
        </w:rPr>
        <w:t>NonStandardWorkingDay</w:t>
      </w:r>
      <w:proofErr w:type="spellEnd"/>
      <w:r>
        <w:t xml:space="preserve"> class with attributes allowing indication of the dates or days which are holidays or exceptions.</w:t>
      </w:r>
    </w:p>
    <w:p w14:paraId="2322AD6E" w14:textId="013C8341" w:rsidR="008022AF" w:rsidRDefault="008022AF" w:rsidP="008022AF">
      <w:r>
        <w:t xml:space="preserve">Working times and schedules for </w:t>
      </w:r>
      <w:r w:rsidR="00F645DA">
        <w:t>particular</w:t>
      </w:r>
      <w:r>
        <w:t xml:space="preserve"> features are modelled by an analogous association from the feature object (association </w:t>
      </w:r>
      <w:proofErr w:type="spellStart"/>
      <w:r w:rsidRPr="008022AF">
        <w:rPr>
          <w:b/>
          <w:bCs/>
        </w:rPr>
        <w:t>LocationHours</w:t>
      </w:r>
      <w:proofErr w:type="spellEnd"/>
      <w:r>
        <w:t xml:space="preserve">). When a </w:t>
      </w:r>
      <w:proofErr w:type="spellStart"/>
      <w:r w:rsidRPr="008022AF">
        <w:rPr>
          <w:b/>
          <w:bCs/>
        </w:rPr>
        <w:t>ServiceHours</w:t>
      </w:r>
      <w:proofErr w:type="spellEnd"/>
      <w:r>
        <w:t xml:space="preserve"> is thus linked to a service feature, the service hour information applies to the feature as a whole (e.g., all services </w:t>
      </w:r>
      <w:r w:rsidR="00F645DA">
        <w:t>for</w:t>
      </w:r>
      <w:r>
        <w:t xml:space="preserve"> a </w:t>
      </w:r>
      <w:r w:rsidR="00F645DA">
        <w:rPr>
          <w:b/>
          <w:bCs/>
        </w:rPr>
        <w:t>Terminal</w:t>
      </w:r>
      <w:r>
        <w:t>).</w:t>
      </w:r>
      <w:r w:rsidR="00F645DA">
        <w:t xml:space="preserve"> Note that since working hours do not apply to all features in the model, the associations are to individual features instead of abstract supertypes.</w:t>
      </w:r>
    </w:p>
    <w:p w14:paraId="10FA1071" w14:textId="228BA620" w:rsidR="008022AF" w:rsidRDefault="008022AF" w:rsidP="008022AF">
      <w:r>
        <w:t>Working times of 24 hours/day may be explicitly encoded (from 00:00:00 to 24:00:00 hrs., in accordance with ISO 8601 conventions for midnight at the beginning and end of a day).</w:t>
      </w:r>
    </w:p>
    <w:p w14:paraId="4CAAE542" w14:textId="002036D9" w:rsidR="008022AF" w:rsidRPr="008022AF" w:rsidRDefault="008022AF" w:rsidP="008022AF">
      <w:r>
        <w:t xml:space="preserve">The model for both kinds of schedules is shown in </w:t>
      </w:r>
      <w:r w:rsidR="00F645DA">
        <w:fldChar w:fldCharType="begin"/>
      </w:r>
      <w:r w:rsidR="00F645DA">
        <w:instrText xml:space="preserve"> REF _Ref111764469 \h </w:instrText>
      </w:r>
      <w:r w:rsidR="00F645DA">
        <w:fldChar w:fldCharType="separate"/>
      </w:r>
      <w:r w:rsidR="0082228C">
        <w:t xml:space="preserve">Figure </w:t>
      </w:r>
      <w:r w:rsidR="0082228C">
        <w:rPr>
          <w:noProof/>
        </w:rPr>
        <w:t>4</w:t>
      </w:r>
      <w:r w:rsidR="0082228C">
        <w:t>.</w:t>
      </w:r>
      <w:r w:rsidR="0082228C">
        <w:rPr>
          <w:noProof/>
        </w:rPr>
        <w:t>13</w:t>
      </w:r>
      <w:r w:rsidR="00F645DA">
        <w:fldChar w:fldCharType="end"/>
      </w:r>
      <w:r>
        <w:t>.</w:t>
      </w:r>
    </w:p>
    <w:p w14:paraId="38DBE825" w14:textId="77777777" w:rsidR="008022AF" w:rsidRDefault="006251B4" w:rsidP="008022AF">
      <w:pPr>
        <w:keepNext/>
        <w:jc w:val="center"/>
      </w:pPr>
      <w:r>
        <w:rPr>
          <w:noProof/>
        </w:rPr>
        <w:lastRenderedPageBreak/>
        <w:drawing>
          <wp:inline distT="0" distB="0" distL="0" distR="0" wp14:anchorId="223E9700" wp14:editId="6A6D4DA0">
            <wp:extent cx="5747386" cy="5440312"/>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31 WorkingTimes.png"/>
                    <pic:cNvPicPr/>
                  </pic:nvPicPr>
                  <pic:blipFill>
                    <a:blip r:embed="rId38"/>
                    <a:stretch>
                      <a:fillRect/>
                    </a:stretch>
                  </pic:blipFill>
                  <pic:spPr>
                    <a:xfrm>
                      <a:off x="0" y="0"/>
                      <a:ext cx="5747386" cy="5440312"/>
                    </a:xfrm>
                    <a:prstGeom prst="rect">
                      <a:avLst/>
                    </a:prstGeom>
                  </pic:spPr>
                </pic:pic>
              </a:graphicData>
            </a:graphic>
          </wp:inline>
        </w:drawing>
      </w:r>
    </w:p>
    <w:p w14:paraId="71018CCB" w14:textId="788E7F63" w:rsidR="002A6D43" w:rsidRDefault="008022AF" w:rsidP="008022AF">
      <w:pPr>
        <w:pStyle w:val="Caption"/>
        <w:jc w:val="center"/>
      </w:pPr>
      <w:bookmarkStart w:id="395" w:name="_Ref111764469"/>
      <w:r>
        <w:t xml:space="preserve">Figure </w:t>
      </w:r>
      <w:ins w:id="396" w:author="Raphael Malyankar" w:date="2022-11-04T16:52:00Z">
        <w:r w:rsidR="00C30215">
          <w:fldChar w:fldCharType="begin"/>
        </w:r>
        <w:r w:rsidR="00C30215">
          <w:instrText xml:space="preserve"> STYLEREF 1 \s </w:instrText>
        </w:r>
      </w:ins>
      <w:r w:rsidR="00C30215">
        <w:fldChar w:fldCharType="separate"/>
      </w:r>
      <w:r w:rsidR="00C30215">
        <w:rPr>
          <w:noProof/>
        </w:rPr>
        <w:t>4</w:t>
      </w:r>
      <w:ins w:id="397"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398" w:author="Raphael Malyankar" w:date="2022-11-04T16:52:00Z">
        <w:r w:rsidR="00C30215">
          <w:rPr>
            <w:noProof/>
          </w:rPr>
          <w:t>14</w:t>
        </w:r>
        <w:r w:rsidR="00C30215">
          <w:fldChar w:fldCharType="end"/>
        </w:r>
      </w:ins>
      <w:del w:id="399"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13</w:delText>
        </w:r>
        <w:r w:rsidR="008C4B28" w:rsidDel="00C30215">
          <w:fldChar w:fldCharType="end"/>
        </w:r>
      </w:del>
      <w:bookmarkEnd w:id="395"/>
      <w:r>
        <w:t xml:space="preserve"> - Working times and schedules</w:t>
      </w:r>
    </w:p>
    <w:p w14:paraId="7239B4DC" w14:textId="77777777" w:rsidR="00F645DA" w:rsidRDefault="00F645DA" w:rsidP="00F645DA"/>
    <w:p w14:paraId="6BF1A7CF" w14:textId="2C26FBB8" w:rsidR="00F645DA" w:rsidRDefault="00F645DA" w:rsidP="00F645DA">
      <w:r>
        <w:t>The authority should be encoded only if its presence in the dataset conveys information that is useful to the end user. In S-131 this is expected to be the general case, but there may be exceptions, such as when the authority is open for business but a particular location under its jurisdiction is closed at certain times of day.</w:t>
      </w:r>
    </w:p>
    <w:p w14:paraId="4418DA2A" w14:textId="7786B6C2" w:rsidR="00F645DA" w:rsidRDefault="00F645DA" w:rsidP="00F645DA">
      <w:r>
        <w:t xml:space="preserve">Since </w:t>
      </w:r>
      <w:r w:rsidRPr="00F645DA">
        <w:rPr>
          <w:b/>
          <w:bCs/>
        </w:rPr>
        <w:t>Authority</w:t>
      </w:r>
      <w:r>
        <w:t xml:space="preserve"> also has an information association to </w:t>
      </w:r>
      <w:proofErr w:type="spellStart"/>
      <w:r w:rsidRPr="00F645DA">
        <w:rPr>
          <w:b/>
          <w:bCs/>
        </w:rPr>
        <w:t>ContactDetails</w:t>
      </w:r>
      <w:proofErr w:type="spellEnd"/>
      <w:r>
        <w:t xml:space="preserve"> (</w:t>
      </w:r>
      <w:ins w:id="400" w:author="Raphael Malyankar" w:date="2022-11-04T16:55:00Z">
        <w:r w:rsidR="004175ED">
          <w:fldChar w:fldCharType="begin"/>
        </w:r>
        <w:r w:rsidR="004175ED">
          <w:instrText xml:space="preserve"> REF _Ref118473353 \h </w:instrText>
        </w:r>
      </w:ins>
      <w:r w:rsidR="004175ED">
        <w:fldChar w:fldCharType="separate"/>
      </w:r>
      <w:ins w:id="401" w:author="Raphael Malyankar" w:date="2022-11-04T16:55:00Z">
        <w:r w:rsidR="004175ED">
          <w:t xml:space="preserve">Figure </w:t>
        </w:r>
        <w:r w:rsidR="004175ED">
          <w:rPr>
            <w:noProof/>
          </w:rPr>
          <w:t>4</w:t>
        </w:r>
        <w:r w:rsidR="004175ED">
          <w:t>.</w:t>
        </w:r>
        <w:r w:rsidR="004175ED">
          <w:rPr>
            <w:noProof/>
          </w:rPr>
          <w:t>13</w:t>
        </w:r>
        <w:r w:rsidR="004175ED">
          <w:fldChar w:fldCharType="end"/>
        </w:r>
      </w:ins>
      <w:del w:id="402" w:author="Raphael Malyankar" w:date="2022-11-04T16:55:00Z">
        <w:r w:rsidRPr="004175ED" w:rsidDel="004175ED">
          <w:delText>X.X</w:delText>
        </w:r>
      </w:del>
      <w:r>
        <w:t xml:space="preserve">), it is in principle possible to link a location to both an </w:t>
      </w:r>
      <w:r w:rsidRPr="004175ED">
        <w:rPr>
          <w:b/>
          <w:bCs/>
          <w:rPrChange w:id="403" w:author="Raphael Malyankar" w:date="2022-11-04T16:55:00Z">
            <w:rPr/>
          </w:rPrChange>
        </w:rPr>
        <w:t>Authority</w:t>
      </w:r>
      <w:r>
        <w:t xml:space="preserve"> and </w:t>
      </w:r>
      <w:proofErr w:type="spellStart"/>
      <w:r w:rsidRPr="004175ED">
        <w:rPr>
          <w:b/>
          <w:bCs/>
          <w:rPrChange w:id="404" w:author="Raphael Malyankar" w:date="2022-11-04T16:55:00Z">
            <w:rPr/>
          </w:rPrChange>
        </w:rPr>
        <w:t>ContactDetails</w:t>
      </w:r>
      <w:proofErr w:type="spellEnd"/>
      <w:r>
        <w:t xml:space="preserve"> as well as linking the location to the same </w:t>
      </w:r>
      <w:proofErr w:type="spellStart"/>
      <w:r w:rsidRPr="004175ED">
        <w:rPr>
          <w:b/>
          <w:bCs/>
          <w:rPrChange w:id="405" w:author="Raphael Malyankar" w:date="2022-11-04T16:55:00Z">
            <w:rPr/>
          </w:rPrChange>
        </w:rPr>
        <w:t>ContactDetails</w:t>
      </w:r>
      <w:proofErr w:type="spellEnd"/>
      <w:r>
        <w:t>. Such linking is permissible but will generally be redundant and should, if possible, be avoided as unnecessary duplication. It may be done in situations where contact details for an operating authority are different from contact details for the service it operates.</w:t>
      </w:r>
    </w:p>
    <w:p w14:paraId="21AC0880" w14:textId="40F9B003" w:rsidR="00F645DA" w:rsidRPr="00F645DA" w:rsidRDefault="00465434" w:rsidP="00F645DA">
      <w:r>
        <w:fldChar w:fldCharType="begin"/>
      </w:r>
      <w:r>
        <w:instrText xml:space="preserve"> REF _Ref111764469 \h </w:instrText>
      </w:r>
      <w:r>
        <w:fldChar w:fldCharType="separate"/>
      </w:r>
      <w:r w:rsidR="0082228C">
        <w:t xml:space="preserve">Figure </w:t>
      </w:r>
      <w:r w:rsidR="0082228C">
        <w:rPr>
          <w:noProof/>
        </w:rPr>
        <w:t>4</w:t>
      </w:r>
      <w:r w:rsidR="0082228C">
        <w:t>.</w:t>
      </w:r>
      <w:r w:rsidR="0082228C">
        <w:rPr>
          <w:noProof/>
        </w:rPr>
        <w:t>13</w:t>
      </w:r>
      <w:r>
        <w:fldChar w:fldCharType="end"/>
      </w:r>
      <w:r>
        <w:t xml:space="preserve"> </w:t>
      </w:r>
      <w:r w:rsidR="00F645DA">
        <w:t xml:space="preserve">also shows associations between service features and </w:t>
      </w:r>
      <w:r w:rsidR="00F645DA" w:rsidRPr="00465434">
        <w:rPr>
          <w:b/>
          <w:bCs/>
        </w:rPr>
        <w:t>Authority</w:t>
      </w:r>
      <w:r w:rsidR="00F645DA">
        <w:t xml:space="preserve">. </w:t>
      </w:r>
      <w:r w:rsidR="00F645DA" w:rsidRPr="00465434">
        <w:rPr>
          <w:b/>
          <w:bCs/>
        </w:rPr>
        <w:t>Authority</w:t>
      </w:r>
      <w:r w:rsidR="00F645DA">
        <w:t>-</w:t>
      </w:r>
      <w:proofErr w:type="spellStart"/>
      <w:r w:rsidR="00F645DA" w:rsidRPr="00465434">
        <w:rPr>
          <w:b/>
          <w:bCs/>
        </w:rPr>
        <w:t>ContactDetails</w:t>
      </w:r>
      <w:proofErr w:type="spellEnd"/>
      <w:r w:rsidR="00F645DA">
        <w:t xml:space="preserve"> associations are omitted to reduce clutter.</w:t>
      </w:r>
    </w:p>
    <w:p w14:paraId="5B992D4D" w14:textId="027BD96B" w:rsidR="00894DC6" w:rsidRDefault="00894DC6" w:rsidP="00C10880">
      <w:pPr>
        <w:pStyle w:val="Heading4"/>
      </w:pPr>
      <w:bookmarkStart w:id="406" w:name="_Ref111763827"/>
      <w:r>
        <w:t>Regulations applying in specific locations</w:t>
      </w:r>
      <w:bookmarkEnd w:id="406"/>
    </w:p>
    <w:p w14:paraId="64508BE0" w14:textId="2B91CEA0" w:rsidR="00903189" w:rsidRPr="00903189" w:rsidRDefault="00903189" w:rsidP="00903189">
      <w:r w:rsidRPr="00903189">
        <w:t xml:space="preserve">The </w:t>
      </w:r>
      <w:proofErr w:type="spellStart"/>
      <w:r w:rsidRPr="00903189">
        <w:rPr>
          <w:b/>
          <w:bCs/>
        </w:rPr>
        <w:t>AssociatedRxN</w:t>
      </w:r>
      <w:proofErr w:type="spellEnd"/>
      <w:r w:rsidRPr="00903189">
        <w:t xml:space="preserve"> association between a feature type and a </w:t>
      </w:r>
      <w:r w:rsidRPr="00903189">
        <w:rPr>
          <w:b/>
          <w:bCs/>
        </w:rPr>
        <w:t>Regulations</w:t>
      </w:r>
      <w:r w:rsidRPr="00903189">
        <w:t xml:space="preserve">, </w:t>
      </w:r>
      <w:r w:rsidRPr="00903189">
        <w:rPr>
          <w:b/>
          <w:bCs/>
        </w:rPr>
        <w:t>Restrictions</w:t>
      </w:r>
      <w:r w:rsidRPr="00903189">
        <w:t xml:space="preserve">, </w:t>
      </w:r>
      <w:r w:rsidRPr="00903189">
        <w:rPr>
          <w:b/>
          <w:bCs/>
        </w:rPr>
        <w:t>Recommendations</w:t>
      </w:r>
      <w:r w:rsidRPr="00903189">
        <w:t xml:space="preserve">, or </w:t>
      </w:r>
      <w:proofErr w:type="spellStart"/>
      <w:r w:rsidRPr="00903189">
        <w:rPr>
          <w:b/>
          <w:bCs/>
        </w:rPr>
        <w:t>NauticalInformation</w:t>
      </w:r>
      <w:proofErr w:type="spellEnd"/>
      <w:r w:rsidRPr="00903189">
        <w:t xml:space="preserve"> object (see </w:t>
      </w:r>
      <w:r>
        <w:fldChar w:fldCharType="begin"/>
      </w:r>
      <w:r>
        <w:instrText xml:space="preserve"> REF _Ref111764948 \h </w:instrText>
      </w:r>
      <w:r>
        <w:fldChar w:fldCharType="separate"/>
      </w:r>
      <w:r w:rsidR="0082228C">
        <w:t xml:space="preserve">Figure </w:t>
      </w:r>
      <w:r w:rsidR="0082228C">
        <w:rPr>
          <w:noProof/>
        </w:rPr>
        <w:t>4</w:t>
      </w:r>
      <w:r w:rsidR="0082228C">
        <w:t>.</w:t>
      </w:r>
      <w:r w:rsidR="0082228C">
        <w:rPr>
          <w:noProof/>
        </w:rPr>
        <w:t>14</w:t>
      </w:r>
      <w:r>
        <w:fldChar w:fldCharType="end"/>
      </w:r>
      <w:r w:rsidRPr="00903189">
        <w:t xml:space="preserve">) indicates that the Regulation, </w:t>
      </w:r>
      <w:r w:rsidRPr="00903189">
        <w:lastRenderedPageBreak/>
        <w:t xml:space="preserve">etc., is applicable within the associated feature. If it is necessary to identify an authority or organization related to a particular regulation (restriction, etc.) object, this may be done using the </w:t>
      </w:r>
      <w:proofErr w:type="spellStart"/>
      <w:r w:rsidRPr="00903189">
        <w:rPr>
          <w:b/>
          <w:bCs/>
        </w:rPr>
        <w:t>RelatedOrganisation</w:t>
      </w:r>
      <w:proofErr w:type="spellEnd"/>
      <w:r w:rsidRPr="00903189">
        <w:t xml:space="preserve"> association between </w:t>
      </w:r>
      <w:r w:rsidRPr="00903189">
        <w:rPr>
          <w:b/>
          <w:bCs/>
        </w:rPr>
        <w:t>Regulations</w:t>
      </w:r>
      <w:r w:rsidRPr="00903189">
        <w:t xml:space="preserve">, etc., and an </w:t>
      </w:r>
      <w:r w:rsidRPr="00903189">
        <w:rPr>
          <w:b/>
          <w:bCs/>
        </w:rPr>
        <w:t>Authority</w:t>
      </w:r>
      <w:r w:rsidRPr="00903189">
        <w:t xml:space="preserve"> object. This should be included only when the connection to the </w:t>
      </w:r>
      <w:r w:rsidRPr="00903189">
        <w:rPr>
          <w:b/>
          <w:bCs/>
        </w:rPr>
        <w:t>Authority</w:t>
      </w:r>
      <w:r w:rsidRPr="00903189">
        <w:t xml:space="preserve"> conveys useful information to the end user – it is not intended to encode the issuing or controlling authority for every regulation. Note also that while </w:t>
      </w:r>
      <w:r w:rsidRPr="00903189">
        <w:rPr>
          <w:b/>
          <w:bCs/>
        </w:rPr>
        <w:t>Authority</w:t>
      </w:r>
      <w:r w:rsidRPr="00903189">
        <w:t xml:space="preserve"> can be associated to geographic features as well as </w:t>
      </w:r>
      <w:r w:rsidRPr="00903189">
        <w:rPr>
          <w:b/>
          <w:bCs/>
        </w:rPr>
        <w:t>Regulations</w:t>
      </w:r>
      <w:r w:rsidRPr="00903189">
        <w:t xml:space="preserve">, etc., encoding both associations is not mandatory even when the same </w:t>
      </w:r>
      <w:r w:rsidRPr="00903189">
        <w:rPr>
          <w:b/>
          <w:bCs/>
        </w:rPr>
        <w:t>Authority</w:t>
      </w:r>
      <w:r w:rsidRPr="00903189">
        <w:t xml:space="preserve"> is associated to a service area as well as a </w:t>
      </w:r>
      <w:r w:rsidRPr="00903189">
        <w:rPr>
          <w:b/>
          <w:bCs/>
        </w:rPr>
        <w:t>Regulations</w:t>
      </w:r>
      <w:r w:rsidRPr="00903189">
        <w:t xml:space="preserve"> object (or </w:t>
      </w:r>
      <w:proofErr w:type="spellStart"/>
      <w:r w:rsidRPr="00903189">
        <w:rPr>
          <w:b/>
          <w:bCs/>
        </w:rPr>
        <w:t>NauticalInformation</w:t>
      </w:r>
      <w:proofErr w:type="spellEnd"/>
      <w:r w:rsidRPr="00903189">
        <w:t>, etc.).</w:t>
      </w:r>
    </w:p>
    <w:p w14:paraId="6AFB3F0E" w14:textId="77777777" w:rsidR="00903189" w:rsidRDefault="006251B4" w:rsidP="00903189">
      <w:pPr>
        <w:keepNext/>
        <w:jc w:val="center"/>
      </w:pPr>
      <w:r>
        <w:rPr>
          <w:noProof/>
        </w:rPr>
        <w:drawing>
          <wp:inline distT="0" distB="0" distL="0" distR="0" wp14:anchorId="4584D49A" wp14:editId="32DCC472">
            <wp:extent cx="5770880" cy="519109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31 RulesForFeatures.png"/>
                    <pic:cNvPicPr/>
                  </pic:nvPicPr>
                  <pic:blipFill>
                    <a:blip r:embed="rId39"/>
                    <a:stretch>
                      <a:fillRect/>
                    </a:stretch>
                  </pic:blipFill>
                  <pic:spPr>
                    <a:xfrm>
                      <a:off x="0" y="0"/>
                      <a:ext cx="5770880" cy="5191095"/>
                    </a:xfrm>
                    <a:prstGeom prst="rect">
                      <a:avLst/>
                    </a:prstGeom>
                  </pic:spPr>
                </pic:pic>
              </a:graphicData>
            </a:graphic>
          </wp:inline>
        </w:drawing>
      </w:r>
    </w:p>
    <w:p w14:paraId="3E0A4B6C" w14:textId="0A72159E" w:rsidR="002A6D43" w:rsidRDefault="00903189" w:rsidP="00903189">
      <w:pPr>
        <w:pStyle w:val="Caption"/>
        <w:jc w:val="center"/>
      </w:pPr>
      <w:bookmarkStart w:id="407" w:name="_Ref111764948"/>
      <w:r>
        <w:t xml:space="preserve">Figure </w:t>
      </w:r>
      <w:ins w:id="408"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09"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10" w:author="Raphael Malyankar" w:date="2022-11-04T16:52:00Z">
        <w:r w:rsidR="00C30215">
          <w:rPr>
            <w:noProof/>
          </w:rPr>
          <w:t>15</w:t>
        </w:r>
        <w:r w:rsidR="00C30215">
          <w:fldChar w:fldCharType="end"/>
        </w:r>
      </w:ins>
      <w:del w:id="411"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14</w:delText>
        </w:r>
        <w:r w:rsidR="008C4B28" w:rsidDel="00C30215">
          <w:fldChar w:fldCharType="end"/>
        </w:r>
      </w:del>
      <w:bookmarkEnd w:id="407"/>
      <w:r>
        <w:t xml:space="preserve"> - Regulations, etc., applying to specific features</w:t>
      </w:r>
    </w:p>
    <w:p w14:paraId="60F487E3" w14:textId="77777777" w:rsidR="006251B4" w:rsidRPr="002A6D43" w:rsidRDefault="006251B4" w:rsidP="002A6D43"/>
    <w:p w14:paraId="320DC5D4" w14:textId="06774015" w:rsidR="00894DC6" w:rsidRDefault="00894DC6" w:rsidP="00C10880">
      <w:pPr>
        <w:pStyle w:val="Heading4"/>
      </w:pPr>
      <w:r w:rsidRPr="00894DC6">
        <w:t>Regulations applying only to vessels with specific characteristics or cargoes</w:t>
      </w:r>
    </w:p>
    <w:p w14:paraId="31097C7F" w14:textId="632CEAE5" w:rsidR="00AC11F4" w:rsidRDefault="00AC11F4" w:rsidP="00AC11F4">
      <w:bookmarkStart w:id="412" w:name="_Hlk119616722"/>
      <w:r>
        <w:t>Certain regulations apply only to vessels of specified dimensions, types, or carrying specified cargo, etc.</w:t>
      </w:r>
    </w:p>
    <w:p w14:paraId="31C7740F" w14:textId="74650991" w:rsidR="00AC11F4" w:rsidRDefault="00AC11F4" w:rsidP="00AC11F4">
      <w:r>
        <w:t xml:space="preserve">This is modelled by first defining the relevant subset of vessels according to the dimension, type, cargo, etc., and then associating that subset to the appropriate feature or information type. The subset of vessels is modelled using the </w:t>
      </w:r>
      <w:r w:rsidRPr="001E4CE0">
        <w:rPr>
          <w:b/>
          <w:bCs/>
        </w:rPr>
        <w:t>Applicability</w:t>
      </w:r>
      <w:r>
        <w:t xml:space="preserve"> class, which contains attributes for the most common vessel characteristics used in nautical publications. These include measurements (length, beam, draught), type of cargo, displacement, etc. Constraints which cannot be modelled using the attributes of </w:t>
      </w:r>
      <w:r w:rsidRPr="001E4CE0">
        <w:rPr>
          <w:b/>
          <w:bCs/>
        </w:rPr>
        <w:t>Applicability</w:t>
      </w:r>
      <w:r>
        <w:t xml:space="preserve"> can be described in plain text in its </w:t>
      </w:r>
      <w:r w:rsidRPr="001E4CE0">
        <w:rPr>
          <w:b/>
          <w:bCs/>
        </w:rPr>
        <w:t>information</w:t>
      </w:r>
      <w:r>
        <w:t xml:space="preserve"> attribute.</w:t>
      </w:r>
    </w:p>
    <w:p w14:paraId="27E2149C" w14:textId="1ED44B57" w:rsidR="00AC11F4" w:rsidRDefault="00AC11F4" w:rsidP="00AC11F4">
      <w:r>
        <w:lastRenderedPageBreak/>
        <w:t xml:space="preserve">Conditions relating to vessel dimensions are modelled by the complex attribute </w:t>
      </w:r>
      <w:proofErr w:type="spellStart"/>
      <w:r w:rsidRPr="001E4CE0">
        <w:rPr>
          <w:b/>
          <w:bCs/>
        </w:rPr>
        <w:t>vesselsMeasurements</w:t>
      </w:r>
      <w:proofErr w:type="spellEnd"/>
      <w:r>
        <w:t>, which has sub-attributes for naming the dimension and indicating the limit (whether the condition applies to a vessel which exceeds or falls below the limit). For example, the combinations below describe the condition “length overall &gt; 50 m” (Condition 1) and “length overall &lt; 90 m” (Condition 2):</w:t>
      </w:r>
    </w:p>
    <w:p w14:paraId="0411948A" w14:textId="64C48D66" w:rsidR="001E4CE0" w:rsidRDefault="001E4CE0" w:rsidP="001E4CE0">
      <w:pPr>
        <w:pStyle w:val="Caption"/>
        <w:keepNext/>
      </w:pPr>
      <w:bookmarkStart w:id="413" w:name="_Ref119534524"/>
      <w:bookmarkEnd w:id="412"/>
      <w:r>
        <w:t xml:space="preserve">Table </w:t>
      </w:r>
      <w:ins w:id="414" w:author="Raphael Malyankar" w:date="2022-11-15T22:37:00Z">
        <w:r w:rsidR="00AC5C5D">
          <w:fldChar w:fldCharType="begin"/>
        </w:r>
        <w:r w:rsidR="00AC5C5D">
          <w:instrText xml:space="preserve"> STYLEREF 1 \s </w:instrText>
        </w:r>
      </w:ins>
      <w:r w:rsidR="00AC5C5D">
        <w:fldChar w:fldCharType="separate"/>
      </w:r>
      <w:r w:rsidR="00AC5C5D">
        <w:rPr>
          <w:noProof/>
        </w:rPr>
        <w:t>4</w:t>
      </w:r>
      <w:ins w:id="415" w:author="Raphael Malyankar" w:date="2022-11-15T22:37:00Z">
        <w:r w:rsidR="00AC5C5D">
          <w:fldChar w:fldCharType="end"/>
        </w:r>
        <w:r w:rsidR="00AC5C5D">
          <w:t>.</w:t>
        </w:r>
        <w:r w:rsidR="00AC5C5D">
          <w:fldChar w:fldCharType="begin"/>
        </w:r>
        <w:r w:rsidR="00AC5C5D">
          <w:instrText xml:space="preserve"> SEQ Table \* ARABIC \s 1 </w:instrText>
        </w:r>
      </w:ins>
      <w:r w:rsidR="00AC5C5D">
        <w:fldChar w:fldCharType="separate"/>
      </w:r>
      <w:ins w:id="416" w:author="Raphael Malyankar" w:date="2022-11-15T22:37:00Z">
        <w:r w:rsidR="00AC5C5D">
          <w:rPr>
            <w:noProof/>
          </w:rPr>
          <w:t>1</w:t>
        </w:r>
        <w:r w:rsidR="00AC5C5D">
          <w:fldChar w:fldCharType="end"/>
        </w:r>
      </w:ins>
      <w:bookmarkEnd w:id="413"/>
      <w:del w:id="417" w:author="Raphael Malyankar" w:date="2022-11-15T22:37:00Z">
        <w:r w:rsidDel="00AC5C5D">
          <w:fldChar w:fldCharType="begin"/>
        </w:r>
        <w:r w:rsidDel="00AC5C5D">
          <w:delInstrText xml:space="preserve"> STYLEREF 1 \s </w:delInstrText>
        </w:r>
        <w:r w:rsidDel="00AC5C5D">
          <w:fldChar w:fldCharType="separate"/>
        </w:r>
        <w:r w:rsidR="0082228C" w:rsidDel="00AC5C5D">
          <w:rPr>
            <w:noProof/>
          </w:rPr>
          <w:delText>4</w:delText>
        </w:r>
        <w:r w:rsidDel="00AC5C5D">
          <w:fldChar w:fldCharType="end"/>
        </w:r>
        <w:r w:rsidDel="00AC5C5D">
          <w:delText>.</w:delText>
        </w:r>
        <w:r w:rsidDel="00AC5C5D">
          <w:fldChar w:fldCharType="begin"/>
        </w:r>
        <w:r w:rsidDel="00AC5C5D">
          <w:delInstrText xml:space="preserve"> SEQ Table \* ARABIC \s 1 </w:delInstrText>
        </w:r>
        <w:r w:rsidDel="00AC5C5D">
          <w:fldChar w:fldCharType="separate"/>
        </w:r>
        <w:r w:rsidR="0082228C" w:rsidDel="00AC5C5D">
          <w:rPr>
            <w:noProof/>
          </w:rPr>
          <w:delText>1</w:delText>
        </w:r>
        <w:r w:rsidDel="00AC5C5D">
          <w:fldChar w:fldCharType="end"/>
        </w:r>
      </w:del>
      <w:r>
        <w:t xml:space="preserve"> - Conditions relating to vessel dimensions</w:t>
      </w:r>
    </w:p>
    <w:tbl>
      <w:tblPr>
        <w:tblStyle w:val="TableGrid"/>
        <w:tblW w:w="0" w:type="auto"/>
        <w:tblInd w:w="115" w:type="dxa"/>
        <w:tblCellMar>
          <w:top w:w="58" w:type="dxa"/>
          <w:left w:w="115" w:type="dxa"/>
          <w:bottom w:w="58" w:type="dxa"/>
          <w:right w:w="115" w:type="dxa"/>
        </w:tblCellMar>
        <w:tblLook w:val="04A0" w:firstRow="1" w:lastRow="0" w:firstColumn="1" w:lastColumn="0" w:noHBand="0" w:noVBand="1"/>
      </w:tblPr>
      <w:tblGrid>
        <w:gridCol w:w="2853"/>
        <w:gridCol w:w="1890"/>
        <w:gridCol w:w="1890"/>
        <w:gridCol w:w="1890"/>
      </w:tblGrid>
      <w:tr w:rsidR="001E4CE0" w:rsidRPr="0075712D" w14:paraId="7C085F3C" w14:textId="77777777" w:rsidTr="001E4CE0">
        <w:tc>
          <w:tcPr>
            <w:tcW w:w="2853" w:type="dxa"/>
          </w:tcPr>
          <w:p w14:paraId="68903964" w14:textId="77777777" w:rsidR="001E4CE0" w:rsidRPr="001E4CE0" w:rsidRDefault="001E4CE0" w:rsidP="001E4CE0">
            <w:pPr>
              <w:spacing w:after="0"/>
              <w:rPr>
                <w:sz w:val="18"/>
                <w:szCs w:val="18"/>
              </w:rPr>
            </w:pPr>
            <w:bookmarkStart w:id="418" w:name="_Hlk119616744"/>
          </w:p>
        </w:tc>
        <w:tc>
          <w:tcPr>
            <w:tcW w:w="1890" w:type="dxa"/>
          </w:tcPr>
          <w:p w14:paraId="7FF6A444" w14:textId="77777777" w:rsidR="001E4CE0" w:rsidRPr="001E4CE0" w:rsidRDefault="001E4CE0" w:rsidP="001E4CE0">
            <w:pPr>
              <w:spacing w:after="0"/>
              <w:rPr>
                <w:b/>
                <w:sz w:val="18"/>
                <w:szCs w:val="18"/>
              </w:rPr>
            </w:pPr>
            <w:r w:rsidRPr="001E4CE0">
              <w:rPr>
                <w:b/>
                <w:sz w:val="18"/>
                <w:szCs w:val="18"/>
              </w:rPr>
              <w:t>Condition 1</w:t>
            </w:r>
          </w:p>
        </w:tc>
        <w:tc>
          <w:tcPr>
            <w:tcW w:w="1890" w:type="dxa"/>
          </w:tcPr>
          <w:p w14:paraId="3408B6F8" w14:textId="77777777" w:rsidR="001E4CE0" w:rsidRPr="001E4CE0" w:rsidRDefault="001E4CE0" w:rsidP="001E4CE0">
            <w:pPr>
              <w:spacing w:after="0"/>
              <w:rPr>
                <w:b/>
                <w:sz w:val="18"/>
                <w:szCs w:val="18"/>
              </w:rPr>
            </w:pPr>
            <w:r w:rsidRPr="001E4CE0">
              <w:rPr>
                <w:b/>
                <w:sz w:val="18"/>
                <w:szCs w:val="18"/>
              </w:rPr>
              <w:t>Condition 2</w:t>
            </w:r>
          </w:p>
        </w:tc>
        <w:tc>
          <w:tcPr>
            <w:tcW w:w="1890" w:type="dxa"/>
          </w:tcPr>
          <w:p w14:paraId="4D602215" w14:textId="77777777" w:rsidR="001E4CE0" w:rsidRPr="001E4CE0" w:rsidRDefault="001E4CE0" w:rsidP="001E4CE0">
            <w:pPr>
              <w:spacing w:after="0"/>
              <w:rPr>
                <w:b/>
                <w:sz w:val="18"/>
                <w:szCs w:val="18"/>
              </w:rPr>
            </w:pPr>
            <w:r w:rsidRPr="001E4CE0">
              <w:rPr>
                <w:b/>
                <w:sz w:val="18"/>
                <w:szCs w:val="18"/>
              </w:rPr>
              <w:t>Condition 3</w:t>
            </w:r>
          </w:p>
        </w:tc>
      </w:tr>
      <w:tr w:rsidR="001E4CE0" w:rsidRPr="0075712D" w14:paraId="64695918" w14:textId="77777777" w:rsidTr="001E4CE0">
        <w:tc>
          <w:tcPr>
            <w:tcW w:w="2853" w:type="dxa"/>
          </w:tcPr>
          <w:p w14:paraId="683A784E" w14:textId="77777777" w:rsidR="001E4CE0" w:rsidRPr="001E4CE0" w:rsidRDefault="001E4CE0" w:rsidP="001E4CE0">
            <w:pPr>
              <w:spacing w:after="0"/>
              <w:rPr>
                <w:b/>
                <w:sz w:val="18"/>
                <w:szCs w:val="18"/>
              </w:rPr>
            </w:pPr>
            <w:bookmarkStart w:id="419" w:name="_Hlk119534621"/>
            <w:proofErr w:type="spellStart"/>
            <w:r w:rsidRPr="001E4CE0">
              <w:rPr>
                <w:b/>
                <w:sz w:val="18"/>
                <w:szCs w:val="18"/>
              </w:rPr>
              <w:t>vesselsCharacteristics</w:t>
            </w:r>
            <w:proofErr w:type="spellEnd"/>
          </w:p>
        </w:tc>
        <w:tc>
          <w:tcPr>
            <w:tcW w:w="1890" w:type="dxa"/>
          </w:tcPr>
          <w:p w14:paraId="26263DC0" w14:textId="77777777" w:rsidR="001E4CE0" w:rsidRPr="001E4CE0" w:rsidRDefault="001E4CE0" w:rsidP="001E4CE0">
            <w:pPr>
              <w:spacing w:after="0"/>
              <w:rPr>
                <w:sz w:val="18"/>
                <w:szCs w:val="18"/>
              </w:rPr>
            </w:pPr>
            <w:r w:rsidRPr="001E4CE0">
              <w:rPr>
                <w:sz w:val="18"/>
                <w:szCs w:val="18"/>
              </w:rPr>
              <w:t>length overall</w:t>
            </w:r>
          </w:p>
        </w:tc>
        <w:tc>
          <w:tcPr>
            <w:tcW w:w="1890" w:type="dxa"/>
          </w:tcPr>
          <w:p w14:paraId="241BBA6E" w14:textId="77777777" w:rsidR="001E4CE0" w:rsidRPr="001E4CE0" w:rsidRDefault="001E4CE0" w:rsidP="001E4CE0">
            <w:pPr>
              <w:spacing w:after="0"/>
              <w:rPr>
                <w:sz w:val="18"/>
                <w:szCs w:val="18"/>
              </w:rPr>
            </w:pPr>
            <w:r w:rsidRPr="001E4CE0">
              <w:rPr>
                <w:sz w:val="18"/>
                <w:szCs w:val="18"/>
              </w:rPr>
              <w:t>length overall</w:t>
            </w:r>
          </w:p>
        </w:tc>
        <w:tc>
          <w:tcPr>
            <w:tcW w:w="1890" w:type="dxa"/>
          </w:tcPr>
          <w:p w14:paraId="56CBD2F8" w14:textId="77777777" w:rsidR="001E4CE0" w:rsidRPr="001E4CE0" w:rsidRDefault="001E4CE0" w:rsidP="001E4CE0">
            <w:pPr>
              <w:spacing w:after="0"/>
              <w:rPr>
                <w:sz w:val="18"/>
                <w:szCs w:val="18"/>
              </w:rPr>
            </w:pPr>
            <w:r w:rsidRPr="001E4CE0">
              <w:rPr>
                <w:sz w:val="18"/>
                <w:szCs w:val="18"/>
              </w:rPr>
              <w:t>breadth</w:t>
            </w:r>
          </w:p>
        </w:tc>
      </w:tr>
      <w:tr w:rsidR="001E4CE0" w:rsidRPr="0075712D" w:rsidDel="0080046E" w14:paraId="730B9053" w14:textId="0E342326" w:rsidTr="001E4CE0">
        <w:trPr>
          <w:del w:id="420" w:author="Raphael Malyankar" w:date="2022-11-17T22:37:00Z"/>
        </w:trPr>
        <w:tc>
          <w:tcPr>
            <w:tcW w:w="2853" w:type="dxa"/>
          </w:tcPr>
          <w:p w14:paraId="388BE83A" w14:textId="3CFBF838" w:rsidR="001E4CE0" w:rsidRPr="001E4CE0" w:rsidDel="0080046E" w:rsidRDefault="001E4CE0" w:rsidP="001E4CE0">
            <w:pPr>
              <w:spacing w:after="0"/>
              <w:rPr>
                <w:del w:id="421" w:author="Raphael Malyankar" w:date="2022-11-17T22:37:00Z"/>
                <w:b/>
                <w:sz w:val="18"/>
                <w:szCs w:val="18"/>
              </w:rPr>
            </w:pPr>
            <w:del w:id="422" w:author="Raphael Malyankar" w:date="2022-11-17T22:37:00Z">
              <w:r w:rsidRPr="001E4CE0" w:rsidDel="0080046E">
                <w:rPr>
                  <w:b/>
                  <w:sz w:val="18"/>
                  <w:szCs w:val="18"/>
                </w:rPr>
                <w:delText>vesselsCharacteristicsUnit</w:delText>
              </w:r>
            </w:del>
          </w:p>
        </w:tc>
        <w:tc>
          <w:tcPr>
            <w:tcW w:w="1890" w:type="dxa"/>
          </w:tcPr>
          <w:p w14:paraId="6A58D23C" w14:textId="08F2DA7E" w:rsidR="001E4CE0" w:rsidRPr="001E4CE0" w:rsidDel="0080046E" w:rsidRDefault="001E4CE0" w:rsidP="001E4CE0">
            <w:pPr>
              <w:spacing w:after="0"/>
              <w:rPr>
                <w:del w:id="423" w:author="Raphael Malyankar" w:date="2022-11-17T22:37:00Z"/>
                <w:sz w:val="18"/>
                <w:szCs w:val="18"/>
              </w:rPr>
            </w:pPr>
            <w:del w:id="424" w:author="Raphael Malyankar" w:date="2022-11-17T22:37:00Z">
              <w:r w:rsidRPr="001E4CE0" w:rsidDel="0080046E">
                <w:rPr>
                  <w:sz w:val="18"/>
                  <w:szCs w:val="18"/>
                </w:rPr>
                <w:delText>metre</w:delText>
              </w:r>
            </w:del>
          </w:p>
        </w:tc>
        <w:tc>
          <w:tcPr>
            <w:tcW w:w="1890" w:type="dxa"/>
          </w:tcPr>
          <w:p w14:paraId="6C86277A" w14:textId="1BFF42ED" w:rsidR="001E4CE0" w:rsidRPr="001E4CE0" w:rsidDel="0080046E" w:rsidRDefault="001E4CE0" w:rsidP="001E4CE0">
            <w:pPr>
              <w:spacing w:after="0"/>
              <w:rPr>
                <w:del w:id="425" w:author="Raphael Malyankar" w:date="2022-11-17T22:37:00Z"/>
                <w:sz w:val="18"/>
                <w:szCs w:val="18"/>
              </w:rPr>
            </w:pPr>
            <w:del w:id="426" w:author="Raphael Malyankar" w:date="2022-11-17T22:37:00Z">
              <w:r w:rsidRPr="001E4CE0" w:rsidDel="0080046E">
                <w:rPr>
                  <w:sz w:val="18"/>
                  <w:szCs w:val="18"/>
                </w:rPr>
                <w:delText>metre</w:delText>
              </w:r>
            </w:del>
          </w:p>
        </w:tc>
        <w:tc>
          <w:tcPr>
            <w:tcW w:w="1890" w:type="dxa"/>
          </w:tcPr>
          <w:p w14:paraId="71A571CC" w14:textId="538AC854" w:rsidR="001E4CE0" w:rsidRPr="001E4CE0" w:rsidDel="0080046E" w:rsidRDefault="001E4CE0" w:rsidP="001E4CE0">
            <w:pPr>
              <w:spacing w:after="0"/>
              <w:rPr>
                <w:del w:id="427" w:author="Raphael Malyankar" w:date="2022-11-17T22:37:00Z"/>
                <w:sz w:val="18"/>
                <w:szCs w:val="18"/>
              </w:rPr>
            </w:pPr>
            <w:del w:id="428" w:author="Raphael Malyankar" w:date="2022-11-17T22:37:00Z">
              <w:r w:rsidRPr="001E4CE0" w:rsidDel="0080046E">
                <w:rPr>
                  <w:sz w:val="18"/>
                  <w:szCs w:val="18"/>
                </w:rPr>
                <w:delText>metre</w:delText>
              </w:r>
            </w:del>
          </w:p>
        </w:tc>
      </w:tr>
      <w:tr w:rsidR="001E4CE0" w:rsidRPr="0075712D" w14:paraId="7A861459" w14:textId="77777777" w:rsidTr="001E4CE0">
        <w:tc>
          <w:tcPr>
            <w:tcW w:w="2853" w:type="dxa"/>
          </w:tcPr>
          <w:p w14:paraId="1DACABAD" w14:textId="77777777" w:rsidR="001E4CE0" w:rsidRPr="001E4CE0" w:rsidRDefault="001E4CE0" w:rsidP="001E4CE0">
            <w:pPr>
              <w:spacing w:after="0"/>
              <w:rPr>
                <w:b/>
                <w:sz w:val="18"/>
                <w:szCs w:val="18"/>
              </w:rPr>
            </w:pPr>
            <w:proofErr w:type="spellStart"/>
            <w:r w:rsidRPr="001E4CE0">
              <w:rPr>
                <w:b/>
                <w:sz w:val="18"/>
                <w:szCs w:val="18"/>
              </w:rPr>
              <w:t>comparisonOperator</w:t>
            </w:r>
            <w:proofErr w:type="spellEnd"/>
          </w:p>
        </w:tc>
        <w:tc>
          <w:tcPr>
            <w:tcW w:w="1890" w:type="dxa"/>
          </w:tcPr>
          <w:p w14:paraId="0442D881" w14:textId="77777777" w:rsidR="001E4CE0" w:rsidRPr="001E4CE0" w:rsidRDefault="001E4CE0" w:rsidP="001E4CE0">
            <w:pPr>
              <w:spacing w:after="0"/>
              <w:rPr>
                <w:sz w:val="18"/>
                <w:szCs w:val="18"/>
              </w:rPr>
            </w:pPr>
            <w:r w:rsidRPr="001E4CE0">
              <w:rPr>
                <w:sz w:val="18"/>
                <w:szCs w:val="18"/>
              </w:rPr>
              <w:t>greater than</w:t>
            </w:r>
          </w:p>
        </w:tc>
        <w:tc>
          <w:tcPr>
            <w:tcW w:w="1890" w:type="dxa"/>
          </w:tcPr>
          <w:p w14:paraId="13787960" w14:textId="77777777" w:rsidR="001E4CE0" w:rsidRPr="001E4CE0" w:rsidRDefault="001E4CE0" w:rsidP="001E4CE0">
            <w:pPr>
              <w:spacing w:after="0"/>
              <w:rPr>
                <w:sz w:val="18"/>
                <w:szCs w:val="18"/>
              </w:rPr>
            </w:pPr>
            <w:r w:rsidRPr="001E4CE0">
              <w:rPr>
                <w:sz w:val="18"/>
                <w:szCs w:val="18"/>
              </w:rPr>
              <w:t>less than</w:t>
            </w:r>
          </w:p>
        </w:tc>
        <w:tc>
          <w:tcPr>
            <w:tcW w:w="1890" w:type="dxa"/>
          </w:tcPr>
          <w:p w14:paraId="0FD5074F" w14:textId="77777777" w:rsidR="001E4CE0" w:rsidRPr="001E4CE0" w:rsidRDefault="001E4CE0" w:rsidP="001E4CE0">
            <w:pPr>
              <w:spacing w:after="0"/>
              <w:rPr>
                <w:sz w:val="18"/>
                <w:szCs w:val="18"/>
              </w:rPr>
            </w:pPr>
            <w:r w:rsidRPr="001E4CE0">
              <w:rPr>
                <w:sz w:val="18"/>
                <w:szCs w:val="18"/>
              </w:rPr>
              <w:t>greater than</w:t>
            </w:r>
          </w:p>
        </w:tc>
      </w:tr>
      <w:tr w:rsidR="001E4CE0" w:rsidRPr="0075712D" w14:paraId="7B8DCBA2" w14:textId="77777777" w:rsidTr="001E4CE0">
        <w:tc>
          <w:tcPr>
            <w:tcW w:w="2853" w:type="dxa"/>
          </w:tcPr>
          <w:p w14:paraId="04C79272" w14:textId="77777777" w:rsidR="001E4CE0" w:rsidRPr="001E4CE0" w:rsidRDefault="001E4CE0" w:rsidP="001E4CE0">
            <w:pPr>
              <w:spacing w:after="0"/>
              <w:rPr>
                <w:b/>
                <w:sz w:val="18"/>
                <w:szCs w:val="18"/>
              </w:rPr>
            </w:pPr>
            <w:proofErr w:type="spellStart"/>
            <w:r w:rsidRPr="001E4CE0">
              <w:rPr>
                <w:b/>
                <w:sz w:val="18"/>
                <w:szCs w:val="18"/>
              </w:rPr>
              <w:t>vesselsCharacteristicsValue</w:t>
            </w:r>
            <w:proofErr w:type="spellEnd"/>
          </w:p>
        </w:tc>
        <w:tc>
          <w:tcPr>
            <w:tcW w:w="1890" w:type="dxa"/>
          </w:tcPr>
          <w:p w14:paraId="7749D97B" w14:textId="77777777" w:rsidR="001E4CE0" w:rsidRPr="001E4CE0" w:rsidRDefault="001E4CE0" w:rsidP="001E4CE0">
            <w:pPr>
              <w:spacing w:after="0"/>
              <w:rPr>
                <w:sz w:val="18"/>
                <w:szCs w:val="18"/>
              </w:rPr>
            </w:pPr>
            <w:r w:rsidRPr="001E4CE0">
              <w:rPr>
                <w:sz w:val="18"/>
                <w:szCs w:val="18"/>
              </w:rPr>
              <w:t>50</w:t>
            </w:r>
          </w:p>
        </w:tc>
        <w:tc>
          <w:tcPr>
            <w:tcW w:w="1890" w:type="dxa"/>
          </w:tcPr>
          <w:p w14:paraId="67293B1E" w14:textId="77777777" w:rsidR="001E4CE0" w:rsidRPr="001E4CE0" w:rsidRDefault="001E4CE0" w:rsidP="001E4CE0">
            <w:pPr>
              <w:spacing w:after="0"/>
              <w:rPr>
                <w:sz w:val="18"/>
                <w:szCs w:val="18"/>
              </w:rPr>
            </w:pPr>
            <w:r w:rsidRPr="001E4CE0">
              <w:rPr>
                <w:sz w:val="18"/>
                <w:szCs w:val="18"/>
              </w:rPr>
              <w:t>90</w:t>
            </w:r>
          </w:p>
        </w:tc>
        <w:tc>
          <w:tcPr>
            <w:tcW w:w="1890" w:type="dxa"/>
          </w:tcPr>
          <w:p w14:paraId="33CDDC6B" w14:textId="77777777" w:rsidR="001E4CE0" w:rsidRPr="001E4CE0" w:rsidRDefault="001E4CE0" w:rsidP="001E4CE0">
            <w:pPr>
              <w:keepNext/>
              <w:spacing w:after="0"/>
              <w:rPr>
                <w:sz w:val="18"/>
                <w:szCs w:val="18"/>
              </w:rPr>
            </w:pPr>
            <w:r w:rsidRPr="001E4CE0">
              <w:rPr>
                <w:sz w:val="18"/>
                <w:szCs w:val="18"/>
              </w:rPr>
              <w:t>20</w:t>
            </w:r>
          </w:p>
        </w:tc>
      </w:tr>
      <w:tr w:rsidR="0080046E" w:rsidRPr="0075712D" w14:paraId="0FF57F30" w14:textId="77777777" w:rsidTr="001E4CE0">
        <w:trPr>
          <w:ins w:id="429" w:author="Raphael Malyankar" w:date="2022-11-17T22:36:00Z"/>
        </w:trPr>
        <w:tc>
          <w:tcPr>
            <w:tcW w:w="2853" w:type="dxa"/>
          </w:tcPr>
          <w:p w14:paraId="528954AC" w14:textId="15BE9A0A" w:rsidR="0080046E" w:rsidRPr="001E4CE0" w:rsidRDefault="0080046E" w:rsidP="0080046E">
            <w:pPr>
              <w:spacing w:after="0"/>
              <w:rPr>
                <w:ins w:id="430" w:author="Raphael Malyankar" w:date="2022-11-17T22:36:00Z"/>
                <w:b/>
                <w:sz w:val="18"/>
                <w:szCs w:val="18"/>
              </w:rPr>
            </w:pPr>
            <w:proofErr w:type="spellStart"/>
            <w:ins w:id="431" w:author="Raphael Malyankar" w:date="2022-11-17T22:37:00Z">
              <w:r w:rsidRPr="001E4CE0">
                <w:rPr>
                  <w:b/>
                  <w:sz w:val="18"/>
                  <w:szCs w:val="18"/>
                </w:rPr>
                <w:t>vesselsCharacteristicsUnit</w:t>
              </w:r>
            </w:ins>
            <w:proofErr w:type="spellEnd"/>
          </w:p>
        </w:tc>
        <w:tc>
          <w:tcPr>
            <w:tcW w:w="1890" w:type="dxa"/>
          </w:tcPr>
          <w:p w14:paraId="798227D8" w14:textId="4C283D9C" w:rsidR="0080046E" w:rsidRPr="001E4CE0" w:rsidRDefault="0080046E" w:rsidP="0080046E">
            <w:pPr>
              <w:spacing w:after="0"/>
              <w:rPr>
                <w:ins w:id="432" w:author="Raphael Malyankar" w:date="2022-11-17T22:36:00Z"/>
                <w:sz w:val="18"/>
                <w:szCs w:val="18"/>
              </w:rPr>
            </w:pPr>
            <w:ins w:id="433" w:author="Raphael Malyankar" w:date="2022-11-17T22:37:00Z">
              <w:r w:rsidRPr="001E4CE0">
                <w:rPr>
                  <w:sz w:val="18"/>
                  <w:szCs w:val="18"/>
                </w:rPr>
                <w:t>metre</w:t>
              </w:r>
            </w:ins>
          </w:p>
        </w:tc>
        <w:tc>
          <w:tcPr>
            <w:tcW w:w="1890" w:type="dxa"/>
          </w:tcPr>
          <w:p w14:paraId="113F86C1" w14:textId="3ED06A8E" w:rsidR="0080046E" w:rsidRPr="001E4CE0" w:rsidRDefault="0080046E" w:rsidP="0080046E">
            <w:pPr>
              <w:spacing w:after="0"/>
              <w:rPr>
                <w:ins w:id="434" w:author="Raphael Malyankar" w:date="2022-11-17T22:36:00Z"/>
                <w:sz w:val="18"/>
                <w:szCs w:val="18"/>
              </w:rPr>
            </w:pPr>
            <w:ins w:id="435" w:author="Raphael Malyankar" w:date="2022-11-17T22:37:00Z">
              <w:r w:rsidRPr="001E4CE0">
                <w:rPr>
                  <w:sz w:val="18"/>
                  <w:szCs w:val="18"/>
                </w:rPr>
                <w:t>metre</w:t>
              </w:r>
            </w:ins>
          </w:p>
        </w:tc>
        <w:tc>
          <w:tcPr>
            <w:tcW w:w="1890" w:type="dxa"/>
          </w:tcPr>
          <w:p w14:paraId="4D214233" w14:textId="5C949E1B" w:rsidR="0080046E" w:rsidRPr="001E4CE0" w:rsidRDefault="0080046E" w:rsidP="0080046E">
            <w:pPr>
              <w:keepNext/>
              <w:spacing w:after="0"/>
              <w:rPr>
                <w:ins w:id="436" w:author="Raphael Malyankar" w:date="2022-11-17T22:36:00Z"/>
                <w:sz w:val="18"/>
                <w:szCs w:val="18"/>
              </w:rPr>
            </w:pPr>
            <w:ins w:id="437" w:author="Raphael Malyankar" w:date="2022-11-17T22:37:00Z">
              <w:r w:rsidRPr="001E4CE0">
                <w:rPr>
                  <w:sz w:val="18"/>
                  <w:szCs w:val="18"/>
                </w:rPr>
                <w:t>metre</w:t>
              </w:r>
            </w:ins>
          </w:p>
        </w:tc>
      </w:tr>
      <w:bookmarkEnd w:id="418"/>
      <w:bookmarkEnd w:id="419"/>
    </w:tbl>
    <w:p w14:paraId="275F4C51" w14:textId="77777777" w:rsidR="001E4CE0" w:rsidRDefault="001E4CE0" w:rsidP="001E4CE0"/>
    <w:p w14:paraId="3201199F" w14:textId="0DFF8D5B" w:rsidR="001E4CE0" w:rsidRDefault="001E4CE0" w:rsidP="001E4CE0">
      <w:bookmarkStart w:id="438" w:name="_Hlk119618135"/>
      <w:r>
        <w:t xml:space="preserve">The </w:t>
      </w:r>
      <w:proofErr w:type="spellStart"/>
      <w:r w:rsidRPr="001E4CE0">
        <w:rPr>
          <w:b/>
          <w:bCs/>
        </w:rPr>
        <w:t>logicalConnectives</w:t>
      </w:r>
      <w:proofErr w:type="spellEnd"/>
      <w:r>
        <w:t xml:space="preserve"> attribute is used to indicate how to interpret the case where multiple conditions are encoded using attributes of measurements - whether the conditions described by condition attributes are cumulative (conjunctive, AND) or alternatives (disjunctive, OR). A </w:t>
      </w:r>
      <w:proofErr w:type="spellStart"/>
      <w:r w:rsidRPr="001E4CE0">
        <w:rPr>
          <w:b/>
          <w:bCs/>
        </w:rPr>
        <w:t>logicalConnectives</w:t>
      </w:r>
      <w:proofErr w:type="spellEnd"/>
      <w:r>
        <w:t xml:space="preserve">=AND combined with Conditions 1 and 2 above describes a vessel of length between 50 and 90 metres; </w:t>
      </w:r>
      <w:proofErr w:type="spellStart"/>
      <w:r w:rsidRPr="001E4CE0">
        <w:rPr>
          <w:b/>
          <w:bCs/>
        </w:rPr>
        <w:t>logicalConnectives</w:t>
      </w:r>
      <w:proofErr w:type="spellEnd"/>
      <w:r>
        <w:t>=OR combined with conditions 1 and 3 describes a vessel of length greater than 50 metres or beam greater than 20 metres.</w:t>
      </w:r>
    </w:p>
    <w:p w14:paraId="20543831" w14:textId="0D30C711" w:rsidR="001E4CE0" w:rsidRDefault="001E4CE0" w:rsidP="001E4CE0">
      <w:r>
        <w:t xml:space="preserve">This modelling cannot represent subsets defined by both AND </w:t>
      </w:r>
      <w:proofErr w:type="spellStart"/>
      <w:r>
        <w:t>and</w:t>
      </w:r>
      <w:proofErr w:type="spellEnd"/>
      <w:r>
        <w:t xml:space="preserve"> OR combinations of conditions, but it is always possible to convert such complex conditions into multiple combinations each using only AND (‘conjunctive normal form’) or </w:t>
      </w:r>
      <w:proofErr w:type="spellStart"/>
      <w:r>
        <w:t>OR</w:t>
      </w:r>
      <w:proofErr w:type="spellEnd"/>
      <w:r>
        <w:t xml:space="preserve"> (‘disjunctive normal form’), and model the subset using more than one </w:t>
      </w:r>
      <w:r w:rsidRPr="001E4CE0">
        <w:rPr>
          <w:b/>
          <w:bCs/>
        </w:rPr>
        <w:t>Applicability</w:t>
      </w:r>
      <w:r>
        <w:t xml:space="preserve"> object.</w:t>
      </w:r>
      <w:ins w:id="439" w:author="Raphael Malyankar" w:date="2022-11-17T23:25:00Z">
        <w:r w:rsidR="00207450">
          <w:t xml:space="preserve"> Mul</w:t>
        </w:r>
      </w:ins>
      <w:ins w:id="440" w:author="Raphael Malyankar" w:date="2022-11-17T23:26:00Z">
        <w:r w:rsidR="00207450">
          <w:t xml:space="preserve">tiple instances of Applicability associated to the same feature or information type </w:t>
        </w:r>
      </w:ins>
      <w:ins w:id="441" w:author="Raphael Malyankar" w:date="2022-11-17T23:27:00Z">
        <w:r w:rsidR="00207450">
          <w:t>are</w:t>
        </w:r>
      </w:ins>
      <w:ins w:id="442" w:author="Raphael Malyankar" w:date="2022-11-17T23:26:00Z">
        <w:r w:rsidR="00207450">
          <w:t xml:space="preserve"> interpreted as alternatives (inclusive </w:t>
        </w:r>
      </w:ins>
      <w:ins w:id="443" w:author="Raphael Malyankar" w:date="2022-11-17T23:27:00Z">
        <w:r w:rsidR="00207450">
          <w:t>OR).</w:t>
        </w:r>
      </w:ins>
    </w:p>
    <w:bookmarkEnd w:id="438"/>
    <w:p w14:paraId="515B1149" w14:textId="18FB7090" w:rsidR="001E4CE0" w:rsidRDefault="001E4CE0" w:rsidP="001E4CE0">
      <w:r>
        <w:fldChar w:fldCharType="begin"/>
      </w:r>
      <w:r>
        <w:instrText xml:space="preserve"> REF _Ref111765307 \h </w:instrText>
      </w:r>
      <w:r>
        <w:fldChar w:fldCharType="separate"/>
      </w:r>
      <w:r w:rsidR="0082228C">
        <w:t xml:space="preserve">Figure </w:t>
      </w:r>
      <w:r w:rsidR="0082228C">
        <w:rPr>
          <w:noProof/>
        </w:rPr>
        <w:t>4</w:t>
      </w:r>
      <w:r w:rsidR="0082228C">
        <w:t>.</w:t>
      </w:r>
      <w:r w:rsidR="0082228C">
        <w:rPr>
          <w:noProof/>
        </w:rPr>
        <w:t>15</w:t>
      </w:r>
      <w:r>
        <w:fldChar w:fldCharType="end"/>
      </w:r>
      <w:r>
        <w:t xml:space="preserve"> depicts the classes and attributes that can be used to define subsets of vessels according to specified characteristics.</w:t>
      </w:r>
    </w:p>
    <w:p w14:paraId="1A1800F9" w14:textId="77777777" w:rsidR="001E4CE0" w:rsidRPr="00AC11F4" w:rsidRDefault="001E4CE0" w:rsidP="00AC11F4"/>
    <w:p w14:paraId="4EC6E944" w14:textId="77777777" w:rsidR="00AC11F4" w:rsidRDefault="006251B4" w:rsidP="00AC11F4">
      <w:pPr>
        <w:keepNext/>
        <w:jc w:val="center"/>
      </w:pPr>
      <w:r>
        <w:rPr>
          <w:noProof/>
        </w:rPr>
        <w:lastRenderedPageBreak/>
        <w:drawing>
          <wp:inline distT="0" distB="0" distL="0" distR="0" wp14:anchorId="6F5D83EB" wp14:editId="337E6B27">
            <wp:extent cx="5770880" cy="3919842"/>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131 ShipCharacteristicSubsets.png"/>
                    <pic:cNvPicPr/>
                  </pic:nvPicPr>
                  <pic:blipFill>
                    <a:blip r:embed="rId40"/>
                    <a:stretch>
                      <a:fillRect/>
                    </a:stretch>
                  </pic:blipFill>
                  <pic:spPr>
                    <a:xfrm>
                      <a:off x="0" y="0"/>
                      <a:ext cx="5770880" cy="3919842"/>
                    </a:xfrm>
                    <a:prstGeom prst="rect">
                      <a:avLst/>
                    </a:prstGeom>
                  </pic:spPr>
                </pic:pic>
              </a:graphicData>
            </a:graphic>
          </wp:inline>
        </w:drawing>
      </w:r>
    </w:p>
    <w:p w14:paraId="07603E59" w14:textId="46D0B508" w:rsidR="002A6D43" w:rsidRDefault="00AC11F4" w:rsidP="00AC11F4">
      <w:pPr>
        <w:pStyle w:val="Caption"/>
        <w:jc w:val="center"/>
      </w:pPr>
      <w:bookmarkStart w:id="444" w:name="_Ref111765307"/>
      <w:r>
        <w:t xml:space="preserve">Figure </w:t>
      </w:r>
      <w:ins w:id="445"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46"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47" w:author="Raphael Malyankar" w:date="2022-11-04T16:52:00Z">
        <w:r w:rsidR="00C30215">
          <w:rPr>
            <w:noProof/>
          </w:rPr>
          <w:t>16</w:t>
        </w:r>
        <w:r w:rsidR="00C30215">
          <w:fldChar w:fldCharType="end"/>
        </w:r>
      </w:ins>
      <w:del w:id="448"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15</w:delText>
        </w:r>
        <w:r w:rsidR="008C4B28" w:rsidDel="00C30215">
          <w:fldChar w:fldCharType="end"/>
        </w:r>
      </w:del>
      <w:bookmarkEnd w:id="444"/>
      <w:r>
        <w:t xml:space="preserve"> - Vessel subsets characterised by cargo</w:t>
      </w:r>
      <w:r w:rsidR="001E4CE0">
        <w:t>,</w:t>
      </w:r>
      <w:r>
        <w:t xml:space="preserve"> dimensions</w:t>
      </w:r>
      <w:r w:rsidR="001E4CE0">
        <w:t xml:space="preserve"> and capabilities</w:t>
      </w:r>
    </w:p>
    <w:p w14:paraId="54042C06" w14:textId="3F19D246" w:rsidR="001E4CE0" w:rsidRDefault="001E4CE0" w:rsidP="001E4CE0"/>
    <w:p w14:paraId="194F4F18" w14:textId="5F35CF35" w:rsidR="001E4CE0" w:rsidRDefault="001E4CE0" w:rsidP="001E4CE0">
      <w:r>
        <w:t xml:space="preserve">Given the relevant subset of vessels, it can be associated to the appropriate feature, regulation, or report by a </w:t>
      </w:r>
      <w:proofErr w:type="spellStart"/>
      <w:r w:rsidRPr="001E4CE0">
        <w:rPr>
          <w:b/>
          <w:bCs/>
        </w:rPr>
        <w:t>PermissionType</w:t>
      </w:r>
      <w:proofErr w:type="spellEnd"/>
      <w:r>
        <w:t xml:space="preserve">, or </w:t>
      </w:r>
      <w:proofErr w:type="spellStart"/>
      <w:r w:rsidRPr="001E4CE0">
        <w:rPr>
          <w:b/>
          <w:bCs/>
        </w:rPr>
        <w:t>InclusionType</w:t>
      </w:r>
      <w:proofErr w:type="spellEnd"/>
      <w:r>
        <w:t xml:space="preserve"> association. These are association classes, whose single attribute models the nature of the relationship between the vessel subset and feature or information type. </w:t>
      </w:r>
      <w:r w:rsidR="003B6529">
        <w:fldChar w:fldCharType="begin"/>
      </w:r>
      <w:r w:rsidR="003B6529">
        <w:instrText xml:space="preserve"> REF _Ref111765713 \h </w:instrText>
      </w:r>
      <w:r w:rsidR="003B6529">
        <w:fldChar w:fldCharType="separate"/>
      </w:r>
      <w:r w:rsidR="0082228C">
        <w:t xml:space="preserve">Figure </w:t>
      </w:r>
      <w:r w:rsidR="0082228C">
        <w:rPr>
          <w:noProof/>
        </w:rPr>
        <w:t>4</w:t>
      </w:r>
      <w:r w:rsidR="0082228C">
        <w:t>.</w:t>
      </w:r>
      <w:r w:rsidR="0082228C">
        <w:rPr>
          <w:noProof/>
        </w:rPr>
        <w:t>16</w:t>
      </w:r>
      <w:r w:rsidR="003B6529">
        <w:fldChar w:fldCharType="end"/>
      </w:r>
      <w:r w:rsidR="003B6529">
        <w:t xml:space="preserve"> </w:t>
      </w:r>
      <w:r>
        <w:t xml:space="preserve">depicts the use of vessel subsets in </w:t>
      </w:r>
      <w:proofErr w:type="spellStart"/>
      <w:r w:rsidRPr="001E4CE0">
        <w:rPr>
          <w:b/>
          <w:bCs/>
        </w:rPr>
        <w:t>PermissionType</w:t>
      </w:r>
      <w:proofErr w:type="spellEnd"/>
      <w:r>
        <w:t xml:space="preserve"> or </w:t>
      </w:r>
      <w:proofErr w:type="spellStart"/>
      <w:r w:rsidRPr="001E4CE0">
        <w:rPr>
          <w:b/>
          <w:bCs/>
        </w:rPr>
        <w:t>InclusionType</w:t>
      </w:r>
      <w:proofErr w:type="spellEnd"/>
      <w:r>
        <w:t xml:space="preserve"> associations.</w:t>
      </w:r>
    </w:p>
    <w:p w14:paraId="3B1BF91A" w14:textId="115792B3" w:rsidR="001E4CE0" w:rsidRDefault="001E4CE0" w:rsidP="001E4CE0">
      <w:bookmarkStart w:id="449" w:name="_Hlk119620507"/>
      <w:r>
        <w:t xml:space="preserve">The association classes </w:t>
      </w:r>
      <w:proofErr w:type="spellStart"/>
      <w:r w:rsidRPr="001E4CE0">
        <w:rPr>
          <w:b/>
          <w:bCs/>
        </w:rPr>
        <w:t>PermissionType</w:t>
      </w:r>
      <w:proofErr w:type="spellEnd"/>
      <w:r>
        <w:t xml:space="preserve"> and </w:t>
      </w:r>
      <w:proofErr w:type="spellStart"/>
      <w:r w:rsidRPr="001E4CE0">
        <w:rPr>
          <w:b/>
          <w:bCs/>
        </w:rPr>
        <w:t>InclusionType</w:t>
      </w:r>
      <w:proofErr w:type="spellEnd"/>
      <w:r>
        <w:t xml:space="preserve"> basically characterize the relationship. For example:</w:t>
      </w:r>
    </w:p>
    <w:p w14:paraId="3B302560" w14:textId="5E9546C3" w:rsidR="001E4CE0" w:rsidRDefault="001E4CE0" w:rsidP="001E4CE0">
      <w:pPr>
        <w:pStyle w:val="ListParagraph"/>
        <w:numPr>
          <w:ilvl w:val="0"/>
          <w:numId w:val="40"/>
        </w:numPr>
      </w:pPr>
      <w:r>
        <w:t>A specified set of vessels is COVERED by a regulation and another set of vessels is EXEMPT from the regulation.</w:t>
      </w:r>
    </w:p>
    <w:p w14:paraId="1C022EF3" w14:textId="1DD4B021" w:rsidR="001E4CE0" w:rsidRDefault="001E4CE0" w:rsidP="001E4CE0">
      <w:pPr>
        <w:pStyle w:val="ListParagraph"/>
        <w:numPr>
          <w:ilvl w:val="0"/>
          <w:numId w:val="40"/>
        </w:numPr>
      </w:pPr>
      <w:r>
        <w:t xml:space="preserve">Vessels with specified cargo </w:t>
      </w:r>
      <w:r w:rsidR="003B6529">
        <w:t>and</w:t>
      </w:r>
      <w:r>
        <w:t xml:space="preserve"> dimensions MUST use a specified </w:t>
      </w:r>
      <w:r w:rsidR="003B6529">
        <w:t>berth</w:t>
      </w:r>
      <w:r>
        <w:t xml:space="preserve">, vessels of smaller dimensions are RECOMMENDED to use the </w:t>
      </w:r>
      <w:r w:rsidR="003B6529">
        <w:t>berth</w:t>
      </w:r>
      <w:r>
        <w:t xml:space="preserve">, and </w:t>
      </w:r>
      <w:r w:rsidR="00D15BD0">
        <w:t>naval transports</w:t>
      </w:r>
      <w:r>
        <w:t xml:space="preserve"> are EXEMPT from using the </w:t>
      </w:r>
      <w:r w:rsidR="00D15BD0">
        <w:t>berth</w:t>
      </w:r>
      <w:r>
        <w:t>.</w:t>
      </w:r>
    </w:p>
    <w:p w14:paraId="1ACFF0AE" w14:textId="77777777" w:rsidR="001E4CE0" w:rsidRDefault="001E4CE0" w:rsidP="001E4CE0">
      <w:r>
        <w:t>“COVERED” and “EXEMPT” are different kinds of relationship between different subsets of vessels characterized by different dimensional limits, etc., and a given regulation.</w:t>
      </w:r>
    </w:p>
    <w:p w14:paraId="5CA49714" w14:textId="3650F2DE" w:rsidR="001E4CE0" w:rsidRPr="001E4CE0" w:rsidRDefault="001E4CE0" w:rsidP="001E4CE0">
      <w:r>
        <w:t>“MUST use”, “RECOMMENDED to use”, and “EXEMPT from use” are relationships between different subsets of vessels characterized by different dimensional limits, etc., and a given feature or service.</w:t>
      </w:r>
    </w:p>
    <w:bookmarkEnd w:id="449"/>
    <w:p w14:paraId="216BA4EA" w14:textId="77777777" w:rsidR="006251B4" w:rsidRDefault="006251B4" w:rsidP="002A6D43"/>
    <w:p w14:paraId="348D4334" w14:textId="77777777" w:rsidR="00787649" w:rsidRDefault="006251B4" w:rsidP="00787649">
      <w:pPr>
        <w:keepNext/>
        <w:jc w:val="center"/>
      </w:pPr>
      <w:r>
        <w:rPr>
          <w:noProof/>
        </w:rPr>
        <w:lastRenderedPageBreak/>
        <w:drawing>
          <wp:inline distT="0" distB="0" distL="0" distR="0" wp14:anchorId="145735E5" wp14:editId="751AD980">
            <wp:extent cx="5770879" cy="3865147"/>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31 ApplicabilityAssociations.png"/>
                    <pic:cNvPicPr/>
                  </pic:nvPicPr>
                  <pic:blipFill>
                    <a:blip r:embed="rId41"/>
                    <a:stretch>
                      <a:fillRect/>
                    </a:stretch>
                  </pic:blipFill>
                  <pic:spPr>
                    <a:xfrm>
                      <a:off x="0" y="0"/>
                      <a:ext cx="5770879" cy="3865147"/>
                    </a:xfrm>
                    <a:prstGeom prst="rect">
                      <a:avLst/>
                    </a:prstGeom>
                  </pic:spPr>
                </pic:pic>
              </a:graphicData>
            </a:graphic>
          </wp:inline>
        </w:drawing>
      </w:r>
    </w:p>
    <w:p w14:paraId="121AF3D5" w14:textId="39A34477" w:rsidR="006251B4" w:rsidRDefault="00787649" w:rsidP="00787649">
      <w:pPr>
        <w:pStyle w:val="Caption"/>
        <w:jc w:val="center"/>
      </w:pPr>
      <w:bookmarkStart w:id="450" w:name="_Ref111765713"/>
      <w:r>
        <w:t xml:space="preserve">Figure </w:t>
      </w:r>
      <w:ins w:id="451"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52"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53" w:author="Raphael Malyankar" w:date="2022-11-04T16:52:00Z">
        <w:r w:rsidR="00C30215">
          <w:rPr>
            <w:noProof/>
          </w:rPr>
          <w:t>17</w:t>
        </w:r>
        <w:r w:rsidR="00C30215">
          <w:fldChar w:fldCharType="end"/>
        </w:r>
      </w:ins>
      <w:del w:id="454"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16</w:delText>
        </w:r>
        <w:r w:rsidR="008C4B28" w:rsidDel="00C30215">
          <w:fldChar w:fldCharType="end"/>
        </w:r>
      </w:del>
      <w:bookmarkEnd w:id="450"/>
      <w:r>
        <w:t xml:space="preserve"> - Applicability of rules, etc., to vessel categories</w:t>
      </w:r>
    </w:p>
    <w:p w14:paraId="5BABD167" w14:textId="77777777" w:rsidR="00787649" w:rsidRPr="00787649" w:rsidRDefault="00787649" w:rsidP="00787649"/>
    <w:p w14:paraId="050CF6C8" w14:textId="77777777" w:rsidR="00787649" w:rsidRDefault="00787649" w:rsidP="00787649">
      <w:proofErr w:type="spellStart"/>
      <w:r w:rsidRPr="00787649">
        <w:rPr>
          <w:b/>
          <w:bCs/>
        </w:rPr>
        <w:t>PermissionType</w:t>
      </w:r>
      <w:proofErr w:type="spellEnd"/>
      <w:r>
        <w:t xml:space="preserve"> links a feature to an </w:t>
      </w:r>
      <w:r w:rsidRPr="00787649">
        <w:rPr>
          <w:b/>
          <w:bCs/>
        </w:rPr>
        <w:t>Applicability</w:t>
      </w:r>
      <w:r>
        <w:t>, and models a requirement, recommendation or prohibition on entry into a feature, by the specified subset of vessels.</w:t>
      </w:r>
    </w:p>
    <w:p w14:paraId="63B73712" w14:textId="7A08DC4A" w:rsidR="00787649" w:rsidRDefault="00787649" w:rsidP="00787649">
      <w:r w:rsidRPr="00787649">
        <w:rPr>
          <w:b/>
          <w:bCs/>
        </w:rPr>
        <w:t>Inclusion</w:t>
      </w:r>
      <w:r>
        <w:t xml:space="preserve"> links a </w:t>
      </w:r>
      <w:r w:rsidRPr="00787649">
        <w:rPr>
          <w:b/>
          <w:bCs/>
        </w:rPr>
        <w:t>Regulation</w:t>
      </w:r>
      <w:r>
        <w:t xml:space="preserve">, </w:t>
      </w:r>
      <w:r w:rsidRPr="00787649">
        <w:rPr>
          <w:b/>
          <w:bCs/>
        </w:rPr>
        <w:t>Recommendation</w:t>
      </w:r>
      <w:r>
        <w:t xml:space="preserve">, </w:t>
      </w:r>
      <w:r w:rsidRPr="00787649">
        <w:rPr>
          <w:b/>
          <w:bCs/>
        </w:rPr>
        <w:t>Restriction</w:t>
      </w:r>
      <w:r>
        <w:t xml:space="preserve">, or </w:t>
      </w:r>
      <w:proofErr w:type="spellStart"/>
      <w:r w:rsidRPr="00787649">
        <w:rPr>
          <w:b/>
          <w:bCs/>
        </w:rPr>
        <w:t>NauticalInformation</w:t>
      </w:r>
      <w:proofErr w:type="spellEnd"/>
      <w:r>
        <w:t xml:space="preserve"> instance to a subset defined by an Applicability object, and indicates whether the content of the </w:t>
      </w:r>
      <w:r w:rsidRPr="00787649">
        <w:rPr>
          <w:b/>
          <w:bCs/>
        </w:rPr>
        <w:t>Regulation</w:t>
      </w:r>
      <w:r>
        <w:t>, etc., applies to the vessels (membership=included), or whether it explicitly does not apply (membership=excluded).</w:t>
      </w:r>
    </w:p>
    <w:p w14:paraId="06C89DDC" w14:textId="77777777" w:rsidR="00787649" w:rsidRDefault="00787649" w:rsidP="00787649">
      <w:r>
        <w:t>Informally:</w:t>
      </w:r>
    </w:p>
    <w:p w14:paraId="595CBF1C" w14:textId="77777777" w:rsidR="00787649" w:rsidRDefault="00787649" w:rsidP="00787649">
      <w:pPr>
        <w:ind w:left="346"/>
      </w:pPr>
      <w:r>
        <w:t>a)</w:t>
      </w:r>
      <w:r>
        <w:tab/>
      </w:r>
      <w:r w:rsidRPr="00787649">
        <w:rPr>
          <w:b/>
          <w:bCs/>
        </w:rPr>
        <w:t>Applicability</w:t>
      </w:r>
      <w:r>
        <w:t xml:space="preserve"> describes the set of vessels: i.e., who</w:t>
      </w:r>
    </w:p>
    <w:p w14:paraId="561C8C3B" w14:textId="77777777" w:rsidR="00787649" w:rsidRDefault="00787649" w:rsidP="00787649">
      <w:pPr>
        <w:ind w:left="346"/>
      </w:pPr>
      <w:r>
        <w:t>b)</w:t>
      </w:r>
      <w:r>
        <w:tab/>
      </w:r>
      <w:r w:rsidRPr="00787649">
        <w:rPr>
          <w:b/>
          <w:bCs/>
        </w:rPr>
        <w:t>Regulations</w:t>
      </w:r>
      <w:r>
        <w:t xml:space="preserve"> provides the text of the regulation: i.e., what</w:t>
      </w:r>
    </w:p>
    <w:p w14:paraId="203CA554" w14:textId="77777777" w:rsidR="00787649" w:rsidRDefault="00787649" w:rsidP="00787649">
      <w:pPr>
        <w:ind w:left="346"/>
      </w:pPr>
      <w:r>
        <w:t>c)</w:t>
      </w:r>
      <w:r>
        <w:tab/>
        <w:t xml:space="preserve">The association class </w:t>
      </w:r>
      <w:proofErr w:type="spellStart"/>
      <w:r w:rsidRPr="00787649">
        <w:rPr>
          <w:b/>
          <w:bCs/>
        </w:rPr>
        <w:t>InclusionType</w:t>
      </w:r>
      <w:proofErr w:type="spellEnd"/>
      <w:r>
        <w:t xml:space="preserve"> describes the relationship between who and what. That is, who “must (or can)” / “need not” do what.</w:t>
      </w:r>
    </w:p>
    <w:p w14:paraId="519F3E96" w14:textId="77777777" w:rsidR="00787649" w:rsidRDefault="00787649" w:rsidP="00787649">
      <w:r>
        <w:t>And:-</w:t>
      </w:r>
    </w:p>
    <w:p w14:paraId="6530EDBC" w14:textId="77777777" w:rsidR="00787649" w:rsidRDefault="00787649" w:rsidP="00787649">
      <w:pPr>
        <w:ind w:left="346"/>
      </w:pPr>
      <w:r>
        <w:t>d)</w:t>
      </w:r>
      <w:r>
        <w:tab/>
        <w:t>A geographic feature defines a location or physical facility: i.e., where</w:t>
      </w:r>
    </w:p>
    <w:p w14:paraId="25B04D22" w14:textId="211D3F0F" w:rsidR="006251B4" w:rsidRPr="002A6D43" w:rsidRDefault="00787649" w:rsidP="00787649">
      <w:pPr>
        <w:ind w:left="346"/>
      </w:pPr>
      <w:r>
        <w:t>e)</w:t>
      </w:r>
      <w:r>
        <w:tab/>
        <w:t xml:space="preserve">The association class </w:t>
      </w:r>
      <w:proofErr w:type="spellStart"/>
      <w:r>
        <w:t>PermissionType</w:t>
      </w:r>
      <w:proofErr w:type="spellEnd"/>
      <w:r>
        <w:t xml:space="preserve"> describes the relationship between who and where. That is, who can / must / should / need not use (or sail) where.</w:t>
      </w:r>
    </w:p>
    <w:p w14:paraId="04D450CD" w14:textId="7EBBA019" w:rsidR="00894DC6" w:rsidRDefault="00894DC6" w:rsidP="00C10880">
      <w:pPr>
        <w:pStyle w:val="Heading4"/>
      </w:pPr>
      <w:r>
        <w:t xml:space="preserve">Other uncategorized </w:t>
      </w:r>
      <w:r w:rsidR="00AF47FD">
        <w:t xml:space="preserve">supplementary </w:t>
      </w:r>
      <w:r>
        <w:t>information</w:t>
      </w:r>
    </w:p>
    <w:p w14:paraId="7EF9D6D0" w14:textId="44312A1E" w:rsidR="003B6529" w:rsidRPr="003B6529" w:rsidRDefault="003B6529" w:rsidP="003B6529">
      <w:r w:rsidRPr="003B6529">
        <w:t xml:space="preserve">The domain model also provides a method for attaching to any feature or information type data in the form of a text note, graphic, or Internet reference which cannot be categorized using an appropriate feature or information type. This consists of defining a </w:t>
      </w:r>
      <w:proofErr w:type="spellStart"/>
      <w:r w:rsidRPr="003B6529">
        <w:rPr>
          <w:b/>
          <w:bCs/>
        </w:rPr>
        <w:t>NauticalInformation</w:t>
      </w:r>
      <w:proofErr w:type="spellEnd"/>
      <w:r w:rsidRPr="003B6529">
        <w:t xml:space="preserve"> object and referencing it </w:t>
      </w:r>
      <w:r w:rsidRPr="003B6529">
        <w:lastRenderedPageBreak/>
        <w:t xml:space="preserve">from the feature or information type using the </w:t>
      </w:r>
      <w:proofErr w:type="spellStart"/>
      <w:r w:rsidRPr="003B6529">
        <w:rPr>
          <w:b/>
          <w:bCs/>
        </w:rPr>
        <w:t>AdditionalInformation</w:t>
      </w:r>
      <w:proofErr w:type="spellEnd"/>
      <w:r w:rsidRPr="003B6529">
        <w:t xml:space="preserve"> association. This method is intended to be a last resort and every effort should be made to use a more specific feature or information type to encode the information to be attached, including splitting the information in question across more than one type of feature or information object as needed and/or using the </w:t>
      </w:r>
      <w:proofErr w:type="spellStart"/>
      <w:r w:rsidRPr="003B6529">
        <w:rPr>
          <w:b/>
          <w:bCs/>
        </w:rPr>
        <w:t>AssociatedRxN</w:t>
      </w:r>
      <w:proofErr w:type="spellEnd"/>
      <w:r w:rsidRPr="003B6529">
        <w:t xml:space="preserve"> association instead of </w:t>
      </w:r>
      <w:proofErr w:type="spellStart"/>
      <w:r w:rsidRPr="003B6529">
        <w:rPr>
          <w:b/>
          <w:bCs/>
        </w:rPr>
        <w:t>AdditionalInformation</w:t>
      </w:r>
      <w:proofErr w:type="spellEnd"/>
      <w:r w:rsidRPr="003B6529">
        <w:t xml:space="preserve">, wherever the nature of the content allows it. See </w:t>
      </w:r>
      <w:r>
        <w:fldChar w:fldCharType="begin"/>
      </w:r>
      <w:r>
        <w:instrText xml:space="preserve"> REF _Ref111765682 \h </w:instrText>
      </w:r>
      <w:r>
        <w:fldChar w:fldCharType="separate"/>
      </w:r>
      <w:r w:rsidR="0082228C">
        <w:t xml:space="preserve">Figure </w:t>
      </w:r>
      <w:r w:rsidR="0082228C">
        <w:rPr>
          <w:noProof/>
        </w:rPr>
        <w:t>4</w:t>
      </w:r>
      <w:r w:rsidR="0082228C">
        <w:t>.</w:t>
      </w:r>
      <w:r w:rsidR="0082228C">
        <w:rPr>
          <w:noProof/>
        </w:rPr>
        <w:t>17</w:t>
      </w:r>
      <w:r>
        <w:fldChar w:fldCharType="end"/>
      </w:r>
      <w:r>
        <w:t>.</w:t>
      </w:r>
      <w:r w:rsidRPr="003B6529">
        <w:t>.</w:t>
      </w:r>
    </w:p>
    <w:p w14:paraId="74453AB9" w14:textId="77777777" w:rsidR="003B6529" w:rsidRDefault="006251B4" w:rsidP="003B6529">
      <w:pPr>
        <w:keepNext/>
        <w:jc w:val="center"/>
      </w:pPr>
      <w:r>
        <w:rPr>
          <w:noProof/>
        </w:rPr>
        <w:drawing>
          <wp:inline distT="0" distB="0" distL="0" distR="0" wp14:anchorId="27E950DD" wp14:editId="2AEE0D55">
            <wp:extent cx="5770880" cy="3330702"/>
            <wp:effectExtent l="0" t="0" r="12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131 SupplementaryInformation.png"/>
                    <pic:cNvPicPr/>
                  </pic:nvPicPr>
                  <pic:blipFill>
                    <a:blip r:embed="rId42"/>
                    <a:stretch>
                      <a:fillRect/>
                    </a:stretch>
                  </pic:blipFill>
                  <pic:spPr>
                    <a:xfrm>
                      <a:off x="0" y="0"/>
                      <a:ext cx="5770880" cy="3330702"/>
                    </a:xfrm>
                    <a:prstGeom prst="rect">
                      <a:avLst/>
                    </a:prstGeom>
                  </pic:spPr>
                </pic:pic>
              </a:graphicData>
            </a:graphic>
          </wp:inline>
        </w:drawing>
      </w:r>
    </w:p>
    <w:p w14:paraId="69F1F984" w14:textId="627782E7" w:rsidR="002A6D43" w:rsidRDefault="003B6529" w:rsidP="003B6529">
      <w:pPr>
        <w:pStyle w:val="Caption"/>
        <w:jc w:val="center"/>
      </w:pPr>
      <w:bookmarkStart w:id="455" w:name="_Ref111765682"/>
      <w:r>
        <w:t xml:space="preserve">Figure </w:t>
      </w:r>
      <w:ins w:id="456"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57"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58" w:author="Raphael Malyankar" w:date="2022-11-04T16:52:00Z">
        <w:r w:rsidR="00C30215">
          <w:rPr>
            <w:noProof/>
          </w:rPr>
          <w:t>18</w:t>
        </w:r>
        <w:r w:rsidR="00C30215">
          <w:fldChar w:fldCharType="end"/>
        </w:r>
      </w:ins>
      <w:del w:id="459"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17</w:delText>
        </w:r>
        <w:r w:rsidR="008C4B28" w:rsidDel="00C30215">
          <w:fldChar w:fldCharType="end"/>
        </w:r>
      </w:del>
      <w:bookmarkEnd w:id="455"/>
      <w:r>
        <w:t xml:space="preserve"> - </w:t>
      </w:r>
      <w:r w:rsidRPr="00B84FC4">
        <w:t>Attachment of uncategorizable information to any feature or information type</w:t>
      </w:r>
    </w:p>
    <w:p w14:paraId="336C3B64" w14:textId="77777777" w:rsidR="006251B4" w:rsidRPr="002A6D43" w:rsidRDefault="006251B4" w:rsidP="002A6D43"/>
    <w:p w14:paraId="6673385D" w14:textId="5291C4ED" w:rsidR="00C10880" w:rsidRDefault="00C10880" w:rsidP="00C10880">
      <w:pPr>
        <w:pStyle w:val="Heading4"/>
      </w:pPr>
      <w:r>
        <w:t>“Wrapper” complex attributes</w:t>
      </w:r>
    </w:p>
    <w:p w14:paraId="3D3C89EB" w14:textId="71FC2DCB" w:rsidR="006C7C32" w:rsidRPr="006C7C32" w:rsidRDefault="00D613D5" w:rsidP="006C7C32">
      <w:r>
        <w:t xml:space="preserve">S-131 provides a general method for encoding some kinds of information using “wrapper” attributes that are basically a named type of text content. The information is encoded in narrative form in a </w:t>
      </w:r>
      <w:proofErr w:type="spellStart"/>
      <w:r w:rsidRPr="00D613D5">
        <w:rPr>
          <w:b/>
          <w:bCs/>
        </w:rPr>
        <w:t>textContent</w:t>
      </w:r>
      <w:proofErr w:type="spellEnd"/>
      <w:r>
        <w:t xml:space="preserve"> sub-attribute, which provides a general way to encode textual information. </w:t>
      </w:r>
      <w:r>
        <w:fldChar w:fldCharType="begin"/>
      </w:r>
      <w:r>
        <w:instrText xml:space="preserve"> REF _Ref111765965 \h </w:instrText>
      </w:r>
      <w:r>
        <w:fldChar w:fldCharType="separate"/>
      </w:r>
      <w:r w:rsidR="0082228C">
        <w:t xml:space="preserve">Figure </w:t>
      </w:r>
      <w:r w:rsidR="0082228C">
        <w:rPr>
          <w:noProof/>
        </w:rPr>
        <w:t>4</w:t>
      </w:r>
      <w:r w:rsidR="0082228C">
        <w:t>.</w:t>
      </w:r>
      <w:r w:rsidR="0082228C">
        <w:rPr>
          <w:noProof/>
        </w:rPr>
        <w:t>18</w:t>
      </w:r>
      <w:r>
        <w:fldChar w:fldCharType="end"/>
      </w:r>
      <w:r>
        <w:t xml:space="preserve"> depicts the wrapper attributes.</w:t>
      </w:r>
    </w:p>
    <w:p w14:paraId="6E44FF26" w14:textId="77777777" w:rsidR="006C7C32" w:rsidRDefault="006251B4" w:rsidP="006C7C32">
      <w:pPr>
        <w:keepNext/>
        <w:jc w:val="center"/>
      </w:pPr>
      <w:r>
        <w:rPr>
          <w:noProof/>
        </w:rPr>
        <w:lastRenderedPageBreak/>
        <w:drawing>
          <wp:inline distT="0" distB="0" distL="0" distR="0" wp14:anchorId="2F12265F" wp14:editId="51DE0B85">
            <wp:extent cx="5562600" cy="331775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131 Wrapper Attributes.png"/>
                    <pic:cNvPicPr/>
                  </pic:nvPicPr>
                  <pic:blipFill>
                    <a:blip r:embed="rId43"/>
                    <a:stretch>
                      <a:fillRect/>
                    </a:stretch>
                  </pic:blipFill>
                  <pic:spPr>
                    <a:xfrm>
                      <a:off x="0" y="0"/>
                      <a:ext cx="5574439" cy="3324812"/>
                    </a:xfrm>
                    <a:prstGeom prst="rect">
                      <a:avLst/>
                    </a:prstGeom>
                  </pic:spPr>
                </pic:pic>
              </a:graphicData>
            </a:graphic>
          </wp:inline>
        </w:drawing>
      </w:r>
    </w:p>
    <w:p w14:paraId="3D25D823" w14:textId="584FD4BA" w:rsidR="00894DC6" w:rsidRDefault="006C7C32" w:rsidP="006C7C32">
      <w:pPr>
        <w:pStyle w:val="Caption"/>
        <w:jc w:val="center"/>
      </w:pPr>
      <w:bookmarkStart w:id="460" w:name="_Ref111765965"/>
      <w:r>
        <w:t xml:space="preserve">Figure </w:t>
      </w:r>
      <w:ins w:id="461"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62"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63" w:author="Raphael Malyankar" w:date="2022-11-04T16:52:00Z">
        <w:r w:rsidR="00C30215">
          <w:rPr>
            <w:noProof/>
          </w:rPr>
          <w:t>19</w:t>
        </w:r>
        <w:r w:rsidR="00C30215">
          <w:fldChar w:fldCharType="end"/>
        </w:r>
      </w:ins>
      <w:del w:id="464"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18</w:delText>
        </w:r>
        <w:r w:rsidR="008C4B28" w:rsidDel="00C30215">
          <w:fldChar w:fldCharType="end"/>
        </w:r>
      </w:del>
      <w:bookmarkEnd w:id="460"/>
      <w:r>
        <w:t xml:space="preserve"> - Wrapper Attributes</w:t>
      </w:r>
    </w:p>
    <w:p w14:paraId="2010EB1A" w14:textId="46941B68" w:rsidR="006C7C32" w:rsidRDefault="006C7C32" w:rsidP="00A566A2"/>
    <w:p w14:paraId="3AEC4836" w14:textId="2E72767C" w:rsidR="008D3E4B" w:rsidRDefault="008D3E4B" w:rsidP="008D3E4B">
      <w:pPr>
        <w:pStyle w:val="Heading4"/>
      </w:pPr>
      <w:r>
        <w:t>Feature relationships</w:t>
      </w:r>
    </w:p>
    <w:p w14:paraId="783851E7" w14:textId="1E82084E" w:rsidR="008D3E4B" w:rsidRDefault="008C4B28" w:rsidP="008C4B28">
      <w:r>
        <w:t xml:space="preserve">Feature relationships in S-131 are depicted in </w:t>
      </w:r>
      <w:r>
        <w:fldChar w:fldCharType="begin"/>
      </w:r>
      <w:r>
        <w:instrText xml:space="preserve"> REF _Ref111768095 \h </w:instrText>
      </w:r>
      <w:r>
        <w:fldChar w:fldCharType="separate"/>
      </w:r>
      <w:r w:rsidR="0082228C">
        <w:t xml:space="preserve">Figure </w:t>
      </w:r>
      <w:r w:rsidR="0082228C">
        <w:rPr>
          <w:noProof/>
        </w:rPr>
        <w:t>4</w:t>
      </w:r>
      <w:r w:rsidR="0082228C">
        <w:t>.</w:t>
      </w:r>
      <w:r w:rsidR="0082228C">
        <w:rPr>
          <w:noProof/>
        </w:rPr>
        <w:t>19</w:t>
      </w:r>
      <w:r>
        <w:fldChar w:fldCharType="end"/>
      </w:r>
      <w:r>
        <w:t>. The feature relationships can be generally characterized as follows:</w:t>
      </w:r>
    </w:p>
    <w:p w14:paraId="5EC0E2BC" w14:textId="4B683BAC" w:rsidR="008C4B28" w:rsidRDefault="008C4B28" w:rsidP="008C4B28">
      <w:proofErr w:type="spellStart"/>
      <w:r w:rsidRPr="004C5E80">
        <w:rPr>
          <w:b/>
          <w:bCs/>
        </w:rPr>
        <w:t>HarbourAreaAdministrative</w:t>
      </w:r>
      <w:proofErr w:type="spellEnd"/>
      <w:r>
        <w:t xml:space="preserve"> is the main feature that covers the whole port area. It is subdivided into zero or more sections modelled by </w:t>
      </w:r>
      <w:proofErr w:type="spellStart"/>
      <w:r w:rsidRPr="004C5E80">
        <w:rPr>
          <w:b/>
          <w:bCs/>
        </w:rPr>
        <w:t>HarbourAreaSection</w:t>
      </w:r>
      <w:proofErr w:type="spellEnd"/>
      <w:r>
        <w:t xml:space="preserve"> features (the </w:t>
      </w:r>
      <w:proofErr w:type="spellStart"/>
      <w:r w:rsidRPr="004C5E80">
        <w:rPr>
          <w:b/>
          <w:bCs/>
        </w:rPr>
        <w:t>LayoutDivision</w:t>
      </w:r>
      <w:proofErr w:type="spellEnd"/>
      <w:r>
        <w:t xml:space="preserve">) aggregation. </w:t>
      </w:r>
      <w:proofErr w:type="spellStart"/>
      <w:r w:rsidRPr="004C5E80">
        <w:rPr>
          <w:b/>
          <w:bCs/>
        </w:rPr>
        <w:t>HarbourAreaSection</w:t>
      </w:r>
      <w:proofErr w:type="spellEnd"/>
      <w:r>
        <w:t xml:space="preserve"> can be </w:t>
      </w:r>
      <w:r w:rsidR="000219BE">
        <w:t xml:space="preserve">further </w:t>
      </w:r>
      <w:r>
        <w:t xml:space="preserve">subdivided into </w:t>
      </w:r>
      <w:proofErr w:type="spellStart"/>
      <w:r w:rsidR="000219BE" w:rsidRPr="004C5E80">
        <w:rPr>
          <w:b/>
          <w:bCs/>
        </w:rPr>
        <w:t>WaterwayArea</w:t>
      </w:r>
      <w:proofErr w:type="spellEnd"/>
      <w:r w:rsidR="000219BE">
        <w:t xml:space="preserve">, </w:t>
      </w:r>
      <w:r w:rsidR="000219BE" w:rsidRPr="004C5E80">
        <w:rPr>
          <w:b/>
          <w:bCs/>
        </w:rPr>
        <w:t>Terminal</w:t>
      </w:r>
      <w:r w:rsidR="000219BE">
        <w:t xml:space="preserve">, </w:t>
      </w:r>
      <w:r w:rsidR="000219BE" w:rsidRPr="004C5E80">
        <w:rPr>
          <w:b/>
          <w:bCs/>
        </w:rPr>
        <w:t>Berth</w:t>
      </w:r>
      <w:r w:rsidR="000219BE">
        <w:t xml:space="preserve">, </w:t>
      </w:r>
      <w:proofErr w:type="spellStart"/>
      <w:r w:rsidR="000219BE" w:rsidRPr="004C5E80">
        <w:rPr>
          <w:b/>
          <w:bCs/>
        </w:rPr>
        <w:t>AnchorageArea</w:t>
      </w:r>
      <w:proofErr w:type="spellEnd"/>
      <w:r w:rsidR="000219BE">
        <w:t xml:space="preserve">, </w:t>
      </w:r>
      <w:proofErr w:type="spellStart"/>
      <w:r w:rsidR="000219BE" w:rsidRPr="004C5E80">
        <w:rPr>
          <w:b/>
          <w:bCs/>
        </w:rPr>
        <w:t>DockArea</w:t>
      </w:r>
      <w:proofErr w:type="spellEnd"/>
      <w:r w:rsidR="000219BE">
        <w:t xml:space="preserve">,  etc. The </w:t>
      </w:r>
      <w:r w:rsidR="000219BE" w:rsidRPr="004C5E80">
        <w:rPr>
          <w:b/>
          <w:bCs/>
        </w:rPr>
        <w:t>Terminal</w:t>
      </w:r>
      <w:r w:rsidR="000219BE">
        <w:t xml:space="preserve"> feature can also be subdivided into </w:t>
      </w:r>
      <w:r w:rsidR="000219BE" w:rsidRPr="004C5E80">
        <w:rPr>
          <w:b/>
          <w:bCs/>
        </w:rPr>
        <w:t>Berth</w:t>
      </w:r>
      <w:r w:rsidR="004C5E80">
        <w:t xml:space="preserve"> feature</w:t>
      </w:r>
      <w:r w:rsidR="000219BE">
        <w:t>s using the same association.</w:t>
      </w:r>
    </w:p>
    <w:p w14:paraId="4357AB50" w14:textId="2C6F7B83" w:rsidR="000219BE" w:rsidRDefault="000219BE" w:rsidP="008C4B28">
      <w:proofErr w:type="spellStart"/>
      <w:r w:rsidRPr="004C5E80">
        <w:rPr>
          <w:b/>
          <w:bCs/>
        </w:rPr>
        <w:t>HarbourAreaSection</w:t>
      </w:r>
      <w:proofErr w:type="spellEnd"/>
      <w:r>
        <w:t xml:space="preserve"> can also be subdivided into further features of the same class (the </w:t>
      </w:r>
      <w:proofErr w:type="spellStart"/>
      <w:r w:rsidRPr="004C5E80">
        <w:rPr>
          <w:b/>
          <w:bCs/>
        </w:rPr>
        <w:t>SubUnit</w:t>
      </w:r>
      <w:proofErr w:type="spellEnd"/>
      <w:r>
        <w:t xml:space="preserve"> self-association).</w:t>
      </w:r>
    </w:p>
    <w:p w14:paraId="100F7AF9" w14:textId="77777777" w:rsidR="004C5E80" w:rsidRDefault="000219BE" w:rsidP="008C4B28">
      <w:r>
        <w:t xml:space="preserve">Nominal positions of berths can be </w:t>
      </w:r>
      <w:r w:rsidR="004C5E80">
        <w:t xml:space="preserve">indicated by associating a </w:t>
      </w:r>
      <w:proofErr w:type="spellStart"/>
      <w:r w:rsidR="004C5E80" w:rsidRPr="004C5E80">
        <w:rPr>
          <w:b/>
          <w:bCs/>
        </w:rPr>
        <w:t>BerthPosition</w:t>
      </w:r>
      <w:proofErr w:type="spellEnd"/>
      <w:r w:rsidR="004C5E80">
        <w:t xml:space="preserve"> feature to </w:t>
      </w:r>
      <w:r w:rsidR="004C5E80" w:rsidRPr="004C5E80">
        <w:rPr>
          <w:b/>
          <w:bCs/>
        </w:rPr>
        <w:t>Berth</w:t>
      </w:r>
      <w:r w:rsidR="004C5E80">
        <w:t xml:space="preserve"> using the </w:t>
      </w:r>
      <w:r w:rsidR="004C5E80" w:rsidRPr="004C5E80">
        <w:rPr>
          <w:b/>
          <w:bCs/>
        </w:rPr>
        <w:t>Demarcation</w:t>
      </w:r>
      <w:r w:rsidR="004C5E80">
        <w:t xml:space="preserve"> association.</w:t>
      </w:r>
    </w:p>
    <w:p w14:paraId="4BE21FA4" w14:textId="0BB74ABB" w:rsidR="000219BE" w:rsidRDefault="004C5E80" w:rsidP="008C4B28">
      <w:r>
        <w:t xml:space="preserve">Berth positions and Anchor berths can be linked to a mooring facility using the </w:t>
      </w:r>
      <w:proofErr w:type="spellStart"/>
      <w:r w:rsidRPr="004C5E80">
        <w:rPr>
          <w:b/>
          <w:bCs/>
        </w:rPr>
        <w:t>PrimaryAuxiliaryFacility</w:t>
      </w:r>
      <w:proofErr w:type="spellEnd"/>
      <w:r>
        <w:t xml:space="preserve"> association.</w:t>
      </w:r>
    </w:p>
    <w:p w14:paraId="11BAB0B1" w14:textId="66D3498F" w:rsidR="004C5E80" w:rsidRDefault="00563B21" w:rsidP="008C4B28">
      <w:r>
        <w:t>P</w:t>
      </w:r>
      <w:r w:rsidR="004C5E80">
        <w:t xml:space="preserve">hysical infrastructure </w:t>
      </w:r>
      <w:r>
        <w:t>features in</w:t>
      </w:r>
      <w:r w:rsidR="004C5E80">
        <w:t xml:space="preserve"> a Terminal or </w:t>
      </w:r>
      <w:proofErr w:type="spellStart"/>
      <w:r w:rsidR="004C5E80" w:rsidRPr="00563B21">
        <w:rPr>
          <w:b/>
          <w:bCs/>
        </w:rPr>
        <w:t>HarbourAreaSection</w:t>
      </w:r>
      <w:proofErr w:type="spellEnd"/>
      <w:r w:rsidR="004C5E80">
        <w:t xml:space="preserve"> </w:t>
      </w:r>
      <w:r>
        <w:t xml:space="preserve">feature </w:t>
      </w:r>
      <w:r w:rsidR="004C5E80">
        <w:t xml:space="preserve">should be linked to its container </w:t>
      </w:r>
      <w:r w:rsidRPr="00563B21">
        <w:rPr>
          <w:b/>
          <w:bCs/>
        </w:rPr>
        <w:t>Terminal</w:t>
      </w:r>
      <w:r>
        <w:t xml:space="preserve"> or </w:t>
      </w:r>
      <w:proofErr w:type="spellStart"/>
      <w:r w:rsidR="004C5E80" w:rsidRPr="00563B21">
        <w:rPr>
          <w:b/>
          <w:bCs/>
        </w:rPr>
        <w:t>HarbourAreaSection</w:t>
      </w:r>
      <w:proofErr w:type="spellEnd"/>
      <w:r w:rsidR="004C5E80">
        <w:t xml:space="preserve"> by an </w:t>
      </w:r>
      <w:r w:rsidR="004C5E80" w:rsidRPr="00563B21">
        <w:rPr>
          <w:b/>
          <w:bCs/>
        </w:rPr>
        <w:t>Infrastructure</w:t>
      </w:r>
      <w:r w:rsidR="004C5E80">
        <w:t xml:space="preserve"> association. If there is an hierarchy of </w:t>
      </w:r>
      <w:r>
        <w:t xml:space="preserve">features </w:t>
      </w:r>
      <w:r w:rsidR="004C5E80">
        <w:t xml:space="preserve">containing the </w:t>
      </w:r>
      <w:r>
        <w:t>infrastructure</w:t>
      </w:r>
      <w:r w:rsidR="004C5E80">
        <w:t xml:space="preserve"> </w:t>
      </w:r>
      <w:r>
        <w:t xml:space="preserve">only </w:t>
      </w:r>
      <w:r w:rsidR="004C5E80">
        <w:t xml:space="preserve">the </w:t>
      </w:r>
      <w:r>
        <w:t>feature</w:t>
      </w:r>
      <w:r w:rsidR="004C5E80">
        <w:t xml:space="preserve"> at the lowest level of the hierarchy should be linked</w:t>
      </w:r>
      <w:r>
        <w:t xml:space="preserve"> to the infrastructure feature</w:t>
      </w:r>
      <w:r w:rsidR="004C5E80">
        <w:t>.</w:t>
      </w:r>
    </w:p>
    <w:p w14:paraId="52B9D541" w14:textId="633478C6" w:rsidR="00563B21" w:rsidRPr="008D3E4B" w:rsidRDefault="00563B21" w:rsidP="008C4B28">
      <w:r>
        <w:t xml:space="preserve">The outer limit of the whole harbour area can be associated to </w:t>
      </w:r>
      <w:proofErr w:type="spellStart"/>
      <w:r w:rsidRPr="00563B21">
        <w:rPr>
          <w:b/>
          <w:bCs/>
        </w:rPr>
        <w:t>HarbourAreaAdministrative</w:t>
      </w:r>
      <w:proofErr w:type="spellEnd"/>
      <w:r>
        <w:t xml:space="preserve"> feature using a </w:t>
      </w:r>
      <w:proofErr w:type="spellStart"/>
      <w:r w:rsidRPr="00563B21">
        <w:rPr>
          <w:b/>
          <w:bCs/>
        </w:rPr>
        <w:t>JurisdictionalLimit</w:t>
      </w:r>
      <w:proofErr w:type="spellEnd"/>
      <w:r>
        <w:t xml:space="preserve"> association.</w:t>
      </w:r>
    </w:p>
    <w:p w14:paraId="109A69B6" w14:textId="77777777" w:rsidR="008C4B28" w:rsidRDefault="008D3E4B" w:rsidP="008C4B28">
      <w:pPr>
        <w:keepNext/>
        <w:jc w:val="center"/>
      </w:pPr>
      <w:r>
        <w:rPr>
          <w:noProof/>
        </w:rPr>
        <w:lastRenderedPageBreak/>
        <w:drawing>
          <wp:inline distT="0" distB="0" distL="0" distR="0" wp14:anchorId="64576AA1" wp14:editId="6632E20B">
            <wp:extent cx="5684401" cy="3528248"/>
            <wp:effectExtent l="0" t="0" r="0" b="0"/>
            <wp:docPr id="267616" name="Picture 26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16" name="S-131 Feature Associations.png"/>
                    <pic:cNvPicPr/>
                  </pic:nvPicPr>
                  <pic:blipFill>
                    <a:blip r:embed="rId44"/>
                    <a:stretch>
                      <a:fillRect/>
                    </a:stretch>
                  </pic:blipFill>
                  <pic:spPr>
                    <a:xfrm>
                      <a:off x="0" y="0"/>
                      <a:ext cx="5684401" cy="3528248"/>
                    </a:xfrm>
                    <a:prstGeom prst="rect">
                      <a:avLst/>
                    </a:prstGeom>
                  </pic:spPr>
                </pic:pic>
              </a:graphicData>
            </a:graphic>
          </wp:inline>
        </w:drawing>
      </w:r>
    </w:p>
    <w:p w14:paraId="33A94DB3" w14:textId="5E195CF2" w:rsidR="008D3E4B" w:rsidRDefault="008C4B28" w:rsidP="008C4B28">
      <w:pPr>
        <w:pStyle w:val="Caption"/>
        <w:jc w:val="center"/>
      </w:pPr>
      <w:bookmarkStart w:id="465" w:name="_Ref111768095"/>
      <w:r>
        <w:t xml:space="preserve">Figure </w:t>
      </w:r>
      <w:ins w:id="466"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67"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68" w:author="Raphael Malyankar" w:date="2022-11-04T16:52:00Z">
        <w:r w:rsidR="00C30215">
          <w:rPr>
            <w:noProof/>
          </w:rPr>
          <w:t>20</w:t>
        </w:r>
        <w:r w:rsidR="00C30215">
          <w:fldChar w:fldCharType="end"/>
        </w:r>
      </w:ins>
      <w:del w:id="469" w:author="Raphael Malyankar" w:date="2022-11-04T16:52:00Z">
        <w:r w:rsidDel="00C30215">
          <w:fldChar w:fldCharType="begin"/>
        </w:r>
        <w:r w:rsidDel="00C30215">
          <w:delInstrText xml:space="preserve"> STYLEREF 1 \s </w:delInstrText>
        </w:r>
        <w:r w:rsidDel="00C30215">
          <w:fldChar w:fldCharType="separate"/>
        </w:r>
        <w:r w:rsidR="0082228C" w:rsidDel="00C30215">
          <w:rPr>
            <w:noProof/>
          </w:rPr>
          <w:delText>4</w:delText>
        </w:r>
        <w:r w:rsidDel="00C30215">
          <w:fldChar w:fldCharType="end"/>
        </w:r>
        <w:r w:rsidDel="00C30215">
          <w:delText>.</w:delText>
        </w:r>
        <w:r w:rsidDel="00C30215">
          <w:fldChar w:fldCharType="begin"/>
        </w:r>
        <w:r w:rsidDel="00C30215">
          <w:delInstrText xml:space="preserve"> SEQ Figure \* ARABIC \s 1 </w:delInstrText>
        </w:r>
        <w:r w:rsidDel="00C30215">
          <w:fldChar w:fldCharType="separate"/>
        </w:r>
        <w:r w:rsidR="0082228C" w:rsidDel="00C30215">
          <w:rPr>
            <w:noProof/>
          </w:rPr>
          <w:delText>19</w:delText>
        </w:r>
        <w:r w:rsidDel="00C30215">
          <w:fldChar w:fldCharType="end"/>
        </w:r>
      </w:del>
      <w:bookmarkEnd w:id="465"/>
      <w:r>
        <w:t xml:space="preserve"> - Relationships between geographic features</w:t>
      </w:r>
    </w:p>
    <w:p w14:paraId="7E88F2AD" w14:textId="77777777" w:rsidR="008D3E4B" w:rsidRPr="00A566A2" w:rsidRDefault="008D3E4B" w:rsidP="00A566A2"/>
    <w:p w14:paraId="5E2ECDE4" w14:textId="54198CD8" w:rsidR="00DE4AB9" w:rsidRDefault="00DE4AB9" w:rsidP="00DE4AB9">
      <w:pPr>
        <w:pStyle w:val="Heading3"/>
      </w:pPr>
      <w:bookmarkStart w:id="470" w:name="_Toc120228625"/>
      <w:r>
        <w:t>Meta Features</w:t>
      </w:r>
      <w:bookmarkEnd w:id="470"/>
    </w:p>
    <w:p w14:paraId="733D2504" w14:textId="5C5339D7" w:rsidR="00894DC6" w:rsidRDefault="00894DC6" w:rsidP="00894DC6">
      <w:r>
        <w:t>S-131 provides four meta-features:</w:t>
      </w:r>
    </w:p>
    <w:p w14:paraId="61D553AA" w14:textId="77777777" w:rsidR="00D613D5" w:rsidRDefault="00D613D5" w:rsidP="00D31F25">
      <w:pPr>
        <w:pStyle w:val="ListParagraph"/>
        <w:numPr>
          <w:ilvl w:val="0"/>
          <w:numId w:val="41"/>
        </w:numPr>
      </w:pPr>
      <w:proofErr w:type="spellStart"/>
      <w:r w:rsidRPr="00D31F25">
        <w:rPr>
          <w:b/>
          <w:bCs/>
        </w:rPr>
        <w:t>DataCoverage</w:t>
      </w:r>
      <w:proofErr w:type="spellEnd"/>
      <w:r>
        <w:t xml:space="preserve"> for describing areas in the cell that are populated with data. If the cell must include distant areas that are not part of the port area, such areas will generally be excluded from the </w:t>
      </w:r>
      <w:proofErr w:type="spellStart"/>
      <w:r w:rsidRPr="00D31F25">
        <w:rPr>
          <w:b/>
          <w:bCs/>
        </w:rPr>
        <w:t>DataCoverage</w:t>
      </w:r>
      <w:proofErr w:type="spellEnd"/>
      <w:r>
        <w:t xml:space="preserve"> feature(s).</w:t>
      </w:r>
    </w:p>
    <w:p w14:paraId="18DFD808" w14:textId="4410BB85" w:rsidR="00D31F25" w:rsidRDefault="00D31F25" w:rsidP="00D31F25">
      <w:pPr>
        <w:pStyle w:val="ListParagraph"/>
        <w:numPr>
          <w:ilvl w:val="0"/>
          <w:numId w:val="41"/>
        </w:numPr>
      </w:pPr>
      <w:proofErr w:type="spellStart"/>
      <w:r w:rsidRPr="00D31F25">
        <w:rPr>
          <w:b/>
          <w:bCs/>
        </w:rPr>
        <w:t>QualityOfNonbathymetricData</w:t>
      </w:r>
      <w:proofErr w:type="spellEnd"/>
      <w:r>
        <w:t xml:space="preserve"> for encoding quality information.</w:t>
      </w:r>
    </w:p>
    <w:p w14:paraId="7FDEC79E" w14:textId="486CE938" w:rsidR="00D613D5" w:rsidRDefault="00D31F25" w:rsidP="00D31F25">
      <w:pPr>
        <w:pStyle w:val="ListParagraph"/>
        <w:numPr>
          <w:ilvl w:val="0"/>
          <w:numId w:val="41"/>
        </w:numPr>
      </w:pPr>
      <w:proofErr w:type="spellStart"/>
      <w:r w:rsidRPr="00D31F25">
        <w:rPr>
          <w:b/>
          <w:bCs/>
        </w:rPr>
        <w:t>SoundingDatum</w:t>
      </w:r>
      <w:proofErr w:type="spellEnd"/>
      <w:r>
        <w:t xml:space="preserve"> and </w:t>
      </w:r>
      <w:proofErr w:type="spellStart"/>
      <w:r w:rsidRPr="00D31F25">
        <w:rPr>
          <w:b/>
          <w:bCs/>
        </w:rPr>
        <w:t>VerticalDatum</w:t>
      </w:r>
      <w:proofErr w:type="spellEnd"/>
      <w:r>
        <w:t xml:space="preserve"> for encoding information about the datums for depths and elevations respectively.</w:t>
      </w:r>
    </w:p>
    <w:p w14:paraId="153BF551" w14:textId="04E1D3F1" w:rsidR="00D31F25" w:rsidRDefault="00D31F25" w:rsidP="00894DC6">
      <w:r>
        <w:fldChar w:fldCharType="begin"/>
      </w:r>
      <w:r>
        <w:instrText xml:space="preserve"> REF _Ref111766222 \h </w:instrText>
      </w:r>
      <w:r>
        <w:fldChar w:fldCharType="separate"/>
      </w:r>
      <w:r w:rsidR="0082228C">
        <w:t xml:space="preserve">Figure </w:t>
      </w:r>
      <w:r w:rsidR="0082228C">
        <w:rPr>
          <w:noProof/>
        </w:rPr>
        <w:t>4</w:t>
      </w:r>
      <w:r w:rsidR="0082228C">
        <w:t>.</w:t>
      </w:r>
      <w:r w:rsidR="0082228C">
        <w:rPr>
          <w:noProof/>
        </w:rPr>
        <w:t>20</w:t>
      </w:r>
      <w:r>
        <w:fldChar w:fldCharType="end"/>
      </w:r>
      <w:r>
        <w:t xml:space="preserve"> depicts the meta-features and their attributes.</w:t>
      </w:r>
    </w:p>
    <w:p w14:paraId="23C3749F" w14:textId="77777777" w:rsidR="006C7C32" w:rsidRDefault="006251B4" w:rsidP="006C7C32">
      <w:pPr>
        <w:keepNext/>
        <w:jc w:val="center"/>
      </w:pPr>
      <w:r>
        <w:rPr>
          <w:noProof/>
        </w:rPr>
        <w:lastRenderedPageBreak/>
        <w:drawing>
          <wp:inline distT="0" distB="0" distL="0" distR="0" wp14:anchorId="35D244A9" wp14:editId="66F0A7AF">
            <wp:extent cx="5341620" cy="3768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131 Meta Features.png"/>
                    <pic:cNvPicPr/>
                  </pic:nvPicPr>
                  <pic:blipFill>
                    <a:blip r:embed="rId45"/>
                    <a:stretch>
                      <a:fillRect/>
                    </a:stretch>
                  </pic:blipFill>
                  <pic:spPr>
                    <a:xfrm>
                      <a:off x="0" y="0"/>
                      <a:ext cx="5359116" cy="3781270"/>
                    </a:xfrm>
                    <a:prstGeom prst="rect">
                      <a:avLst/>
                    </a:prstGeom>
                  </pic:spPr>
                </pic:pic>
              </a:graphicData>
            </a:graphic>
          </wp:inline>
        </w:drawing>
      </w:r>
    </w:p>
    <w:p w14:paraId="37ED7D56" w14:textId="2112B6E1" w:rsidR="006251B4" w:rsidRDefault="006C7C32" w:rsidP="006C7C32">
      <w:pPr>
        <w:pStyle w:val="Caption"/>
        <w:jc w:val="center"/>
      </w:pPr>
      <w:bookmarkStart w:id="471" w:name="_Ref111766222"/>
      <w:r>
        <w:t xml:space="preserve">Figure </w:t>
      </w:r>
      <w:ins w:id="472"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73"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74" w:author="Raphael Malyankar" w:date="2022-11-04T16:52:00Z">
        <w:r w:rsidR="00C30215">
          <w:rPr>
            <w:noProof/>
          </w:rPr>
          <w:t>21</w:t>
        </w:r>
        <w:r w:rsidR="00C30215">
          <w:fldChar w:fldCharType="end"/>
        </w:r>
      </w:ins>
      <w:del w:id="475"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20</w:delText>
        </w:r>
        <w:r w:rsidR="008C4B28" w:rsidDel="00C30215">
          <w:fldChar w:fldCharType="end"/>
        </w:r>
      </w:del>
      <w:bookmarkEnd w:id="471"/>
      <w:r>
        <w:t xml:space="preserve"> - Meta-feature classes</w:t>
      </w:r>
    </w:p>
    <w:p w14:paraId="560000C8" w14:textId="77777777" w:rsidR="00894DC6" w:rsidRPr="00894DC6" w:rsidRDefault="00894DC6" w:rsidP="00894DC6"/>
    <w:p w14:paraId="758E3305" w14:textId="29DD9B60" w:rsidR="00DE4AB9" w:rsidRDefault="00DE4AB9" w:rsidP="00DE4AB9">
      <w:pPr>
        <w:pStyle w:val="Heading3"/>
      </w:pPr>
      <w:bookmarkStart w:id="476" w:name="_Toc120228626"/>
      <w:r>
        <w:t>Spatial Quality Information</w:t>
      </w:r>
      <w:r w:rsidR="00894DC6">
        <w:t xml:space="preserve"> Type</w:t>
      </w:r>
      <w:bookmarkEnd w:id="476"/>
    </w:p>
    <w:p w14:paraId="359E7CCE" w14:textId="7B7439CD" w:rsidR="006C7C32" w:rsidRPr="006C7C32" w:rsidRDefault="007B163B" w:rsidP="006C7C32">
      <w:r w:rsidRPr="007B163B">
        <w:t>S-</w:t>
      </w:r>
      <w:r w:rsidR="001D613B">
        <w:t>131</w:t>
      </w:r>
      <w:r w:rsidRPr="007B163B">
        <w:t xml:space="preserve"> spatial quality </w:t>
      </w:r>
      <w:r>
        <w:t xml:space="preserve">of spatial primitives </w:t>
      </w:r>
      <w:r w:rsidRPr="007B163B">
        <w:t xml:space="preserve">is </w:t>
      </w:r>
      <w:r>
        <w:t>encoded in</w:t>
      </w:r>
      <w:r w:rsidRPr="007B163B">
        <w:t xml:space="preserve"> </w:t>
      </w:r>
      <w:r>
        <w:t>the</w:t>
      </w:r>
      <w:r w:rsidRPr="007B163B">
        <w:t xml:space="preserve"> </w:t>
      </w:r>
      <w:proofErr w:type="spellStart"/>
      <w:r w:rsidRPr="007B163B">
        <w:t>SpatialQuality</w:t>
      </w:r>
      <w:proofErr w:type="spellEnd"/>
      <w:r w:rsidRPr="007B163B">
        <w:t xml:space="preserve"> </w:t>
      </w:r>
      <w:r>
        <w:t>information type, which is associated to spatial objects</w:t>
      </w:r>
      <w:r w:rsidRPr="007B163B">
        <w:t xml:space="preserve">. </w:t>
      </w:r>
      <w:r>
        <w:t>The modelling is the same as in S-101.</w:t>
      </w:r>
      <w:r w:rsidRPr="007B163B">
        <w:t xml:space="preserve"> The attributes </w:t>
      </w:r>
      <w:r>
        <w:t>describe</w:t>
      </w:r>
      <w:r w:rsidRPr="007B163B">
        <w:t xml:space="preserve"> qualitative and quantitative horizontal quality. See </w:t>
      </w:r>
      <w:r>
        <w:fldChar w:fldCharType="begin"/>
      </w:r>
      <w:r>
        <w:instrText xml:space="preserve"> REF _Ref111766420 \h </w:instrText>
      </w:r>
      <w:r>
        <w:fldChar w:fldCharType="separate"/>
      </w:r>
      <w:r w:rsidR="0082228C">
        <w:t xml:space="preserve">Figure </w:t>
      </w:r>
      <w:r w:rsidR="0082228C">
        <w:rPr>
          <w:noProof/>
        </w:rPr>
        <w:t>4</w:t>
      </w:r>
      <w:r w:rsidR="0082228C">
        <w:t>.</w:t>
      </w:r>
      <w:r w:rsidR="0082228C">
        <w:rPr>
          <w:noProof/>
        </w:rPr>
        <w:t>21</w:t>
      </w:r>
      <w:r>
        <w:fldChar w:fldCharType="end"/>
      </w:r>
      <w:r w:rsidRPr="007B163B">
        <w:t>.</w:t>
      </w:r>
    </w:p>
    <w:p w14:paraId="15A1AF0B" w14:textId="77777777" w:rsidR="006C7C32" w:rsidRDefault="006C7C32" w:rsidP="006C7C32">
      <w:pPr>
        <w:keepNext/>
        <w:jc w:val="center"/>
      </w:pPr>
      <w:r>
        <w:rPr>
          <w:noProof/>
        </w:rPr>
        <w:drawing>
          <wp:inline distT="0" distB="0" distL="0" distR="0" wp14:anchorId="1D0DDF0B" wp14:editId="6FF32AD9">
            <wp:extent cx="5644140" cy="295067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131 Spatial Quality.png"/>
                    <pic:cNvPicPr/>
                  </pic:nvPicPr>
                  <pic:blipFill>
                    <a:blip r:embed="rId46"/>
                    <a:stretch>
                      <a:fillRect/>
                    </a:stretch>
                  </pic:blipFill>
                  <pic:spPr>
                    <a:xfrm>
                      <a:off x="0" y="0"/>
                      <a:ext cx="5644140" cy="2950671"/>
                    </a:xfrm>
                    <a:prstGeom prst="rect">
                      <a:avLst/>
                    </a:prstGeom>
                  </pic:spPr>
                </pic:pic>
              </a:graphicData>
            </a:graphic>
          </wp:inline>
        </w:drawing>
      </w:r>
    </w:p>
    <w:p w14:paraId="6E68DA1B" w14:textId="75AD95F1" w:rsidR="002A6D43" w:rsidRDefault="006C7C32" w:rsidP="006C7C32">
      <w:pPr>
        <w:pStyle w:val="Caption"/>
        <w:jc w:val="center"/>
      </w:pPr>
      <w:bookmarkStart w:id="477" w:name="_Ref111766420"/>
      <w:r>
        <w:t xml:space="preserve">Figure </w:t>
      </w:r>
      <w:ins w:id="478"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79"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80" w:author="Raphael Malyankar" w:date="2022-11-04T16:52:00Z">
        <w:r w:rsidR="00C30215">
          <w:rPr>
            <w:noProof/>
          </w:rPr>
          <w:t>22</w:t>
        </w:r>
        <w:r w:rsidR="00C30215">
          <w:fldChar w:fldCharType="end"/>
        </w:r>
      </w:ins>
      <w:del w:id="481"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21</w:delText>
        </w:r>
        <w:r w:rsidR="008C4B28" w:rsidDel="00C30215">
          <w:fldChar w:fldCharType="end"/>
        </w:r>
      </w:del>
      <w:bookmarkEnd w:id="477"/>
      <w:r>
        <w:t xml:space="preserve"> - Spatial Quality</w:t>
      </w:r>
    </w:p>
    <w:p w14:paraId="0C86C91A" w14:textId="77777777" w:rsidR="006C7C32" w:rsidRPr="002A6D43" w:rsidRDefault="006C7C32" w:rsidP="002A6D43"/>
    <w:p w14:paraId="094C5E67" w14:textId="39F0D412" w:rsidR="00DE4AB9" w:rsidRDefault="00DE4AB9" w:rsidP="00DE4AB9">
      <w:pPr>
        <w:pStyle w:val="Heading3"/>
      </w:pPr>
      <w:bookmarkStart w:id="482" w:name="_Toc120228627"/>
      <w:r>
        <w:lastRenderedPageBreak/>
        <w:t>Cartographic Features</w:t>
      </w:r>
      <w:bookmarkEnd w:id="482"/>
    </w:p>
    <w:p w14:paraId="6704958C" w14:textId="4250DB1C" w:rsidR="007B163B" w:rsidRPr="007B163B" w:rsidRDefault="007B163B" w:rsidP="007B163B">
      <w:r w:rsidRPr="007B163B">
        <w:t>S-</w:t>
      </w:r>
      <w:r w:rsidR="001D613B">
        <w:t>131</w:t>
      </w:r>
      <w:r w:rsidRPr="007B163B">
        <w:t xml:space="preserve"> utilizes a </w:t>
      </w:r>
      <w:r w:rsidR="00F62CFB">
        <w:t xml:space="preserve">single </w:t>
      </w:r>
      <w:r w:rsidRPr="007B163B">
        <w:t xml:space="preserve">cartographic feature called </w:t>
      </w:r>
      <w:proofErr w:type="spellStart"/>
      <w:r w:rsidRPr="007B163B">
        <w:t>TextPlacement</w:t>
      </w:r>
      <w:proofErr w:type="spellEnd"/>
      <w:r w:rsidRPr="007B163B">
        <w:t xml:space="preserve"> that is to optimise text positioning, such as at smaller scales to prevent cluttering. This feature can be associated to any geographic feature and gives the location of a text string relative to the location of the feature. </w:t>
      </w:r>
      <w:r w:rsidR="00F62CFB">
        <w:t xml:space="preserve">The modelling and use are the same as in S-101. </w:t>
      </w:r>
      <w:r w:rsidRPr="007B163B">
        <w:t xml:space="preserve">See </w:t>
      </w:r>
      <w:r w:rsidR="00F62CFB">
        <w:fldChar w:fldCharType="begin"/>
      </w:r>
      <w:r w:rsidR="00F62CFB">
        <w:instrText xml:space="preserve"> REF _Ref111766580 \h </w:instrText>
      </w:r>
      <w:r w:rsidR="00F62CFB">
        <w:fldChar w:fldCharType="separate"/>
      </w:r>
      <w:r w:rsidR="0082228C">
        <w:t xml:space="preserve">Figure </w:t>
      </w:r>
      <w:r w:rsidR="0082228C">
        <w:rPr>
          <w:noProof/>
        </w:rPr>
        <w:t>4</w:t>
      </w:r>
      <w:r w:rsidR="0082228C">
        <w:t>.</w:t>
      </w:r>
      <w:r w:rsidR="0082228C">
        <w:rPr>
          <w:noProof/>
        </w:rPr>
        <w:t>22</w:t>
      </w:r>
      <w:r w:rsidR="00F62CFB">
        <w:fldChar w:fldCharType="end"/>
      </w:r>
      <w:r w:rsidRPr="007B163B">
        <w:t>.</w:t>
      </w:r>
    </w:p>
    <w:p w14:paraId="1F6B92BA" w14:textId="77777777" w:rsidR="00F62CFB" w:rsidRDefault="00F62CFB" w:rsidP="00F62CFB">
      <w:pPr>
        <w:keepNext/>
        <w:jc w:val="center"/>
      </w:pPr>
      <w:r>
        <w:rPr>
          <w:noProof/>
        </w:rPr>
        <w:drawing>
          <wp:inline distT="0" distB="0" distL="0" distR="0" wp14:anchorId="65718BC5" wp14:editId="08AA5A7C">
            <wp:extent cx="5237826" cy="15240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31 Cartographic Features.png"/>
                    <pic:cNvPicPr/>
                  </pic:nvPicPr>
                  <pic:blipFill>
                    <a:blip r:embed="rId47"/>
                    <a:stretch>
                      <a:fillRect/>
                    </a:stretch>
                  </pic:blipFill>
                  <pic:spPr>
                    <a:xfrm>
                      <a:off x="0" y="0"/>
                      <a:ext cx="5242337" cy="1525313"/>
                    </a:xfrm>
                    <a:prstGeom prst="rect">
                      <a:avLst/>
                    </a:prstGeom>
                  </pic:spPr>
                </pic:pic>
              </a:graphicData>
            </a:graphic>
          </wp:inline>
        </w:drawing>
      </w:r>
    </w:p>
    <w:p w14:paraId="35CD930A" w14:textId="1E1A5FFA" w:rsidR="002A6D43" w:rsidRPr="002A6D43" w:rsidRDefault="00F62CFB" w:rsidP="00F62CFB">
      <w:pPr>
        <w:pStyle w:val="Caption"/>
        <w:jc w:val="center"/>
      </w:pPr>
      <w:bookmarkStart w:id="483" w:name="_Ref111766580"/>
      <w:r>
        <w:t xml:space="preserve">Figure </w:t>
      </w:r>
      <w:ins w:id="484" w:author="Raphael Malyankar" w:date="2022-11-04T16:52:00Z">
        <w:r w:rsidR="00C30215">
          <w:fldChar w:fldCharType="begin"/>
        </w:r>
        <w:r w:rsidR="00C30215">
          <w:instrText xml:space="preserve"> STYLEREF 1 \s </w:instrText>
        </w:r>
      </w:ins>
      <w:r w:rsidR="00C30215">
        <w:fldChar w:fldCharType="separate"/>
      </w:r>
      <w:r w:rsidR="00C30215">
        <w:rPr>
          <w:noProof/>
        </w:rPr>
        <w:t>4</w:t>
      </w:r>
      <w:ins w:id="485"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486" w:author="Raphael Malyankar" w:date="2022-11-04T16:52:00Z">
        <w:r w:rsidR="00C30215">
          <w:rPr>
            <w:noProof/>
          </w:rPr>
          <w:t>23</w:t>
        </w:r>
        <w:r w:rsidR="00C30215">
          <w:fldChar w:fldCharType="end"/>
        </w:r>
      </w:ins>
      <w:del w:id="487"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22</w:delText>
        </w:r>
        <w:r w:rsidR="008C4B28" w:rsidDel="00C30215">
          <w:fldChar w:fldCharType="end"/>
        </w:r>
      </w:del>
      <w:bookmarkEnd w:id="483"/>
      <w:r>
        <w:t xml:space="preserve"> - Text Placement</w:t>
      </w:r>
    </w:p>
    <w:p w14:paraId="76A9AE02" w14:textId="77777777" w:rsidR="00E73EDF" w:rsidRPr="00693533" w:rsidRDefault="007653F1" w:rsidP="003C5409">
      <w:pPr>
        <w:pStyle w:val="Heading1"/>
      </w:pPr>
      <w:bookmarkStart w:id="488" w:name="_Toc225648301"/>
      <w:bookmarkStart w:id="489" w:name="_Toc225065158"/>
      <w:bookmarkStart w:id="490" w:name="_Toc439685259"/>
      <w:bookmarkStart w:id="491" w:name="_Toc120228628"/>
      <w:bookmarkStart w:id="492" w:name="_Toc225648282"/>
      <w:bookmarkStart w:id="493" w:name="_Toc225065139"/>
      <w:r w:rsidRPr="00693533">
        <w:t>Feature Catalogue</w:t>
      </w:r>
      <w:bookmarkEnd w:id="488"/>
      <w:bookmarkEnd w:id="489"/>
      <w:bookmarkEnd w:id="490"/>
      <w:bookmarkEnd w:id="491"/>
      <w:r w:rsidRPr="00693533">
        <w:t xml:space="preserve"> </w:t>
      </w:r>
    </w:p>
    <w:p w14:paraId="66858AB8" w14:textId="77777777" w:rsidR="00E73EDF" w:rsidRPr="00693533" w:rsidRDefault="007653F1" w:rsidP="003C5409">
      <w:pPr>
        <w:pStyle w:val="Heading2"/>
        <w:rPr>
          <w:lang w:eastAsia="en-US"/>
        </w:rPr>
      </w:pPr>
      <w:bookmarkStart w:id="494" w:name="_Toc439685260"/>
      <w:bookmarkStart w:id="495" w:name="_Toc120228629"/>
      <w:r w:rsidRPr="00693533">
        <w:rPr>
          <w:lang w:eastAsia="en-US"/>
        </w:rPr>
        <w:t>Introduction</w:t>
      </w:r>
      <w:bookmarkEnd w:id="494"/>
      <w:bookmarkEnd w:id="495"/>
    </w:p>
    <w:p w14:paraId="2FA46C4D" w14:textId="61756A8B" w:rsidR="00B15399" w:rsidRDefault="00B15399" w:rsidP="00C128E3">
      <w:pPr>
        <w:spacing w:after="120" w:line="240" w:lineRule="auto"/>
        <w:rPr>
          <w:rFonts w:eastAsia="Times New Roman" w:cs="Arial"/>
          <w:lang w:eastAsia="en-US"/>
        </w:rPr>
      </w:pPr>
      <w:r w:rsidRPr="00B15399">
        <w:rPr>
          <w:rFonts w:eastAsia="Times New Roman" w:cs="Arial"/>
          <w:lang w:eastAsia="en-US"/>
        </w:rPr>
        <w:t>The Feature Catalogue describes the feature types, information types, attributes, attribute values, associations and roles which may be used in the product.  The S-</w:t>
      </w:r>
      <w:r>
        <w:rPr>
          <w:rFonts w:eastAsia="Times New Roman" w:cs="Arial"/>
          <w:lang w:eastAsia="en-US"/>
        </w:rPr>
        <w:t>131</w:t>
      </w:r>
      <w:r w:rsidRPr="00B15399">
        <w:rPr>
          <w:rFonts w:eastAsia="Times New Roman" w:cs="Arial"/>
          <w:lang w:eastAsia="en-US"/>
        </w:rPr>
        <w:t xml:space="preserve"> Feature Catalogue is available in an XML document which conforms to the S-100 XML Feature Catalogue Schema and can be downloaded from the IHO </w:t>
      </w:r>
      <w:r>
        <w:rPr>
          <w:rFonts w:eastAsia="Times New Roman" w:cs="Arial"/>
          <w:lang w:eastAsia="en-US"/>
        </w:rPr>
        <w:t xml:space="preserve">Geospatial Information Registry </w:t>
      </w:r>
      <w:r w:rsidRPr="00B15399">
        <w:rPr>
          <w:rFonts w:eastAsia="Times New Roman" w:cs="Arial"/>
          <w:lang w:eastAsia="en-US"/>
        </w:rPr>
        <w:t>website (http</w:t>
      </w:r>
      <w:r>
        <w:rPr>
          <w:rFonts w:eastAsia="Times New Roman" w:cs="Arial"/>
          <w:lang w:eastAsia="en-US"/>
        </w:rPr>
        <w:t>s</w:t>
      </w:r>
      <w:r w:rsidRPr="00B15399">
        <w:rPr>
          <w:rFonts w:eastAsia="Times New Roman" w:cs="Arial"/>
          <w:lang w:eastAsia="en-US"/>
        </w:rPr>
        <w:t>://</w:t>
      </w:r>
      <w:r>
        <w:rPr>
          <w:rFonts w:eastAsia="Times New Roman" w:cs="Arial"/>
          <w:lang w:eastAsia="en-US"/>
        </w:rPr>
        <w:t>registry</w:t>
      </w:r>
      <w:r w:rsidRPr="00B15399">
        <w:rPr>
          <w:rFonts w:eastAsia="Times New Roman" w:cs="Arial"/>
          <w:lang w:eastAsia="en-US"/>
        </w:rPr>
        <w:t>.iho.int/).</w:t>
      </w:r>
    </w:p>
    <w:p w14:paraId="7C83B939" w14:textId="620CF7AB" w:rsidR="00E73EDF" w:rsidRDefault="007653F1" w:rsidP="003C5409">
      <w:pPr>
        <w:pStyle w:val="Heading2"/>
      </w:pPr>
      <w:bookmarkStart w:id="496" w:name="_Toc439685261"/>
      <w:bookmarkStart w:id="497" w:name="_Toc120228630"/>
      <w:r w:rsidRPr="004E17D6">
        <w:t xml:space="preserve">Feature </w:t>
      </w:r>
      <w:r w:rsidR="005E656F">
        <w:t>t</w:t>
      </w:r>
      <w:r w:rsidRPr="004E17D6">
        <w:t>ypes</w:t>
      </w:r>
      <w:bookmarkEnd w:id="492"/>
      <w:bookmarkEnd w:id="493"/>
      <w:bookmarkEnd w:id="496"/>
      <w:bookmarkEnd w:id="497"/>
    </w:p>
    <w:p w14:paraId="26864C31" w14:textId="535FF520" w:rsidR="00B15399" w:rsidRPr="00B15399" w:rsidRDefault="00B15399" w:rsidP="00B15399">
      <w:r w:rsidRPr="00B15399">
        <w:t>Feature types contain descriptive attributes that characterize real-world entities. The word ‘feature’ may be used in one of two senses – feature type and feature instance. A feature type is a class and is defined in a Feature Catalogue. A feature instance is a single occurrence of the feature type and represented as an object in a dataset. A feature instance is located by a relationship to one or more spatial instances. A feature instance may exist without referencing a spatial instance</w:t>
      </w:r>
      <w:r>
        <w:t>.</w:t>
      </w:r>
    </w:p>
    <w:p w14:paraId="6465C394" w14:textId="77777777" w:rsidR="00E73EDF" w:rsidRPr="00693533" w:rsidRDefault="007653F1" w:rsidP="003C5409">
      <w:pPr>
        <w:pStyle w:val="Heading3"/>
        <w:rPr>
          <w:rFonts w:eastAsia="Times New Roman" w:cs="Arial"/>
          <w:lang w:eastAsia="en-US"/>
        </w:rPr>
      </w:pPr>
      <w:bookmarkStart w:id="498" w:name="_Toc120228631"/>
      <w:bookmarkStart w:id="499" w:name="_Toc225065140"/>
      <w:bookmarkStart w:id="500" w:name="_Toc225648283"/>
      <w:r w:rsidRPr="00693533">
        <w:t>Geographic</w:t>
      </w:r>
      <w:bookmarkEnd w:id="498"/>
      <w:r w:rsidRPr="00693533">
        <w:t xml:space="preserve"> </w:t>
      </w:r>
    </w:p>
    <w:p w14:paraId="2F0CF8FB" w14:textId="05865B2B" w:rsidR="00E73EDF" w:rsidRPr="00693533" w:rsidRDefault="007653F1" w:rsidP="00C128E3">
      <w:pPr>
        <w:spacing w:after="120" w:line="240" w:lineRule="auto"/>
      </w:pPr>
      <w:r w:rsidRPr="00693533">
        <w:t xml:space="preserve">Geographic (geo) feature types </w:t>
      </w:r>
      <w:r w:rsidR="00B15399" w:rsidRPr="00B15399">
        <w:t xml:space="preserve">carries the descriptive characteristics of a real-world </w:t>
      </w:r>
      <w:r w:rsidR="00B15399">
        <w:t>entity (a location or place on the surface of the Earth</w:t>
      </w:r>
      <w:r w:rsidR="00E5083F">
        <w:t>). In the context of hydrographic products, this includes the adjacent regions from the sea floor to elevations of landforms and structures above the Earth’s surface</w:t>
      </w:r>
      <w:r w:rsidRPr="00693533">
        <w:t>.</w:t>
      </w:r>
    </w:p>
    <w:p w14:paraId="4D1BCA4F" w14:textId="77777777" w:rsidR="00E73EDF" w:rsidRPr="00E046B0" w:rsidRDefault="007653F1" w:rsidP="003C5409">
      <w:pPr>
        <w:pStyle w:val="Heading3"/>
      </w:pPr>
      <w:bookmarkStart w:id="501" w:name="_Toc120228632"/>
      <w:r w:rsidRPr="00E046B0">
        <w:t>Meta</w:t>
      </w:r>
      <w:bookmarkEnd w:id="501"/>
      <w:r w:rsidRPr="00E046B0">
        <w:t xml:space="preserve"> </w:t>
      </w:r>
      <w:bookmarkEnd w:id="499"/>
      <w:bookmarkEnd w:id="500"/>
      <w:r w:rsidRPr="00E046B0">
        <w:t xml:space="preserve"> </w:t>
      </w:r>
    </w:p>
    <w:p w14:paraId="3E2D263F" w14:textId="4E1F80B6" w:rsidR="00E73EDF" w:rsidRPr="00E046B0" w:rsidRDefault="00E5083F" w:rsidP="005E656F">
      <w:pPr>
        <w:spacing w:after="120" w:line="240" w:lineRule="auto"/>
        <w:rPr>
          <w:rFonts w:cs="Arial"/>
          <w:lang w:val="en-US" w:eastAsia="en-US"/>
        </w:rPr>
      </w:pPr>
      <w:bookmarkStart w:id="502" w:name="_Toc225648284"/>
      <w:bookmarkStart w:id="503" w:name="_Toc225065141"/>
      <w:r w:rsidRPr="00E5083F">
        <w:rPr>
          <w:rFonts w:cs="Arial"/>
          <w:lang w:val="en-US"/>
        </w:rPr>
        <w:t>Meta features contain information about other features within a dataset. Information defined by meta features override the default metadata values defined by the dataset descriptive records. Meta attribution on individual features overrides attribution on meta features</w:t>
      </w:r>
      <w:r>
        <w:rPr>
          <w:rFonts w:cs="Arial"/>
          <w:lang w:val="en-US"/>
        </w:rPr>
        <w:t>.</w:t>
      </w:r>
    </w:p>
    <w:p w14:paraId="652107CA" w14:textId="77777777" w:rsidR="00E73EDF" w:rsidRPr="004E17D6" w:rsidRDefault="007653F1" w:rsidP="003C5409">
      <w:pPr>
        <w:pStyle w:val="Heading3"/>
        <w:rPr>
          <w:lang w:val="en-US" w:eastAsia="en-US"/>
        </w:rPr>
      </w:pPr>
      <w:bookmarkStart w:id="504" w:name="_Toc120228633"/>
      <w:r w:rsidRPr="004E17D6">
        <w:rPr>
          <w:lang w:val="en-US" w:eastAsia="en-US"/>
        </w:rPr>
        <w:t>Cartographic</w:t>
      </w:r>
      <w:bookmarkEnd w:id="504"/>
    </w:p>
    <w:p w14:paraId="3F34C678" w14:textId="77777777" w:rsidR="00E73EDF" w:rsidRPr="00693533" w:rsidRDefault="007653F1" w:rsidP="005E656F">
      <w:pPr>
        <w:spacing w:after="120" w:line="240" w:lineRule="auto"/>
        <w:rPr>
          <w:lang w:val="en-US" w:eastAsia="en-US"/>
        </w:rPr>
      </w:pPr>
      <w:r w:rsidRPr="00693533">
        <w:rPr>
          <w:lang w:val="en-US" w:eastAsia="en-US"/>
        </w:rPr>
        <w:t xml:space="preserve">Cartographic features contain information about the cartographic representation (including text) of real world entities. </w:t>
      </w:r>
    </w:p>
    <w:p w14:paraId="6D4F0A0F" w14:textId="77777777" w:rsidR="00142165" w:rsidRPr="00693533" w:rsidRDefault="00142165" w:rsidP="00142165">
      <w:pPr>
        <w:pStyle w:val="Heading2"/>
        <w:rPr>
          <w:lang w:eastAsia="en-US"/>
        </w:rPr>
      </w:pPr>
      <w:bookmarkStart w:id="505" w:name="_Toc439685263"/>
      <w:bookmarkStart w:id="506" w:name="_Toc120228634"/>
      <w:bookmarkStart w:id="507" w:name="_Toc439685262"/>
      <w:bookmarkStart w:id="508" w:name="_Toc225648285"/>
      <w:bookmarkStart w:id="509" w:name="_Toc225065142"/>
      <w:bookmarkEnd w:id="502"/>
      <w:bookmarkEnd w:id="503"/>
      <w:r w:rsidRPr="00693533">
        <w:rPr>
          <w:lang w:eastAsia="en-US"/>
        </w:rPr>
        <w:t xml:space="preserve">Information </w:t>
      </w:r>
      <w:r>
        <w:rPr>
          <w:lang w:eastAsia="en-US"/>
        </w:rPr>
        <w:t>t</w:t>
      </w:r>
      <w:r w:rsidRPr="00693533">
        <w:rPr>
          <w:lang w:eastAsia="en-US"/>
        </w:rPr>
        <w:t>ypes</w:t>
      </w:r>
      <w:bookmarkEnd w:id="505"/>
      <w:bookmarkEnd w:id="506"/>
    </w:p>
    <w:p w14:paraId="0C41DC7C" w14:textId="77777777" w:rsidR="00142165" w:rsidRPr="004E17D6" w:rsidRDefault="00142165" w:rsidP="00142165">
      <w:pPr>
        <w:spacing w:after="120" w:line="240" w:lineRule="auto"/>
        <w:rPr>
          <w:rFonts w:cs="Arial"/>
          <w:lang w:eastAsia="en-GB"/>
        </w:rPr>
      </w:pPr>
      <w:r w:rsidRPr="00693533">
        <w:rPr>
          <w:rFonts w:cs="Arial"/>
          <w:lang w:eastAsia="en-GB"/>
        </w:rPr>
        <w:t xml:space="preserve">Information types define identifiable pieces of information in a dataset that can be shared </w:t>
      </w:r>
      <w:r w:rsidRPr="004E17D6">
        <w:rPr>
          <w:rFonts w:cs="Arial"/>
          <w:lang w:eastAsia="en-GB"/>
        </w:rPr>
        <w:t>using information associations. They have attributes but have no geometry.</w:t>
      </w:r>
    </w:p>
    <w:p w14:paraId="55B43E6A" w14:textId="77777777" w:rsidR="00142165" w:rsidRPr="00693533" w:rsidRDefault="00142165" w:rsidP="00142165">
      <w:pPr>
        <w:pStyle w:val="Heading3"/>
        <w:rPr>
          <w:lang w:val="en-AU"/>
        </w:rPr>
      </w:pPr>
      <w:bookmarkStart w:id="510" w:name="_Toc120228635"/>
      <w:r w:rsidRPr="00693533">
        <w:rPr>
          <w:lang w:val="en-AU"/>
        </w:rPr>
        <w:lastRenderedPageBreak/>
        <w:t xml:space="preserve">Spatial </w:t>
      </w:r>
      <w:r>
        <w:rPr>
          <w:lang w:val="en-AU"/>
        </w:rPr>
        <w:t>q</w:t>
      </w:r>
      <w:r w:rsidRPr="00693533">
        <w:rPr>
          <w:lang w:val="en-AU"/>
        </w:rPr>
        <w:t>uality</w:t>
      </w:r>
      <w:bookmarkEnd w:id="510"/>
    </w:p>
    <w:p w14:paraId="7ECB3947" w14:textId="5B3515A3" w:rsidR="00142165" w:rsidRPr="004E17D6" w:rsidRDefault="00142165" w:rsidP="00142165">
      <w:pPr>
        <w:autoSpaceDE w:val="0"/>
        <w:autoSpaceDN w:val="0"/>
        <w:adjustRightInd w:val="0"/>
        <w:spacing w:after="120" w:line="240" w:lineRule="auto"/>
        <w:rPr>
          <w:rFonts w:cs="Arial"/>
          <w:lang w:val="en-AU"/>
        </w:rPr>
      </w:pPr>
      <w:r w:rsidRPr="00693533">
        <w:rPr>
          <w:rFonts w:cs="Arial"/>
          <w:lang w:val="en-AU"/>
        </w:rPr>
        <w:t xml:space="preserve">Spatial quality attributes are carried in an information class called </w:t>
      </w:r>
      <w:proofErr w:type="spellStart"/>
      <w:r w:rsidRPr="00693533">
        <w:rPr>
          <w:rFonts w:cs="Arial"/>
          <w:b/>
          <w:lang w:val="en-AU"/>
        </w:rPr>
        <w:t>SpatialQuality</w:t>
      </w:r>
      <w:proofErr w:type="spellEnd"/>
      <w:r>
        <w:rPr>
          <w:rFonts w:cs="Arial"/>
          <w:lang w:val="en-AU"/>
        </w:rPr>
        <w:t xml:space="preserve"> (</w:t>
      </w:r>
      <w:r>
        <w:rPr>
          <w:rFonts w:cs="Arial"/>
          <w:lang w:val="en-AU"/>
        </w:rPr>
        <w:fldChar w:fldCharType="begin"/>
      </w:r>
      <w:r>
        <w:rPr>
          <w:rFonts w:cs="Arial"/>
          <w:lang w:val="en-AU"/>
        </w:rPr>
        <w:instrText xml:space="preserve"> REF _Ref111766420 \h </w:instrText>
      </w:r>
      <w:r>
        <w:rPr>
          <w:rFonts w:cs="Arial"/>
          <w:lang w:val="en-AU"/>
        </w:rPr>
      </w:r>
      <w:r>
        <w:rPr>
          <w:rFonts w:cs="Arial"/>
          <w:lang w:val="en-AU"/>
        </w:rPr>
        <w:fldChar w:fldCharType="separate"/>
      </w:r>
      <w:r w:rsidR="0082228C">
        <w:t xml:space="preserve">Figure </w:t>
      </w:r>
      <w:r w:rsidR="0082228C">
        <w:rPr>
          <w:noProof/>
        </w:rPr>
        <w:t>4</w:t>
      </w:r>
      <w:r w:rsidR="0082228C">
        <w:t>.</w:t>
      </w:r>
      <w:r w:rsidR="0082228C">
        <w:rPr>
          <w:noProof/>
        </w:rPr>
        <w:t>21</w:t>
      </w:r>
      <w:r>
        <w:rPr>
          <w:rFonts w:cs="Arial"/>
          <w:lang w:val="en-AU"/>
        </w:rPr>
        <w:fldChar w:fldCharType="end"/>
      </w:r>
      <w:r>
        <w:rPr>
          <w:rFonts w:cs="Arial"/>
          <w:lang w:val="en-AU"/>
        </w:rPr>
        <w:t>)</w:t>
      </w:r>
      <w:r w:rsidRPr="00693533">
        <w:rPr>
          <w:rFonts w:cs="Arial"/>
          <w:lang w:val="en-AU"/>
        </w:rPr>
        <w:t xml:space="preserve"> Only points</w:t>
      </w:r>
      <w:r>
        <w:rPr>
          <w:rFonts w:cs="Arial"/>
          <w:lang w:val="en-AU"/>
        </w:rPr>
        <w:t xml:space="preserve"> and</w:t>
      </w:r>
      <w:r w:rsidRPr="00693533">
        <w:rPr>
          <w:rFonts w:cs="Arial"/>
          <w:lang w:val="en-AU"/>
        </w:rPr>
        <w:t xml:space="preserve"> curves can be as</w:t>
      </w:r>
      <w:r>
        <w:rPr>
          <w:rFonts w:cs="Arial"/>
          <w:lang w:val="en-AU"/>
        </w:rPr>
        <w:t xml:space="preserve">sociated with spatial quality. </w:t>
      </w:r>
      <w:r w:rsidRPr="00693533">
        <w:rPr>
          <w:rFonts w:cs="Arial"/>
          <w:lang w:val="en-AU"/>
        </w:rPr>
        <w:t xml:space="preserve">Currently no use case for associating surfaces with spatial quality attributes </w:t>
      </w:r>
      <w:r w:rsidRPr="004E17D6">
        <w:rPr>
          <w:rFonts w:cs="Arial"/>
          <w:lang w:val="en-AU"/>
        </w:rPr>
        <w:t>has been identified, therefore this is pro</w:t>
      </w:r>
      <w:r>
        <w:rPr>
          <w:rFonts w:cs="Arial"/>
          <w:lang w:val="en-AU"/>
        </w:rPr>
        <w:t xml:space="preserve">hibited. </w:t>
      </w:r>
      <w:r w:rsidRPr="004E17D6">
        <w:rPr>
          <w:rFonts w:cs="Arial"/>
          <w:lang w:val="en-AU"/>
        </w:rPr>
        <w:t>Vertical uncertainty is prohibited for curves as this dimension is not supported by curves.</w:t>
      </w:r>
    </w:p>
    <w:p w14:paraId="66AECD9F" w14:textId="1D4EC8BF" w:rsidR="00E73EDF" w:rsidRPr="00693533" w:rsidRDefault="007653F1" w:rsidP="003C5409">
      <w:pPr>
        <w:pStyle w:val="Heading2"/>
      </w:pPr>
      <w:bookmarkStart w:id="511" w:name="_Toc120228636"/>
      <w:r w:rsidRPr="00693533">
        <w:t xml:space="preserve">Feature </w:t>
      </w:r>
      <w:r w:rsidR="00142165">
        <w:t xml:space="preserve">and information </w:t>
      </w:r>
      <w:r w:rsidR="005E656F">
        <w:t>r</w:t>
      </w:r>
      <w:r w:rsidRPr="00693533">
        <w:t>elationship</w:t>
      </w:r>
      <w:bookmarkEnd w:id="507"/>
      <w:r w:rsidR="005E656F">
        <w:t>s</w:t>
      </w:r>
      <w:bookmarkEnd w:id="511"/>
    </w:p>
    <w:p w14:paraId="5B133968" w14:textId="72781203" w:rsidR="00E73EDF" w:rsidRDefault="007653F1" w:rsidP="005E656F">
      <w:pPr>
        <w:spacing w:after="120" w:line="240" w:lineRule="auto"/>
        <w:rPr>
          <w:rFonts w:cs="Arial"/>
        </w:rPr>
      </w:pPr>
      <w:r w:rsidRPr="00693533">
        <w:rPr>
          <w:rFonts w:cs="Arial"/>
        </w:rPr>
        <w:t>A feature relationship links instances of one feature type with instances of the same or a different feature type.</w:t>
      </w:r>
    </w:p>
    <w:p w14:paraId="0357FA00" w14:textId="46B2DA28" w:rsidR="00142165" w:rsidRPr="00693533" w:rsidRDefault="00142165" w:rsidP="005E656F">
      <w:pPr>
        <w:spacing w:after="120" w:line="240" w:lineRule="auto"/>
      </w:pPr>
      <w:r>
        <w:rPr>
          <w:rFonts w:cs="Arial"/>
        </w:rPr>
        <w:t>An information relationship links instances of feature types or information types to instances of information types.</w:t>
      </w:r>
    </w:p>
    <w:p w14:paraId="72E84833" w14:textId="77777777" w:rsidR="00E73EDF" w:rsidRPr="00693533" w:rsidRDefault="007653F1" w:rsidP="003C5409">
      <w:pPr>
        <w:pStyle w:val="Heading2"/>
        <w:rPr>
          <w:lang w:eastAsia="en-US"/>
        </w:rPr>
      </w:pPr>
      <w:bookmarkStart w:id="512" w:name="_Toc510784272"/>
      <w:bookmarkStart w:id="513" w:name="_Toc510785421"/>
      <w:bookmarkStart w:id="514" w:name="_Toc510785422"/>
      <w:bookmarkStart w:id="515" w:name="_Toc510784273"/>
      <w:bookmarkStart w:id="516" w:name="_Toc510785424"/>
      <w:bookmarkStart w:id="517" w:name="_Toc510784275"/>
      <w:bookmarkStart w:id="518" w:name="_Toc225648292"/>
      <w:bookmarkStart w:id="519" w:name="_Toc225065149"/>
      <w:bookmarkStart w:id="520" w:name="_Toc439685264"/>
      <w:bookmarkStart w:id="521" w:name="_Toc120228637"/>
      <w:bookmarkEnd w:id="508"/>
      <w:bookmarkEnd w:id="509"/>
      <w:bookmarkEnd w:id="512"/>
      <w:bookmarkEnd w:id="513"/>
      <w:bookmarkEnd w:id="514"/>
      <w:bookmarkEnd w:id="515"/>
      <w:bookmarkEnd w:id="516"/>
      <w:bookmarkEnd w:id="517"/>
      <w:r w:rsidRPr="00693533">
        <w:rPr>
          <w:lang w:eastAsia="en-US"/>
        </w:rPr>
        <w:t>Attributes</w:t>
      </w:r>
      <w:bookmarkEnd w:id="518"/>
      <w:bookmarkEnd w:id="519"/>
      <w:bookmarkEnd w:id="520"/>
      <w:bookmarkEnd w:id="521"/>
    </w:p>
    <w:p w14:paraId="5426C217" w14:textId="319F3A2D" w:rsidR="00E73EDF" w:rsidRPr="00693533" w:rsidRDefault="007653F1" w:rsidP="001E4125">
      <w:pPr>
        <w:spacing w:after="120" w:line="240" w:lineRule="auto"/>
        <w:rPr>
          <w:lang w:eastAsia="en-US"/>
        </w:rPr>
      </w:pPr>
      <w:r w:rsidRPr="00693533">
        <w:rPr>
          <w:lang w:eastAsia="en-US"/>
        </w:rPr>
        <w:t>S-1</w:t>
      </w:r>
      <w:r w:rsidR="000C0EBE">
        <w:rPr>
          <w:lang w:eastAsia="en-US"/>
        </w:rPr>
        <w:t>3</w:t>
      </w:r>
      <w:r w:rsidRPr="00693533">
        <w:rPr>
          <w:lang w:eastAsia="en-US"/>
        </w:rPr>
        <w:t>1 defines attributes as either simple or complex.</w:t>
      </w:r>
    </w:p>
    <w:p w14:paraId="6DF0C60B" w14:textId="2F759F34" w:rsidR="00E73EDF" w:rsidRPr="00693533" w:rsidRDefault="007653F1" w:rsidP="003C5409">
      <w:pPr>
        <w:pStyle w:val="Heading3"/>
      </w:pPr>
      <w:bookmarkStart w:id="522" w:name="_Toc120228638"/>
      <w:r w:rsidRPr="00693533">
        <w:t xml:space="preserve">Simple </w:t>
      </w:r>
      <w:r w:rsidR="0037659B">
        <w:t>a</w:t>
      </w:r>
      <w:r w:rsidRPr="00693533">
        <w:t>ttributes</w:t>
      </w:r>
      <w:bookmarkEnd w:id="522"/>
    </w:p>
    <w:p w14:paraId="48EA7E18" w14:textId="20CD0550" w:rsidR="00E73EDF" w:rsidRDefault="007653F1" w:rsidP="001E4125">
      <w:pPr>
        <w:pStyle w:val="BodyText"/>
        <w:spacing w:before="0" w:after="120" w:line="240" w:lineRule="auto"/>
        <w:rPr>
          <w:sz w:val="20"/>
          <w:lang w:val="en-AU"/>
        </w:rPr>
      </w:pPr>
      <w:r w:rsidRPr="001E4125">
        <w:rPr>
          <w:sz w:val="20"/>
          <w:lang w:val="en-AU"/>
        </w:rPr>
        <w:t>S-1</w:t>
      </w:r>
      <w:r w:rsidR="000C0EBE">
        <w:rPr>
          <w:sz w:val="20"/>
          <w:lang w:val="en-AU"/>
        </w:rPr>
        <w:t>3</w:t>
      </w:r>
      <w:r w:rsidRPr="001E4125">
        <w:rPr>
          <w:sz w:val="20"/>
          <w:lang w:val="en-AU"/>
        </w:rPr>
        <w:t xml:space="preserve">1 uses </w:t>
      </w:r>
      <w:r w:rsidR="00C618EA" w:rsidRPr="001E4125">
        <w:rPr>
          <w:sz w:val="20"/>
          <w:lang w:val="en-AU"/>
        </w:rPr>
        <w:t>seven</w:t>
      </w:r>
      <w:r w:rsidRPr="001E4125">
        <w:rPr>
          <w:sz w:val="20"/>
          <w:lang w:val="en-AU"/>
        </w:rPr>
        <w:t xml:space="preserve"> types of simple attributes; they are listed in the following </w:t>
      </w:r>
      <w:r w:rsidR="001E4125">
        <w:rPr>
          <w:sz w:val="20"/>
          <w:lang w:val="en-AU"/>
        </w:rPr>
        <w:t>T</w:t>
      </w:r>
      <w:r w:rsidRPr="001E4125">
        <w:rPr>
          <w:sz w:val="20"/>
          <w:lang w:val="en-AU"/>
        </w:rPr>
        <w:t>able:</w:t>
      </w:r>
    </w:p>
    <w:p w14:paraId="20255CAC" w14:textId="475B9F50" w:rsidR="001E4125" w:rsidRPr="001E4125" w:rsidRDefault="001E4125" w:rsidP="0037659B">
      <w:pPr>
        <w:pStyle w:val="Caption"/>
        <w:spacing w:line="240" w:lineRule="auto"/>
        <w:jc w:val="center"/>
        <w:rPr>
          <w:lang w:val="en-AU"/>
        </w:rPr>
      </w:pPr>
      <w:r w:rsidRPr="001E4125">
        <w:rPr>
          <w:lang w:val="en-AU"/>
        </w:rPr>
        <w:t xml:space="preserve">Table </w:t>
      </w:r>
      <w:r w:rsidR="0020688A">
        <w:rPr>
          <w:lang w:val="en-AU"/>
        </w:rPr>
        <w:t>5</w:t>
      </w:r>
      <w:r w:rsidR="0037659B">
        <w:rPr>
          <w:lang w:val="en-AU"/>
        </w:rPr>
        <w:t>-1</w:t>
      </w:r>
      <w:r w:rsidR="0037659B" w:rsidRPr="001E4125">
        <w:rPr>
          <w:lang w:val="en-AU"/>
        </w:rPr>
        <w:t xml:space="preserve"> </w:t>
      </w:r>
      <w:r w:rsidR="0037659B">
        <w:rPr>
          <w:lang w:val="en-AU"/>
        </w:rPr>
        <w:t>–</w:t>
      </w:r>
      <w:r w:rsidRPr="001E4125">
        <w:rPr>
          <w:lang w:val="en-AU"/>
        </w:rPr>
        <w:t xml:space="preserve"> Simple </w:t>
      </w:r>
      <w:r w:rsidR="0037659B">
        <w:rPr>
          <w:lang w:val="en-AU"/>
        </w:rPr>
        <w:t>a</w:t>
      </w:r>
      <w:r w:rsidRPr="001E4125">
        <w:rPr>
          <w:lang w:val="en-AU"/>
        </w:rPr>
        <w:t xml:space="preserve">ttribute </w:t>
      </w:r>
      <w:r w:rsidR="0037659B">
        <w:rPr>
          <w:lang w:val="en-AU"/>
        </w:rPr>
        <w:t>t</w:t>
      </w:r>
      <w:r w:rsidRPr="001E4125">
        <w:rPr>
          <w:lang w:val="en-AU"/>
        </w:rPr>
        <w:t>ypes</w:t>
      </w:r>
    </w:p>
    <w:tbl>
      <w:tblPr>
        <w:tblW w:w="93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7216"/>
      </w:tblGrid>
      <w:tr w:rsidR="00E73EDF" w:rsidRPr="00693533" w14:paraId="43A28CC8" w14:textId="77777777" w:rsidTr="0037659B">
        <w:trPr>
          <w:cantSplit/>
          <w:trHeight w:val="20"/>
          <w:jc w:val="center"/>
        </w:trPr>
        <w:tc>
          <w:tcPr>
            <w:tcW w:w="2088" w:type="dxa"/>
            <w:shd w:val="clear" w:color="auto" w:fill="D9D9D9" w:themeFill="background1" w:themeFillShade="D9"/>
          </w:tcPr>
          <w:p w14:paraId="66F44059" w14:textId="77777777" w:rsidR="00E73EDF" w:rsidRPr="00693533" w:rsidRDefault="007653F1" w:rsidP="0037659B">
            <w:pPr>
              <w:pStyle w:val="BodyText"/>
              <w:spacing w:line="240" w:lineRule="auto"/>
              <w:jc w:val="left"/>
              <w:rPr>
                <w:b/>
                <w:lang w:val="en-AU"/>
              </w:rPr>
            </w:pPr>
            <w:r w:rsidRPr="00693533">
              <w:rPr>
                <w:b/>
                <w:lang w:val="en-AU"/>
              </w:rPr>
              <w:t>Type</w:t>
            </w:r>
          </w:p>
        </w:tc>
        <w:tc>
          <w:tcPr>
            <w:tcW w:w="7216" w:type="dxa"/>
            <w:shd w:val="clear" w:color="auto" w:fill="D9D9D9" w:themeFill="background1" w:themeFillShade="D9"/>
          </w:tcPr>
          <w:p w14:paraId="43558A2C" w14:textId="77777777" w:rsidR="00E73EDF" w:rsidRPr="00693533" w:rsidRDefault="007653F1" w:rsidP="0037659B">
            <w:pPr>
              <w:pStyle w:val="BodyText"/>
              <w:spacing w:line="240" w:lineRule="auto"/>
              <w:jc w:val="left"/>
              <w:rPr>
                <w:b/>
                <w:lang w:val="en-AU"/>
              </w:rPr>
            </w:pPr>
            <w:r w:rsidRPr="00693533">
              <w:rPr>
                <w:b/>
                <w:lang w:val="en-AU"/>
              </w:rPr>
              <w:t>Definition</w:t>
            </w:r>
          </w:p>
        </w:tc>
      </w:tr>
      <w:tr w:rsidR="00E73EDF" w:rsidRPr="00693533" w14:paraId="30BA83AA" w14:textId="77777777" w:rsidTr="0037659B">
        <w:trPr>
          <w:cantSplit/>
          <w:trHeight w:val="20"/>
          <w:jc w:val="center"/>
        </w:trPr>
        <w:tc>
          <w:tcPr>
            <w:tcW w:w="2088" w:type="dxa"/>
            <w:shd w:val="clear" w:color="auto" w:fill="auto"/>
          </w:tcPr>
          <w:p w14:paraId="4DFFA37B" w14:textId="77777777" w:rsidR="00E73EDF" w:rsidRPr="00693533" w:rsidRDefault="007653F1" w:rsidP="0037659B">
            <w:pPr>
              <w:pStyle w:val="BodyText"/>
              <w:spacing w:line="240" w:lineRule="auto"/>
              <w:jc w:val="left"/>
              <w:rPr>
                <w:lang w:val="en-AU"/>
              </w:rPr>
            </w:pPr>
            <w:r w:rsidRPr="00693533">
              <w:rPr>
                <w:rFonts w:cs="Arial"/>
                <w:lang w:val="en-AU"/>
              </w:rPr>
              <w:t xml:space="preserve">Boolean </w:t>
            </w:r>
          </w:p>
        </w:tc>
        <w:tc>
          <w:tcPr>
            <w:tcW w:w="7216" w:type="dxa"/>
            <w:shd w:val="clear" w:color="auto" w:fill="auto"/>
          </w:tcPr>
          <w:p w14:paraId="632F82D1" w14:textId="624A1630" w:rsidR="00E73EDF" w:rsidRPr="00693533" w:rsidRDefault="003E57C4" w:rsidP="0037659B">
            <w:pPr>
              <w:pStyle w:val="BodyText"/>
              <w:spacing w:line="240" w:lineRule="auto"/>
              <w:jc w:val="left"/>
              <w:rPr>
                <w:lang w:val="en-AU"/>
              </w:rPr>
            </w:pPr>
            <w:r>
              <w:rPr>
                <w:rFonts w:cs="Arial"/>
                <w:lang w:val="en-AU"/>
              </w:rPr>
              <w:t>A</w:t>
            </w:r>
            <w:r w:rsidR="007653F1" w:rsidRPr="00693533">
              <w:rPr>
                <w:rFonts w:cs="Arial"/>
                <w:lang w:val="en-AU"/>
              </w:rPr>
              <w:t xml:space="preserve"> logical value</w:t>
            </w:r>
            <w:r>
              <w:rPr>
                <w:rFonts w:cs="Arial"/>
                <w:lang w:val="en-AU"/>
              </w:rPr>
              <w:t>,</w:t>
            </w:r>
            <w:r w:rsidR="007653F1" w:rsidRPr="00693533">
              <w:rPr>
                <w:rFonts w:cs="Arial"/>
                <w:lang w:val="en-AU"/>
              </w:rPr>
              <w:t xml:space="preserve"> either ‘True’ or ‘False’</w:t>
            </w:r>
          </w:p>
        </w:tc>
      </w:tr>
      <w:tr w:rsidR="00E73EDF" w:rsidRPr="004E17D6" w14:paraId="36A2EBF2" w14:textId="77777777" w:rsidTr="0037659B">
        <w:trPr>
          <w:cantSplit/>
          <w:trHeight w:val="20"/>
          <w:jc w:val="center"/>
        </w:trPr>
        <w:tc>
          <w:tcPr>
            <w:tcW w:w="2088" w:type="dxa"/>
            <w:shd w:val="clear" w:color="auto" w:fill="auto"/>
          </w:tcPr>
          <w:p w14:paraId="7E59CE45" w14:textId="77777777" w:rsidR="00E73EDF" w:rsidRPr="004E17D6" w:rsidRDefault="007653F1" w:rsidP="0037659B">
            <w:pPr>
              <w:pStyle w:val="BodyText"/>
              <w:spacing w:line="240" w:lineRule="auto"/>
              <w:jc w:val="left"/>
              <w:rPr>
                <w:lang w:val="en-AU"/>
              </w:rPr>
            </w:pPr>
            <w:r w:rsidRPr="004E17D6">
              <w:rPr>
                <w:rFonts w:cs="Arial"/>
                <w:lang w:val="en-AU"/>
              </w:rPr>
              <w:t xml:space="preserve">Integer </w:t>
            </w:r>
          </w:p>
        </w:tc>
        <w:tc>
          <w:tcPr>
            <w:tcW w:w="7216" w:type="dxa"/>
            <w:shd w:val="clear" w:color="auto" w:fill="auto"/>
          </w:tcPr>
          <w:p w14:paraId="1DCF5956" w14:textId="70E90D60" w:rsidR="00E73EDF" w:rsidRPr="004E17D6" w:rsidRDefault="003E57C4" w:rsidP="0037659B">
            <w:pPr>
              <w:pStyle w:val="Default"/>
              <w:spacing w:before="60" w:after="60" w:line="240" w:lineRule="auto"/>
              <w:rPr>
                <w:color w:val="auto"/>
              </w:rPr>
            </w:pPr>
            <w:r>
              <w:rPr>
                <w:color w:val="auto"/>
                <w:sz w:val="18"/>
                <w:szCs w:val="18"/>
                <w:lang w:val="en-AU"/>
              </w:rPr>
              <w:t>An</w:t>
            </w:r>
            <w:r w:rsidR="007653F1" w:rsidRPr="004E17D6">
              <w:rPr>
                <w:color w:val="auto"/>
                <w:sz w:val="18"/>
                <w:szCs w:val="18"/>
                <w:lang w:val="en-AU"/>
              </w:rPr>
              <w:t xml:space="preserve"> integer number </w:t>
            </w:r>
          </w:p>
        </w:tc>
      </w:tr>
      <w:tr w:rsidR="00E73EDF" w:rsidRPr="00693533" w14:paraId="221086CE" w14:textId="77777777" w:rsidTr="0037659B">
        <w:trPr>
          <w:cantSplit/>
          <w:trHeight w:val="20"/>
          <w:jc w:val="center"/>
        </w:trPr>
        <w:tc>
          <w:tcPr>
            <w:tcW w:w="2088" w:type="dxa"/>
            <w:shd w:val="clear" w:color="auto" w:fill="auto"/>
          </w:tcPr>
          <w:p w14:paraId="23426321" w14:textId="77777777" w:rsidR="00E73EDF" w:rsidRPr="00693533" w:rsidRDefault="007653F1" w:rsidP="0037659B">
            <w:pPr>
              <w:pStyle w:val="BodyText"/>
              <w:spacing w:line="240" w:lineRule="auto"/>
              <w:jc w:val="left"/>
              <w:rPr>
                <w:lang w:val="en-AU"/>
              </w:rPr>
            </w:pPr>
            <w:r w:rsidRPr="00693533">
              <w:rPr>
                <w:rFonts w:cs="Arial"/>
                <w:lang w:val="en-AU"/>
              </w:rPr>
              <w:t>Real</w:t>
            </w:r>
          </w:p>
        </w:tc>
        <w:tc>
          <w:tcPr>
            <w:tcW w:w="7216" w:type="dxa"/>
            <w:shd w:val="clear" w:color="auto" w:fill="auto"/>
          </w:tcPr>
          <w:p w14:paraId="44E1B604" w14:textId="69ED839B" w:rsidR="00E73EDF" w:rsidRPr="00693533" w:rsidRDefault="003E57C4" w:rsidP="0037659B">
            <w:pPr>
              <w:pStyle w:val="BodyText"/>
              <w:spacing w:line="240" w:lineRule="auto"/>
              <w:jc w:val="left"/>
              <w:rPr>
                <w:lang w:val="en-AU"/>
              </w:rPr>
            </w:pPr>
            <w:r>
              <w:rPr>
                <w:rFonts w:cs="Arial"/>
                <w:lang w:val="en-AU"/>
              </w:rPr>
              <w:t>A</w:t>
            </w:r>
            <w:r w:rsidR="007653F1" w:rsidRPr="00693533">
              <w:rPr>
                <w:rFonts w:cs="Arial"/>
                <w:lang w:val="en-AU"/>
              </w:rPr>
              <w:t xml:space="preserve"> floating point number</w:t>
            </w:r>
          </w:p>
        </w:tc>
      </w:tr>
      <w:tr w:rsidR="00693533" w:rsidRPr="00693533" w14:paraId="6917CDC0"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6F104E05" w14:textId="7315A76E" w:rsidR="00E73EDF" w:rsidRPr="004E17D6" w:rsidRDefault="007653F1" w:rsidP="0037659B">
            <w:pPr>
              <w:pStyle w:val="BodyText"/>
              <w:spacing w:line="240" w:lineRule="auto"/>
              <w:jc w:val="left"/>
              <w:rPr>
                <w:rFonts w:cs="Arial"/>
                <w:lang w:val="en-AU"/>
              </w:rPr>
            </w:pPr>
            <w:r w:rsidRPr="004E17D6">
              <w:rPr>
                <w:rFonts w:cs="Arial"/>
                <w:lang w:val="en-AU"/>
              </w:rPr>
              <w:t xml:space="preserve">Enumeration </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5F8E1711" w14:textId="10F37E7F" w:rsidR="00E73EDF" w:rsidRPr="004E17D6" w:rsidRDefault="003E57C4" w:rsidP="0037659B">
            <w:pPr>
              <w:pStyle w:val="BodyText"/>
              <w:spacing w:line="240" w:lineRule="auto"/>
              <w:jc w:val="left"/>
              <w:rPr>
                <w:rFonts w:cs="Arial"/>
                <w:lang w:val="en-AU"/>
              </w:rPr>
            </w:pPr>
            <w:r>
              <w:rPr>
                <w:rFonts w:cs="Arial"/>
                <w:lang w:val="en-AU"/>
              </w:rPr>
              <w:t>One</w:t>
            </w:r>
            <w:r w:rsidR="007653F1" w:rsidRPr="004E17D6">
              <w:rPr>
                <w:rFonts w:cs="Arial"/>
                <w:lang w:val="en-AU"/>
              </w:rPr>
              <w:t xml:space="preserve"> of a list of predefined values</w:t>
            </w:r>
          </w:p>
        </w:tc>
      </w:tr>
      <w:tr w:rsidR="00693533" w:rsidRPr="00693533" w14:paraId="6ED3BBE4"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64B083B1" w14:textId="524A5351" w:rsidR="00E73EDF" w:rsidRPr="004E17D6" w:rsidRDefault="00A22E27" w:rsidP="0037659B">
            <w:pPr>
              <w:pStyle w:val="BodyText"/>
              <w:spacing w:line="240" w:lineRule="auto"/>
              <w:jc w:val="left"/>
              <w:rPr>
                <w:rFonts w:cs="Arial"/>
                <w:lang w:val="en-AU"/>
              </w:rPr>
            </w:pPr>
            <w:r>
              <w:rPr>
                <w:rFonts w:cs="Arial"/>
                <w:lang w:val="en-AU"/>
              </w:rPr>
              <w:t xml:space="preserve">Text or </w:t>
            </w:r>
            <w:proofErr w:type="spellStart"/>
            <w:r>
              <w:rPr>
                <w:rFonts w:cs="Arial"/>
                <w:lang w:val="en-AU"/>
              </w:rPr>
              <w:t>CharacterString</w:t>
            </w:r>
            <w:proofErr w:type="spellEnd"/>
            <w:r w:rsidR="007653F1" w:rsidRPr="004E17D6">
              <w:rPr>
                <w:rFonts w:cs="Arial"/>
                <w:lang w:val="en-AU"/>
              </w:rPr>
              <w:t xml:space="preserve"> </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62B903CD" w14:textId="603BE4BF" w:rsidR="00E73EDF" w:rsidRPr="004E17D6" w:rsidRDefault="003E57C4" w:rsidP="0037659B">
            <w:pPr>
              <w:pStyle w:val="BodyText"/>
              <w:spacing w:line="240" w:lineRule="auto"/>
              <w:jc w:val="left"/>
              <w:rPr>
                <w:rFonts w:cs="Arial"/>
                <w:lang w:val="en-AU"/>
              </w:rPr>
            </w:pPr>
            <w:r>
              <w:rPr>
                <w:rFonts w:cs="Arial"/>
                <w:lang w:val="en-AU"/>
              </w:rPr>
              <w:t>G</w:t>
            </w:r>
            <w:r w:rsidR="007653F1" w:rsidRPr="004E17D6">
              <w:rPr>
                <w:rFonts w:cs="Arial"/>
                <w:lang w:val="en-AU"/>
              </w:rPr>
              <w:t>eneral text.</w:t>
            </w:r>
          </w:p>
        </w:tc>
      </w:tr>
      <w:tr w:rsidR="00A22E27" w:rsidRPr="00693533" w14:paraId="3115F10A"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7A3CE9F7" w14:textId="7DE9A44F" w:rsidR="00A22E27" w:rsidRDefault="00A22E27" w:rsidP="0037659B">
            <w:pPr>
              <w:pStyle w:val="BodyText"/>
              <w:spacing w:line="240" w:lineRule="auto"/>
              <w:jc w:val="left"/>
              <w:rPr>
                <w:rFonts w:cs="Arial"/>
                <w:lang w:val="en-AU"/>
              </w:rPr>
            </w:pPr>
            <w:r>
              <w:rPr>
                <w:rFonts w:cs="Arial"/>
                <w:lang w:val="en-AU"/>
              </w:rPr>
              <w:t>Date</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25B80951" w14:textId="0A2555C1" w:rsidR="00043625" w:rsidRDefault="00043625" w:rsidP="00043625">
            <w:pPr>
              <w:pStyle w:val="BodyText"/>
              <w:spacing w:line="240" w:lineRule="auto"/>
              <w:jc w:val="left"/>
              <w:rPr>
                <w:rFonts w:cs="Arial"/>
                <w:lang w:val="en-AU"/>
              </w:rPr>
            </w:pPr>
            <w:r w:rsidRPr="00043625">
              <w:rPr>
                <w:rFonts w:cs="Arial"/>
                <w:lang w:val="en-AU"/>
              </w:rPr>
              <w:t xml:space="preserve">A date gives values for year, month and day according to the Gregorian Calendar. </w:t>
            </w:r>
          </w:p>
          <w:p w14:paraId="677FED0B" w14:textId="2F1A6F7D" w:rsidR="00043625" w:rsidRDefault="00043625" w:rsidP="0037659B">
            <w:pPr>
              <w:pStyle w:val="BodyText"/>
              <w:spacing w:line="240" w:lineRule="auto"/>
              <w:jc w:val="left"/>
              <w:rPr>
                <w:rFonts w:cs="Arial"/>
                <w:lang w:val="en-AU"/>
              </w:rPr>
            </w:pPr>
            <w:r w:rsidRPr="00043625">
              <w:rPr>
                <w:rFonts w:cs="Arial"/>
                <w:lang w:val="en-AU"/>
              </w:rPr>
              <w:t>In XML formats</w:t>
            </w:r>
            <w:r>
              <w:rPr>
                <w:rFonts w:cs="Arial"/>
                <w:lang w:val="en-AU"/>
              </w:rPr>
              <w:t xml:space="preserve"> including S-131</w:t>
            </w:r>
            <w:r w:rsidRPr="00043625">
              <w:rPr>
                <w:rFonts w:cs="Arial"/>
                <w:lang w:val="en-AU"/>
              </w:rPr>
              <w:t>, the XML Schema standard type should be used instead of the ISO 8601 basic representation (which is not a standard type in XML).</w:t>
            </w:r>
          </w:p>
          <w:p w14:paraId="0DE8A531" w14:textId="5FF224F0" w:rsidR="00A22E27" w:rsidRPr="004E17D6" w:rsidRDefault="00043625" w:rsidP="0037659B">
            <w:pPr>
              <w:pStyle w:val="BodyText"/>
              <w:spacing w:line="240" w:lineRule="auto"/>
              <w:jc w:val="left"/>
              <w:rPr>
                <w:rFonts w:cs="Arial"/>
                <w:lang w:val="en-AU"/>
              </w:rPr>
            </w:pPr>
            <w:r w:rsidRPr="00043625">
              <w:rPr>
                <w:rFonts w:cs="Arial"/>
                <w:lang w:val="en-AU"/>
              </w:rPr>
              <w:t>EXAMPLE: 1998-09-18</w:t>
            </w:r>
          </w:p>
        </w:tc>
      </w:tr>
      <w:tr w:rsidR="00693533" w:rsidRPr="00693533" w14:paraId="77FB6619"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5E9E304D" w14:textId="21576339" w:rsidR="00E73EDF" w:rsidRPr="004E17D6" w:rsidRDefault="007653F1" w:rsidP="0037659B">
            <w:pPr>
              <w:pStyle w:val="BodyText"/>
              <w:spacing w:line="240" w:lineRule="auto"/>
              <w:jc w:val="left"/>
              <w:rPr>
                <w:rFonts w:cs="Arial"/>
                <w:lang w:val="en-AU"/>
              </w:rPr>
            </w:pPr>
            <w:r w:rsidRPr="004E17D6">
              <w:rPr>
                <w:rFonts w:cs="Arial"/>
                <w:lang w:val="en-AU"/>
              </w:rPr>
              <w:t xml:space="preserve">Truncated Date </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117332CC" w14:textId="057069C0" w:rsidR="00043625" w:rsidRPr="00043625" w:rsidRDefault="00043625" w:rsidP="00043625">
            <w:pPr>
              <w:pStyle w:val="BodyText"/>
              <w:spacing w:line="240" w:lineRule="auto"/>
              <w:jc w:val="left"/>
              <w:rPr>
                <w:rFonts w:cs="Arial"/>
                <w:lang w:val="en-AU"/>
              </w:rPr>
            </w:pPr>
            <w:r w:rsidRPr="00043625">
              <w:rPr>
                <w:rFonts w:cs="Arial"/>
                <w:lang w:val="en-AU"/>
              </w:rPr>
              <w:t xml:space="preserve">A S100_TruncatedDate allows a date or partial date to be given. At least one of the </w:t>
            </w:r>
            <w:r>
              <w:rPr>
                <w:rFonts w:cs="Arial"/>
                <w:lang w:val="en-AU"/>
              </w:rPr>
              <w:t>year/month/day</w:t>
            </w:r>
            <w:r w:rsidRPr="00043625">
              <w:rPr>
                <w:rFonts w:cs="Arial"/>
                <w:lang w:val="en-AU"/>
              </w:rPr>
              <w:t xml:space="preserve"> components must be present.</w:t>
            </w:r>
            <w:r>
              <w:rPr>
                <w:rFonts w:cs="Arial"/>
                <w:lang w:val="en-AU"/>
              </w:rPr>
              <w:t xml:space="preserve"> Since S-131 uses XML formats</w:t>
            </w:r>
            <w:r w:rsidR="0047690D">
              <w:rPr>
                <w:rFonts w:cs="Arial"/>
                <w:lang w:val="en-AU"/>
              </w:rPr>
              <w:t xml:space="preserve"> for both dataset and metadata</w:t>
            </w:r>
            <w:r>
              <w:rPr>
                <w:rFonts w:cs="Arial"/>
                <w:lang w:val="en-AU"/>
              </w:rPr>
              <w:t>, the XML encoding of truncated dates must be used</w:t>
            </w:r>
            <w:r w:rsidR="0047690D">
              <w:rPr>
                <w:rFonts w:cs="Arial"/>
                <w:lang w:val="en-AU"/>
              </w:rPr>
              <w:t xml:space="preserve"> (i.e., the ISO 8601 basic format is not used in S-131)</w:t>
            </w:r>
            <w:r>
              <w:rPr>
                <w:rFonts w:cs="Arial"/>
                <w:lang w:val="en-AU"/>
              </w:rPr>
              <w:t>.</w:t>
            </w:r>
          </w:p>
          <w:p w14:paraId="0B706626" w14:textId="77777777" w:rsidR="00043625" w:rsidRPr="00043625" w:rsidRDefault="00043625" w:rsidP="00043625">
            <w:pPr>
              <w:pStyle w:val="BodyText"/>
              <w:spacing w:line="240" w:lineRule="auto"/>
              <w:jc w:val="left"/>
              <w:rPr>
                <w:rFonts w:cs="Arial"/>
                <w:lang w:val="en-AU"/>
              </w:rPr>
            </w:pPr>
            <w:r w:rsidRPr="00043625">
              <w:rPr>
                <w:rFonts w:cs="Arial"/>
                <w:lang w:val="en-AU"/>
              </w:rPr>
              <w:t>Components:</w:t>
            </w:r>
          </w:p>
          <w:p w14:paraId="35A515DA" w14:textId="77777777" w:rsidR="00043625" w:rsidRDefault="00043625" w:rsidP="00043625">
            <w:pPr>
              <w:pStyle w:val="BodyText"/>
              <w:spacing w:line="240" w:lineRule="auto"/>
              <w:jc w:val="left"/>
              <w:rPr>
                <w:rFonts w:cs="Arial"/>
                <w:lang w:val="en-AU"/>
              </w:rPr>
            </w:pPr>
            <w:r w:rsidRPr="00043625">
              <w:rPr>
                <w:rFonts w:cs="Arial"/>
                <w:lang w:val="en-AU"/>
              </w:rPr>
              <w:t>YYYY Year integer between 0000 and 9999</w:t>
            </w:r>
          </w:p>
          <w:p w14:paraId="2190513E" w14:textId="77777777" w:rsidR="00043625" w:rsidRDefault="00043625" w:rsidP="00043625">
            <w:pPr>
              <w:pStyle w:val="BodyText"/>
              <w:spacing w:line="240" w:lineRule="auto"/>
              <w:jc w:val="left"/>
              <w:rPr>
                <w:rFonts w:cs="Arial"/>
                <w:lang w:val="en-AU"/>
              </w:rPr>
            </w:pPr>
            <w:r w:rsidRPr="00043625">
              <w:rPr>
                <w:rFonts w:cs="Arial"/>
                <w:lang w:val="en-AU"/>
              </w:rPr>
              <w:t>MM Month integer between 01 – 12 (inclusive)</w:t>
            </w:r>
          </w:p>
          <w:p w14:paraId="333DBE54" w14:textId="77777777" w:rsidR="00043625" w:rsidRDefault="00043625" w:rsidP="00043625">
            <w:pPr>
              <w:pStyle w:val="BodyText"/>
              <w:spacing w:line="240" w:lineRule="auto"/>
              <w:jc w:val="left"/>
              <w:rPr>
                <w:rFonts w:cs="Arial"/>
                <w:lang w:val="en-AU"/>
              </w:rPr>
            </w:pPr>
            <w:r w:rsidRPr="00043625">
              <w:rPr>
                <w:rFonts w:cs="Arial"/>
                <w:lang w:val="en-AU"/>
              </w:rPr>
              <w:t>DD Day integer between 01 and 28, 29, 30, or 31 (inclusive), consistent with year and month values if these are specified</w:t>
            </w:r>
          </w:p>
          <w:p w14:paraId="50F35474" w14:textId="1D495093" w:rsidR="00043625" w:rsidRDefault="00043625" w:rsidP="00043625">
            <w:pPr>
              <w:pStyle w:val="BodyText"/>
              <w:spacing w:line="240" w:lineRule="auto"/>
              <w:jc w:val="left"/>
              <w:rPr>
                <w:rFonts w:cs="Arial"/>
                <w:lang w:val="en-AU"/>
              </w:rPr>
            </w:pPr>
            <w:r w:rsidRPr="00043625">
              <w:rPr>
                <w:rFonts w:cs="Arial"/>
                <w:lang w:val="en-AU"/>
              </w:rPr>
              <w:t xml:space="preserve">This type can be used to encode recurring instants (see </w:t>
            </w:r>
            <w:r>
              <w:rPr>
                <w:rFonts w:cs="Arial"/>
                <w:lang w:val="en-AU"/>
              </w:rPr>
              <w:t xml:space="preserve">S-100 </w:t>
            </w:r>
            <w:r w:rsidRPr="00043625">
              <w:rPr>
                <w:rFonts w:cs="Arial"/>
                <w:lang w:val="en-AU"/>
              </w:rPr>
              <w:t>Part 3, clause 3-8).</w:t>
            </w:r>
          </w:p>
          <w:p w14:paraId="68FF8084" w14:textId="57DCAB89" w:rsidR="00043625" w:rsidRDefault="00043625" w:rsidP="00043625">
            <w:pPr>
              <w:pStyle w:val="BodyText"/>
              <w:spacing w:line="240" w:lineRule="auto"/>
              <w:jc w:val="left"/>
              <w:rPr>
                <w:rFonts w:cs="Arial"/>
                <w:lang w:val="en-AU"/>
              </w:rPr>
            </w:pPr>
            <w:r w:rsidRPr="00043625">
              <w:rPr>
                <w:rFonts w:cs="Arial"/>
                <w:lang w:val="en-AU"/>
              </w:rPr>
              <w:t>EXAMPLE: The appropriate XML Schema type should be used:</w:t>
            </w:r>
          </w:p>
          <w:p w14:paraId="720B6F75" w14:textId="76B71723" w:rsidR="00043625" w:rsidRPr="00043625" w:rsidRDefault="00043625" w:rsidP="00043625">
            <w:pPr>
              <w:pStyle w:val="BodyText"/>
              <w:spacing w:line="240" w:lineRule="auto"/>
              <w:jc w:val="left"/>
              <w:rPr>
                <w:rFonts w:cs="Arial"/>
                <w:lang w:val="en-AU"/>
              </w:rPr>
            </w:pPr>
            <w:r w:rsidRPr="00043625">
              <w:rPr>
                <w:rFonts w:ascii="Courier New" w:hAnsi="Courier New" w:cs="Courier New"/>
                <w:lang w:val="en-AU"/>
              </w:rPr>
              <w:t>--12-17</w:t>
            </w:r>
            <w:r w:rsidRPr="00043625">
              <w:rPr>
                <w:rFonts w:cs="Arial"/>
                <w:lang w:val="en-AU"/>
              </w:rPr>
              <w:t xml:space="preserve"> representing 17 December of any year (conforming to the XML type </w:t>
            </w:r>
            <w:proofErr w:type="spellStart"/>
            <w:r w:rsidRPr="00043625">
              <w:rPr>
                <w:rFonts w:cs="Arial"/>
                <w:lang w:val="en-AU"/>
              </w:rPr>
              <w:t>gMonthDay</w:t>
            </w:r>
            <w:proofErr w:type="spellEnd"/>
            <w:r w:rsidRPr="00043625">
              <w:rPr>
                <w:rFonts w:cs="Arial"/>
                <w:lang w:val="en-AU"/>
              </w:rPr>
              <w:t>)</w:t>
            </w:r>
          </w:p>
          <w:p w14:paraId="75AFE544" w14:textId="3DBAAA24" w:rsidR="00E73EDF" w:rsidRPr="004E17D6" w:rsidRDefault="00043625" w:rsidP="00043625">
            <w:pPr>
              <w:pStyle w:val="BodyText"/>
              <w:spacing w:line="240" w:lineRule="auto"/>
              <w:jc w:val="left"/>
              <w:rPr>
                <w:rFonts w:cs="Arial"/>
                <w:lang w:val="en-AU"/>
              </w:rPr>
            </w:pPr>
            <w:r>
              <w:rPr>
                <w:rFonts w:cs="Arial"/>
                <w:lang w:val="en-AU"/>
              </w:rPr>
              <w:t xml:space="preserve">S-100 </w:t>
            </w:r>
            <w:r w:rsidRPr="00043625">
              <w:rPr>
                <w:rFonts w:cs="Arial"/>
                <w:lang w:val="en-AU"/>
              </w:rPr>
              <w:t>Part 10b provides further details about encoding in GML datasets.</w:t>
            </w:r>
          </w:p>
        </w:tc>
      </w:tr>
      <w:tr w:rsidR="00E73EDF" w:rsidRPr="00693533" w14:paraId="4BC63A40"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0288CBCA" w14:textId="2A00633C" w:rsidR="00E73EDF" w:rsidRPr="00693533" w:rsidRDefault="007653F1" w:rsidP="0037659B">
            <w:pPr>
              <w:pStyle w:val="BodyText"/>
              <w:spacing w:line="240" w:lineRule="auto"/>
              <w:jc w:val="left"/>
              <w:rPr>
                <w:rFonts w:cs="Arial"/>
                <w:lang w:val="en-AU"/>
              </w:rPr>
            </w:pPr>
            <w:r w:rsidRPr="00693533">
              <w:rPr>
                <w:rFonts w:cs="Arial"/>
                <w:lang w:val="en-AU"/>
              </w:rPr>
              <w:t xml:space="preserve">Time </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5E686554" w14:textId="668B8C46" w:rsidR="00E73EDF" w:rsidRDefault="003E57C4" w:rsidP="0037659B">
            <w:pPr>
              <w:pStyle w:val="BodyText"/>
              <w:spacing w:line="240" w:lineRule="auto"/>
              <w:jc w:val="left"/>
              <w:rPr>
                <w:rFonts w:cs="Arial"/>
                <w:lang w:val="en-AU"/>
              </w:rPr>
            </w:pPr>
            <w:r>
              <w:rPr>
                <w:rFonts w:cs="Arial"/>
                <w:lang w:val="en-AU"/>
              </w:rPr>
              <w:t>A</w:t>
            </w:r>
            <w:r w:rsidR="007653F1" w:rsidRPr="00693533">
              <w:rPr>
                <w:rFonts w:cs="Arial"/>
                <w:lang w:val="en-AU"/>
              </w:rPr>
              <w:t xml:space="preserve"> 24</w:t>
            </w:r>
            <w:r>
              <w:rPr>
                <w:rFonts w:cs="Arial"/>
                <w:lang w:val="en-AU"/>
              </w:rPr>
              <w:t>-</w:t>
            </w:r>
            <w:r w:rsidR="007653F1" w:rsidRPr="00693533">
              <w:rPr>
                <w:rFonts w:cs="Arial"/>
                <w:lang w:val="en-AU"/>
              </w:rPr>
              <w:t>hour time, it may contain a time zone</w:t>
            </w:r>
            <w:r w:rsidR="00AA36A0">
              <w:rPr>
                <w:rFonts w:cs="Arial"/>
                <w:lang w:val="en-AU"/>
              </w:rPr>
              <w:t>. Since S-131 uses XML formats for both datasets and metadata, the XML encoding must be used.</w:t>
            </w:r>
          </w:p>
          <w:p w14:paraId="356BA378" w14:textId="77777777" w:rsidR="00AA36A0" w:rsidRDefault="00AA36A0" w:rsidP="0037659B">
            <w:pPr>
              <w:pStyle w:val="BodyText"/>
              <w:spacing w:line="240" w:lineRule="auto"/>
              <w:jc w:val="left"/>
              <w:rPr>
                <w:rFonts w:cs="Arial"/>
                <w:lang w:val="en-AU"/>
              </w:rPr>
            </w:pPr>
            <w:r w:rsidRPr="00AA36A0">
              <w:rPr>
                <w:rFonts w:cs="Arial"/>
                <w:lang w:val="en-AU"/>
              </w:rPr>
              <w:t>In XML formats</w:t>
            </w:r>
            <w:r>
              <w:rPr>
                <w:rFonts w:cs="Arial"/>
                <w:lang w:val="en-AU"/>
              </w:rPr>
              <w:t xml:space="preserve"> (including S-131)</w:t>
            </w:r>
            <w:r w:rsidRPr="00AA36A0">
              <w:rPr>
                <w:rFonts w:cs="Arial"/>
                <w:lang w:val="en-AU"/>
              </w:rPr>
              <w:t>, the XML Schema standard type should be used instead of the ISO 8601 basic representation (which is not a standard type in XML). EXAMPLES:</w:t>
            </w:r>
          </w:p>
          <w:p w14:paraId="68476D0D" w14:textId="77777777" w:rsidR="00AA36A0" w:rsidRDefault="00AA36A0" w:rsidP="0037659B">
            <w:pPr>
              <w:pStyle w:val="BodyText"/>
              <w:spacing w:line="240" w:lineRule="auto"/>
              <w:jc w:val="left"/>
              <w:rPr>
                <w:rFonts w:cs="Arial"/>
                <w:lang w:val="en-AU"/>
              </w:rPr>
            </w:pPr>
            <w:r w:rsidRPr="00AA36A0">
              <w:rPr>
                <w:rFonts w:cs="Arial"/>
                <w:lang w:val="en-AU"/>
              </w:rPr>
              <w:t>18:30:59Z</w:t>
            </w:r>
            <w:r>
              <w:rPr>
                <w:rFonts w:cs="Arial"/>
                <w:lang w:val="en-AU"/>
              </w:rPr>
              <w:t xml:space="preserve"> (local time in UTC)</w:t>
            </w:r>
            <w:r w:rsidRPr="00AA36A0">
              <w:rPr>
                <w:rFonts w:cs="Arial"/>
                <w:lang w:val="en-AU"/>
              </w:rPr>
              <w:t>;</w:t>
            </w:r>
          </w:p>
          <w:p w14:paraId="16013EEF" w14:textId="6B26DD62" w:rsidR="00AA36A0" w:rsidRDefault="00AA36A0" w:rsidP="0037659B">
            <w:pPr>
              <w:pStyle w:val="BodyText"/>
              <w:spacing w:line="240" w:lineRule="auto"/>
              <w:jc w:val="left"/>
              <w:rPr>
                <w:rFonts w:cs="Arial"/>
                <w:lang w:val="en-AU"/>
              </w:rPr>
            </w:pPr>
            <w:r w:rsidRPr="00AA36A0">
              <w:rPr>
                <w:rFonts w:cs="Arial"/>
                <w:lang w:val="en-AU"/>
              </w:rPr>
              <w:t>18:30:59+01:00</w:t>
            </w:r>
            <w:r>
              <w:rPr>
                <w:rFonts w:cs="Arial"/>
                <w:lang w:val="en-AU"/>
              </w:rPr>
              <w:t xml:space="preserve"> (local time with given offset)</w:t>
            </w:r>
            <w:r w:rsidRPr="00AA36A0">
              <w:rPr>
                <w:rFonts w:cs="Arial"/>
                <w:lang w:val="en-AU"/>
              </w:rPr>
              <w:t>;</w:t>
            </w:r>
          </w:p>
          <w:p w14:paraId="54FEBDDA" w14:textId="3F98A7D8" w:rsidR="00AA36A0" w:rsidRPr="00693533" w:rsidRDefault="00AA36A0" w:rsidP="0037659B">
            <w:pPr>
              <w:pStyle w:val="BodyText"/>
              <w:spacing w:line="240" w:lineRule="auto"/>
              <w:jc w:val="left"/>
              <w:rPr>
                <w:rFonts w:cs="Arial"/>
                <w:lang w:val="en-AU"/>
              </w:rPr>
            </w:pPr>
            <w:r w:rsidRPr="00AA36A0">
              <w:rPr>
                <w:rFonts w:cs="Arial"/>
                <w:lang w:val="en-AU"/>
              </w:rPr>
              <w:t>18:30:59</w:t>
            </w:r>
            <w:r>
              <w:rPr>
                <w:rFonts w:cs="Arial"/>
                <w:lang w:val="en-AU"/>
              </w:rPr>
              <w:t xml:space="preserve"> (local time without an offset to UTC).</w:t>
            </w:r>
          </w:p>
        </w:tc>
      </w:tr>
      <w:tr w:rsidR="00A22E27" w:rsidRPr="00693533" w14:paraId="033EEA98"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396B7ED2" w14:textId="5E39612B" w:rsidR="00A22E27" w:rsidRPr="00A22E27" w:rsidRDefault="00A22E27" w:rsidP="00A22E27">
            <w:pPr>
              <w:pStyle w:val="BodyText"/>
              <w:spacing w:line="240" w:lineRule="auto"/>
              <w:jc w:val="left"/>
              <w:rPr>
                <w:rFonts w:cs="Arial"/>
                <w:sz w:val="20"/>
                <w:lang w:val="en-AU"/>
              </w:rPr>
            </w:pPr>
            <w:proofErr w:type="spellStart"/>
            <w:r w:rsidRPr="00A22E27">
              <w:rPr>
                <w:color w:val="00000A"/>
                <w:sz w:val="20"/>
                <w:lang w:val="en-CA"/>
              </w:rPr>
              <w:lastRenderedPageBreak/>
              <w:t>Codelist</w:t>
            </w:r>
            <w:proofErr w:type="spellEnd"/>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6BED2204" w14:textId="5A518AA2" w:rsidR="00A22E27" w:rsidRPr="00693533" w:rsidRDefault="00A22E27" w:rsidP="00A22E27">
            <w:pPr>
              <w:pStyle w:val="BodyText"/>
              <w:spacing w:line="240" w:lineRule="auto"/>
              <w:jc w:val="left"/>
              <w:rPr>
                <w:rFonts w:cs="Arial"/>
                <w:lang w:val="en-AU"/>
              </w:rPr>
            </w:pPr>
            <w:r w:rsidRPr="000D0B2D">
              <w:rPr>
                <w:color w:val="00000A"/>
                <w:szCs w:val="22"/>
                <w:lang w:val="en-CA"/>
              </w:rPr>
              <w:t>A type of flexible enumeration.  A code list type is a list of literals which may be extended only in conformance with specified rules.</w:t>
            </w:r>
          </w:p>
        </w:tc>
      </w:tr>
      <w:tr w:rsidR="00A22E27" w:rsidRPr="00693533" w14:paraId="711FF307"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15B64022" w14:textId="0316DE18" w:rsidR="00A22E27" w:rsidRPr="00693533" w:rsidRDefault="00A22E27" w:rsidP="0037659B">
            <w:pPr>
              <w:pStyle w:val="BodyText"/>
              <w:spacing w:line="240" w:lineRule="auto"/>
              <w:jc w:val="left"/>
              <w:rPr>
                <w:rFonts w:cs="Arial"/>
                <w:lang w:val="en-AU"/>
              </w:rPr>
            </w:pPr>
            <w:r>
              <w:rPr>
                <w:rFonts w:cs="Arial"/>
                <w:lang w:val="en-AU"/>
              </w:rPr>
              <w:t>URI</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284CA5B1" w14:textId="6BE39C23" w:rsidR="00A22E27" w:rsidRPr="00A22E27" w:rsidRDefault="00A22E27" w:rsidP="00A22E27">
            <w:pPr>
              <w:pStyle w:val="BodyText"/>
              <w:spacing w:line="240" w:lineRule="auto"/>
              <w:jc w:val="left"/>
              <w:rPr>
                <w:rFonts w:cs="Arial"/>
                <w:lang w:val="en-AU"/>
              </w:rPr>
            </w:pPr>
            <w:r w:rsidRPr="00A22E27">
              <w:rPr>
                <w:rFonts w:cs="Arial"/>
                <w:lang w:val="en-AU"/>
              </w:rPr>
              <w:t>A uniform resource identifier as defined in RFC 3986. Character encoding</w:t>
            </w:r>
            <w:r w:rsidR="003E57C4">
              <w:rPr>
                <w:rFonts w:cs="Arial"/>
                <w:lang w:val="en-AU"/>
              </w:rPr>
              <w:t xml:space="preserve"> </w:t>
            </w:r>
            <w:r w:rsidRPr="00A22E27">
              <w:rPr>
                <w:rFonts w:cs="Arial"/>
                <w:lang w:val="en-AU"/>
              </w:rPr>
              <w:t>of a URI shall follow the syntax rules defined in RFC 3986.</w:t>
            </w:r>
          </w:p>
          <w:p w14:paraId="0BC71FE9" w14:textId="1F7D4202" w:rsidR="00A22E27" w:rsidRPr="00693533" w:rsidRDefault="00A22E27" w:rsidP="00A22E27">
            <w:pPr>
              <w:pStyle w:val="BodyText"/>
              <w:spacing w:line="240" w:lineRule="auto"/>
              <w:jc w:val="left"/>
              <w:rPr>
                <w:rFonts w:cs="Arial"/>
                <w:lang w:val="en-AU"/>
              </w:rPr>
            </w:pPr>
            <w:r w:rsidRPr="00A22E27">
              <w:rPr>
                <w:rFonts w:cs="Arial"/>
                <w:lang w:val="en-AU"/>
              </w:rPr>
              <w:t>EXAMPLE http://registry.iho.int</w:t>
            </w:r>
          </w:p>
        </w:tc>
      </w:tr>
      <w:tr w:rsidR="00A22E27" w:rsidRPr="00693533" w14:paraId="6C4F536F"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087B999E" w14:textId="323B326D" w:rsidR="00A22E27" w:rsidRPr="00693533" w:rsidRDefault="00A22E27" w:rsidP="0037659B">
            <w:pPr>
              <w:pStyle w:val="BodyText"/>
              <w:spacing w:line="240" w:lineRule="auto"/>
              <w:jc w:val="left"/>
              <w:rPr>
                <w:rFonts w:cs="Arial"/>
                <w:lang w:val="en-AU"/>
              </w:rPr>
            </w:pPr>
            <w:r>
              <w:rPr>
                <w:rFonts w:cs="Arial"/>
                <w:lang w:val="en-AU"/>
              </w:rPr>
              <w:t>URL</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5B7DEF62" w14:textId="64B75F8D" w:rsidR="00A22E27" w:rsidRPr="00A22E27" w:rsidRDefault="00A22E27" w:rsidP="00A22E27">
            <w:pPr>
              <w:pStyle w:val="BodyText"/>
              <w:spacing w:line="240" w:lineRule="auto"/>
              <w:jc w:val="left"/>
              <w:rPr>
                <w:rFonts w:cs="Arial"/>
                <w:lang w:val="en-AU"/>
              </w:rPr>
            </w:pPr>
            <w:r w:rsidRPr="00A22E27">
              <w:rPr>
                <w:rFonts w:cs="Arial"/>
                <w:lang w:val="en-AU"/>
              </w:rPr>
              <w:t>A uniform resource locator (URL) is a URI that provides a means of</w:t>
            </w:r>
            <w:r w:rsidR="003E57C4">
              <w:rPr>
                <w:rFonts w:cs="Arial"/>
                <w:lang w:val="en-AU"/>
              </w:rPr>
              <w:t xml:space="preserve"> </w:t>
            </w:r>
            <w:r w:rsidRPr="00A22E27">
              <w:rPr>
                <w:rFonts w:cs="Arial"/>
                <w:lang w:val="en-AU"/>
              </w:rPr>
              <w:t>locating the resource by describing its primary access mechanism (RFC</w:t>
            </w:r>
            <w:r w:rsidR="003E57C4">
              <w:rPr>
                <w:rFonts w:cs="Arial"/>
                <w:lang w:val="en-AU"/>
              </w:rPr>
              <w:t xml:space="preserve"> </w:t>
            </w:r>
            <w:r w:rsidRPr="00A22E27">
              <w:rPr>
                <w:rFonts w:cs="Arial"/>
                <w:lang w:val="en-AU"/>
              </w:rPr>
              <w:t>3986).</w:t>
            </w:r>
          </w:p>
          <w:p w14:paraId="08C0ECF6" w14:textId="095565F6" w:rsidR="00A22E27" w:rsidRPr="00693533" w:rsidRDefault="00A22E27" w:rsidP="00A22E27">
            <w:pPr>
              <w:pStyle w:val="BodyText"/>
              <w:spacing w:line="240" w:lineRule="auto"/>
              <w:jc w:val="left"/>
              <w:rPr>
                <w:rFonts w:cs="Arial"/>
                <w:lang w:val="en-AU"/>
              </w:rPr>
            </w:pPr>
            <w:r w:rsidRPr="00A22E27">
              <w:rPr>
                <w:rFonts w:cs="Arial"/>
                <w:lang w:val="en-AU"/>
              </w:rPr>
              <w:t>EXAMPLE http://registry.iho.int</w:t>
            </w:r>
          </w:p>
        </w:tc>
      </w:tr>
      <w:tr w:rsidR="00A22E27" w:rsidRPr="00693533" w14:paraId="3C6C3015" w14:textId="77777777" w:rsidTr="0037659B">
        <w:trPr>
          <w:cantSplit/>
          <w:trHeight w:val="20"/>
          <w:jc w:val="center"/>
        </w:trPr>
        <w:tc>
          <w:tcPr>
            <w:tcW w:w="2088" w:type="dxa"/>
            <w:tcBorders>
              <w:top w:val="single" w:sz="4" w:space="0" w:color="auto"/>
              <w:left w:val="single" w:sz="4" w:space="0" w:color="auto"/>
              <w:bottom w:val="single" w:sz="4" w:space="0" w:color="auto"/>
              <w:right w:val="single" w:sz="4" w:space="0" w:color="auto"/>
            </w:tcBorders>
            <w:shd w:val="clear" w:color="auto" w:fill="auto"/>
          </w:tcPr>
          <w:p w14:paraId="0D835FDC" w14:textId="75CA2465" w:rsidR="00A22E27" w:rsidRPr="00693533" w:rsidRDefault="00A22E27" w:rsidP="0037659B">
            <w:pPr>
              <w:pStyle w:val="BodyText"/>
              <w:spacing w:line="240" w:lineRule="auto"/>
              <w:jc w:val="left"/>
              <w:rPr>
                <w:rFonts w:cs="Arial"/>
                <w:lang w:val="en-AU"/>
              </w:rPr>
            </w:pPr>
            <w:r>
              <w:rPr>
                <w:rFonts w:cs="Arial"/>
                <w:lang w:val="en-AU"/>
              </w:rPr>
              <w:t>URN</w:t>
            </w:r>
          </w:p>
        </w:tc>
        <w:tc>
          <w:tcPr>
            <w:tcW w:w="7216" w:type="dxa"/>
            <w:tcBorders>
              <w:top w:val="single" w:sz="4" w:space="0" w:color="auto"/>
              <w:left w:val="single" w:sz="4" w:space="0" w:color="auto"/>
              <w:bottom w:val="single" w:sz="4" w:space="0" w:color="auto"/>
              <w:right w:val="single" w:sz="4" w:space="0" w:color="auto"/>
            </w:tcBorders>
            <w:shd w:val="clear" w:color="auto" w:fill="auto"/>
          </w:tcPr>
          <w:p w14:paraId="2ADB8A97" w14:textId="77777777" w:rsidR="003E57C4" w:rsidRDefault="00A22E27" w:rsidP="0037659B">
            <w:pPr>
              <w:pStyle w:val="BodyText"/>
              <w:spacing w:line="240" w:lineRule="auto"/>
              <w:jc w:val="left"/>
              <w:rPr>
                <w:rFonts w:cs="Arial"/>
                <w:lang w:val="en-AU"/>
              </w:rPr>
            </w:pPr>
            <w:r w:rsidRPr="00A22E27">
              <w:rPr>
                <w:rFonts w:cs="Arial"/>
                <w:lang w:val="en-AU"/>
              </w:rPr>
              <w:t>A persistent, location-independent, resource identifier that follows the syntax and</w:t>
            </w:r>
            <w:r w:rsidR="003E57C4">
              <w:rPr>
                <w:rFonts w:cs="Arial"/>
                <w:lang w:val="en-AU"/>
              </w:rPr>
              <w:t xml:space="preserve"> </w:t>
            </w:r>
            <w:r w:rsidRPr="00A22E27">
              <w:rPr>
                <w:rFonts w:cs="Arial"/>
                <w:lang w:val="en-AU"/>
              </w:rPr>
              <w:t>semantics for URNs specified in RFC 2141.</w:t>
            </w:r>
          </w:p>
          <w:p w14:paraId="04012EC7" w14:textId="5DC0070E" w:rsidR="00A22E27" w:rsidRPr="00693533" w:rsidRDefault="00A22E27" w:rsidP="0037659B">
            <w:pPr>
              <w:pStyle w:val="BodyText"/>
              <w:spacing w:line="240" w:lineRule="auto"/>
              <w:jc w:val="left"/>
              <w:rPr>
                <w:rFonts w:cs="Arial"/>
                <w:lang w:val="en-AU"/>
              </w:rPr>
            </w:pPr>
            <w:r w:rsidRPr="00A22E27">
              <w:rPr>
                <w:rFonts w:cs="Arial"/>
                <w:lang w:val="en-AU"/>
              </w:rPr>
              <w:t>EXAMPLE urn:iho:s101:1:0:0:AnchorageArea</w:t>
            </w:r>
          </w:p>
        </w:tc>
      </w:tr>
    </w:tbl>
    <w:p w14:paraId="0EB582DE" w14:textId="106B7723" w:rsidR="00E73EDF" w:rsidRPr="001E4125" w:rsidRDefault="00E73EDF" w:rsidP="001E4125">
      <w:pPr>
        <w:spacing w:after="0" w:line="240" w:lineRule="auto"/>
      </w:pPr>
    </w:p>
    <w:p w14:paraId="646A3B6A" w14:textId="50126A09" w:rsidR="00E73EDF" w:rsidRPr="00693533" w:rsidRDefault="007653F1" w:rsidP="003C5409">
      <w:pPr>
        <w:pStyle w:val="Heading3"/>
      </w:pPr>
      <w:bookmarkStart w:id="523" w:name="_Toc120228639"/>
      <w:bookmarkStart w:id="524" w:name="_Toc225065152"/>
      <w:bookmarkStart w:id="525" w:name="_Toc225648295"/>
      <w:r w:rsidRPr="00693533">
        <w:t xml:space="preserve">Complex </w:t>
      </w:r>
      <w:r w:rsidR="00C9557C">
        <w:t>a</w:t>
      </w:r>
      <w:r w:rsidRPr="00693533">
        <w:t>ttributes</w:t>
      </w:r>
      <w:bookmarkEnd w:id="523"/>
    </w:p>
    <w:p w14:paraId="5A763742" w14:textId="07526C11" w:rsidR="00E73EDF" w:rsidRPr="000E2880" w:rsidRDefault="007653F1" w:rsidP="0037659B">
      <w:pPr>
        <w:spacing w:after="120" w:line="240" w:lineRule="auto"/>
      </w:pPr>
      <w:r w:rsidRPr="00693533">
        <w:t>Complex attributes are aggregations of other attributes tha</w:t>
      </w:r>
      <w:r w:rsidR="001C7554">
        <w:t xml:space="preserve">t are either simple or complex. </w:t>
      </w:r>
      <w:r w:rsidRPr="00693533">
        <w:t>The aggregation is defined by means of attribute bindings.</w:t>
      </w:r>
      <w:r w:rsidR="001C7554">
        <w:t xml:space="preserve"> </w:t>
      </w:r>
      <w:r w:rsidR="00D76274" w:rsidRPr="000E2880">
        <w:t xml:space="preserve">Bindings of complex attributes </w:t>
      </w:r>
      <w:ins w:id="526" w:author="Raphael Malyankar" w:date="2022-11-05T23:11:00Z">
        <w:r w:rsidR="00965E9B">
          <w:t>are represented in the S-</w:t>
        </w:r>
      </w:ins>
      <w:ins w:id="527" w:author="Raphael Malyankar" w:date="2022-11-05T23:12:00Z">
        <w:r w:rsidR="00965E9B">
          <w:t xml:space="preserve">131 </w:t>
        </w:r>
      </w:ins>
      <w:del w:id="528" w:author="Raphael Malyankar" w:date="2022-11-05T23:12:00Z">
        <w:r w:rsidR="00D76274" w:rsidRPr="000E2880" w:rsidDel="00965E9B">
          <w:delText xml:space="preserve">may be represented in </w:delText>
        </w:r>
      </w:del>
      <w:r w:rsidR="00D76274" w:rsidRPr="000E2880">
        <w:t xml:space="preserve">UML </w:t>
      </w:r>
      <w:ins w:id="529" w:author="Raphael Malyankar" w:date="2022-11-05T23:12:00Z">
        <w:r w:rsidR="00965E9B">
          <w:t xml:space="preserve">diagrams </w:t>
        </w:r>
      </w:ins>
      <w:r w:rsidR="00D76274" w:rsidRPr="000E2880">
        <w:t xml:space="preserve">by </w:t>
      </w:r>
      <w:del w:id="530" w:author="Raphael Malyankar" w:date="2022-11-05T23:12:00Z">
        <w:r w:rsidR="00D76274" w:rsidRPr="000E2880" w:rsidDel="00965E9B">
          <w:delText xml:space="preserve">a composition (Figure </w:delText>
        </w:r>
        <w:r w:rsidR="000E786A" w:rsidDel="00965E9B">
          <w:delText>5.2</w:delText>
        </w:r>
        <w:r w:rsidR="001C7554" w:rsidDel="00965E9B">
          <w:delText xml:space="preserve"> below</w:delText>
        </w:r>
        <w:r w:rsidR="00D76274" w:rsidRPr="000E2880" w:rsidDel="00965E9B">
          <w:delText xml:space="preserve">, left, </w:delText>
        </w:r>
        <w:r w:rsidR="00D76274" w:rsidRPr="000E2880" w:rsidDel="00965E9B">
          <w:rPr>
            <w:i/>
          </w:rPr>
          <w:delText>BuoyLateral</w:delText>
        </w:r>
        <w:r w:rsidR="00D76274" w:rsidRPr="000E2880" w:rsidDel="00965E9B">
          <w:delText>/</w:delText>
        </w:r>
        <w:r w:rsidR="00D76274" w:rsidRPr="000E2880" w:rsidDel="00965E9B">
          <w:rPr>
            <w:i/>
          </w:rPr>
          <w:delText xml:space="preserve">topmark </w:delText>
        </w:r>
        <w:r w:rsidR="00D76274" w:rsidRPr="000E2880" w:rsidDel="00965E9B">
          <w:delText>and</w:delText>
        </w:r>
        <w:r w:rsidR="00D76274" w:rsidRPr="000E2880" w:rsidDel="00965E9B">
          <w:rPr>
            <w:i/>
          </w:rPr>
          <w:delText xml:space="preserve"> topmark/shapeInformation</w:delText>
        </w:r>
        <w:r w:rsidR="00D76274" w:rsidRPr="000E2880" w:rsidDel="00965E9B">
          <w:delText xml:space="preserve"> compositions) or </w:delText>
        </w:r>
      </w:del>
      <w:r w:rsidR="00D76274" w:rsidRPr="000E2880">
        <w:t>a local attribute (</w:t>
      </w:r>
      <w:ins w:id="531" w:author="Raphael Malyankar" w:date="2022-11-05T23:12:00Z">
        <w:r w:rsidR="00965E9B">
          <w:fldChar w:fldCharType="begin"/>
        </w:r>
        <w:r w:rsidR="00965E9B">
          <w:instrText xml:space="preserve"> REF _Ref118582390 \h </w:instrText>
        </w:r>
      </w:ins>
      <w:r w:rsidR="00965E9B">
        <w:fldChar w:fldCharType="separate"/>
      </w:r>
      <w:ins w:id="532" w:author="Raphael Malyankar" w:date="2022-11-05T23:12:00Z">
        <w:r w:rsidR="00965E9B">
          <w:t xml:space="preserve">Figure </w:t>
        </w:r>
        <w:r w:rsidR="00965E9B">
          <w:rPr>
            <w:noProof/>
          </w:rPr>
          <w:t>5</w:t>
        </w:r>
        <w:r w:rsidR="00965E9B">
          <w:t>.</w:t>
        </w:r>
        <w:r w:rsidR="00965E9B">
          <w:rPr>
            <w:noProof/>
          </w:rPr>
          <w:t>1</w:t>
        </w:r>
        <w:r w:rsidR="00965E9B">
          <w:fldChar w:fldCharType="end"/>
        </w:r>
      </w:ins>
      <w:del w:id="533" w:author="Raphael Malyankar" w:date="2022-11-05T23:12:00Z">
        <w:r w:rsidR="00D76274" w:rsidRPr="000E2880" w:rsidDel="00965E9B">
          <w:delText xml:space="preserve">Figure </w:delText>
        </w:r>
        <w:r w:rsidR="001C7554" w:rsidDel="00965E9B">
          <w:delText>4-</w:delText>
        </w:r>
        <w:r w:rsidR="00D76274" w:rsidRPr="000E2880" w:rsidDel="00965E9B">
          <w:delText>6</w:delText>
        </w:r>
      </w:del>
      <w:r w:rsidR="00D76274" w:rsidRPr="000E2880">
        <w:t>,</w:t>
      </w:r>
      <w:del w:id="534" w:author="Raphael Malyankar" w:date="2022-11-05T23:13:00Z">
        <w:r w:rsidR="00D76274" w:rsidRPr="000E2880" w:rsidDel="00965E9B">
          <w:delText xml:space="preserve"> right,</w:delText>
        </w:r>
      </w:del>
      <w:r w:rsidR="00D76274" w:rsidRPr="000E2880">
        <w:t xml:space="preserve"> </w:t>
      </w:r>
      <w:proofErr w:type="spellStart"/>
      <w:ins w:id="535" w:author="Raphael Malyankar" w:date="2022-11-05T23:21:00Z">
        <w:r w:rsidR="00662146" w:rsidRPr="00662146">
          <w:rPr>
            <w:b/>
            <w:bCs/>
          </w:rPr>
          <w:t>HarbourAreaAdministrative</w:t>
        </w:r>
        <w:proofErr w:type="spellEnd"/>
        <w:r w:rsidR="00662146" w:rsidRPr="00662146">
          <w:t xml:space="preserve"> </w:t>
        </w:r>
        <w:r w:rsidR="00662146">
          <w:t>/</w:t>
        </w:r>
      </w:ins>
      <w:proofErr w:type="spellStart"/>
      <w:del w:id="536" w:author="Raphael Malyankar" w:date="2022-11-05T23:20:00Z">
        <w:r w:rsidR="00D76274" w:rsidRPr="000E2880" w:rsidDel="00662146">
          <w:rPr>
            <w:i/>
          </w:rPr>
          <w:delText>BuoyCardinal</w:delText>
        </w:r>
        <w:r w:rsidR="00D76274" w:rsidRPr="000E2880" w:rsidDel="00662146">
          <w:delText xml:space="preserve"> </w:delText>
        </w:r>
      </w:del>
      <w:ins w:id="537" w:author="Raphael Malyankar" w:date="2022-11-05T23:20:00Z">
        <w:r w:rsidR="00662146">
          <w:rPr>
            <w:i/>
          </w:rPr>
          <w:t>generalHarbourInformation</w:t>
        </w:r>
        <w:proofErr w:type="spellEnd"/>
        <w:r w:rsidR="00662146" w:rsidRPr="000E2880">
          <w:t xml:space="preserve"> </w:t>
        </w:r>
      </w:ins>
      <w:r w:rsidR="00D76274" w:rsidRPr="000E2880">
        <w:t>attribute</w:t>
      </w:r>
      <w:ins w:id="538" w:author="Raphael Malyankar" w:date="2022-11-05T23:21:00Z">
        <w:r w:rsidR="00662146">
          <w:t xml:space="preserve">, </w:t>
        </w:r>
      </w:ins>
      <w:proofErr w:type="spellStart"/>
      <w:ins w:id="539" w:author="Raphael Malyankar" w:date="2022-11-05T23:22:00Z">
        <w:r w:rsidR="00662146" w:rsidRPr="00662146">
          <w:rPr>
            <w:i/>
            <w:iCs/>
          </w:rPr>
          <w:t>generalHarbourInformation</w:t>
        </w:r>
        <w:proofErr w:type="spellEnd"/>
        <w:r w:rsidR="00662146">
          <w:t>/</w:t>
        </w:r>
        <w:proofErr w:type="spellStart"/>
        <w:r w:rsidR="00662146" w:rsidRPr="00662146">
          <w:rPr>
            <w:i/>
            <w:iCs/>
          </w:rPr>
          <w:t>weatherResource</w:t>
        </w:r>
        <w:proofErr w:type="spellEnd"/>
        <w:r w:rsidR="00662146">
          <w:t xml:space="preserve"> attribute</w:t>
        </w:r>
      </w:ins>
      <w:ins w:id="540" w:author="Raphael Malyankar" w:date="2022-11-05T23:24:00Z">
        <w:r w:rsidR="00662146">
          <w:t xml:space="preserve"> as well as other</w:t>
        </w:r>
      </w:ins>
      <w:ins w:id="541" w:author="Raphael Malyankar" w:date="2022-11-05T23:25:00Z">
        <w:r w:rsidR="00047AF3">
          <w:t xml:space="preserve"> complex attributes</w:t>
        </w:r>
      </w:ins>
      <w:ins w:id="542" w:author="Raphael Malyankar" w:date="2022-11-05T23:24:00Z">
        <w:r w:rsidR="00662146">
          <w:t xml:space="preserve"> whose</w:t>
        </w:r>
      </w:ins>
      <w:ins w:id="543" w:author="Raphael Malyankar" w:date="2022-11-05T23:25:00Z">
        <w:r w:rsidR="00FE0CB4">
          <w:t xml:space="preserve"> internal</w:t>
        </w:r>
      </w:ins>
      <w:ins w:id="544" w:author="Raphael Malyankar" w:date="2022-11-05T23:24:00Z">
        <w:r w:rsidR="00662146">
          <w:t xml:space="preserve"> detail</w:t>
        </w:r>
      </w:ins>
      <w:ins w:id="545" w:author="Raphael Malyankar" w:date="2022-11-05T23:25:00Z">
        <w:r w:rsidR="00047AF3">
          <w:t>s</w:t>
        </w:r>
      </w:ins>
      <w:ins w:id="546" w:author="Raphael Malyankar" w:date="2022-11-05T23:24:00Z">
        <w:r w:rsidR="00662146">
          <w:t xml:space="preserve"> </w:t>
        </w:r>
      </w:ins>
      <w:ins w:id="547" w:author="Raphael Malyankar" w:date="2022-11-05T23:25:00Z">
        <w:r w:rsidR="00047AF3">
          <w:t>are</w:t>
        </w:r>
      </w:ins>
      <w:ins w:id="548" w:author="Raphael Malyankar" w:date="2022-11-05T23:24:00Z">
        <w:r w:rsidR="00662146">
          <w:t xml:space="preserve"> not shown in this figure</w:t>
        </w:r>
      </w:ins>
      <w:del w:id="549" w:author="Raphael Malyankar" w:date="2022-11-05T23:20:00Z">
        <w:r w:rsidR="00D76274" w:rsidRPr="000E2880" w:rsidDel="00662146">
          <w:delText>s</w:delText>
        </w:r>
      </w:del>
      <w:del w:id="550" w:author="Raphael Malyankar" w:date="2022-11-05T23:21:00Z">
        <w:r w:rsidR="00D76274" w:rsidRPr="000E2880" w:rsidDel="00662146">
          <w:delText xml:space="preserve"> </w:delText>
        </w:r>
      </w:del>
      <w:del w:id="551" w:author="Raphael Malyankar" w:date="2022-11-05T23:22:00Z">
        <w:r w:rsidR="00D76274" w:rsidRPr="000E2880" w:rsidDel="00662146">
          <w:rPr>
            <w:i/>
          </w:rPr>
          <w:delText>topmark</w:delText>
        </w:r>
        <w:r w:rsidR="00D76274" w:rsidRPr="000E2880" w:rsidDel="00662146">
          <w:delText xml:space="preserve"> and </w:delText>
        </w:r>
        <w:r w:rsidR="00D76274" w:rsidRPr="000E2880" w:rsidDel="00662146">
          <w:rPr>
            <w:i/>
          </w:rPr>
          <w:delText>featureName</w:delText>
        </w:r>
      </w:del>
      <w:r w:rsidR="00D76274" w:rsidRPr="000E2880">
        <w:t>).</w:t>
      </w:r>
      <w:del w:id="552" w:author="Raphael Malyankar" w:date="2022-11-05T23:22:00Z">
        <w:r w:rsidR="00D76274" w:rsidRPr="000E2880" w:rsidDel="00662146">
          <w:delText xml:space="preserve"> </w:delText>
        </w:r>
        <w:r w:rsidR="001D7A61" w:rsidRPr="000E2880" w:rsidDel="00662146">
          <w:delText>S-1</w:delText>
        </w:r>
        <w:r w:rsidR="000E786A" w:rsidDel="00662146">
          <w:delText>3</w:delText>
        </w:r>
        <w:r w:rsidR="001D7A61" w:rsidRPr="000E2880" w:rsidDel="00662146">
          <w:delText>1 uses the convention on the right.</w:delText>
        </w:r>
      </w:del>
    </w:p>
    <w:p w14:paraId="0E3021A2" w14:textId="77777777" w:rsidR="000E786A" w:rsidRDefault="009D0153" w:rsidP="000E786A">
      <w:pPr>
        <w:keepNext/>
        <w:spacing w:line="240" w:lineRule="auto"/>
        <w:jc w:val="center"/>
      </w:pPr>
      <w:r w:rsidRPr="000E2880">
        <w:rPr>
          <w:noProof/>
          <w:lang w:val="fr-FR" w:eastAsia="fr-FR"/>
        </w:rPr>
        <w:drawing>
          <wp:inline distT="0" distB="0" distL="0" distR="0" wp14:anchorId="6856CD0F" wp14:editId="06327FE8">
            <wp:extent cx="5745572" cy="3210503"/>
            <wp:effectExtent l="0" t="0" r="762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so\AppData\Local\Temp\Fig 6 Complex Attribute-1.jpg"/>
                    <pic:cNvPicPr>
                      <a:picLocks noChangeAspect="1" noChangeArrowheads="1"/>
                    </pic:cNvPicPr>
                  </pic:nvPicPr>
                  <pic:blipFill>
                    <a:blip r:embed="rId48"/>
                    <a:stretch>
                      <a:fillRect/>
                    </a:stretch>
                  </pic:blipFill>
                  <pic:spPr bwMode="auto">
                    <a:xfrm>
                      <a:off x="0" y="0"/>
                      <a:ext cx="5745572" cy="3210503"/>
                    </a:xfrm>
                    <a:prstGeom prst="rect">
                      <a:avLst/>
                    </a:prstGeom>
                    <a:noFill/>
                    <a:ln>
                      <a:noFill/>
                    </a:ln>
                  </pic:spPr>
                </pic:pic>
              </a:graphicData>
            </a:graphic>
          </wp:inline>
        </w:drawing>
      </w:r>
    </w:p>
    <w:p w14:paraId="2CC00F5F" w14:textId="00415A9A" w:rsidR="00E73EDF" w:rsidRPr="000E2880" w:rsidRDefault="000E786A" w:rsidP="000E786A">
      <w:pPr>
        <w:pStyle w:val="Caption"/>
        <w:jc w:val="center"/>
      </w:pPr>
      <w:bookmarkStart w:id="553" w:name="_Ref118582390"/>
      <w:r>
        <w:t xml:space="preserve">Figure </w:t>
      </w:r>
      <w:ins w:id="554" w:author="Raphael Malyankar" w:date="2022-11-04T16:52:00Z">
        <w:r w:rsidR="00C30215">
          <w:fldChar w:fldCharType="begin"/>
        </w:r>
        <w:r w:rsidR="00C30215">
          <w:instrText xml:space="preserve"> STYLEREF 1 \s </w:instrText>
        </w:r>
      </w:ins>
      <w:r w:rsidR="00C30215">
        <w:fldChar w:fldCharType="separate"/>
      </w:r>
      <w:r w:rsidR="00C30215">
        <w:rPr>
          <w:noProof/>
        </w:rPr>
        <w:t>5</w:t>
      </w:r>
      <w:ins w:id="555"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556" w:author="Raphael Malyankar" w:date="2022-11-04T16:52:00Z">
        <w:r w:rsidR="00C30215">
          <w:rPr>
            <w:noProof/>
          </w:rPr>
          <w:t>1</w:t>
        </w:r>
        <w:r w:rsidR="00C30215">
          <w:fldChar w:fldCharType="end"/>
        </w:r>
      </w:ins>
      <w:bookmarkEnd w:id="553"/>
      <w:del w:id="557"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5</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w:delText>
        </w:r>
        <w:r w:rsidR="008C4B28" w:rsidDel="00C30215">
          <w:fldChar w:fldCharType="end"/>
        </w:r>
      </w:del>
      <w:r>
        <w:t xml:space="preserve"> - Complex attribute</w:t>
      </w:r>
    </w:p>
    <w:p w14:paraId="13C44508" w14:textId="2B55D57C" w:rsidR="00E73EDF" w:rsidRDefault="007653F1" w:rsidP="008F7E77">
      <w:pPr>
        <w:spacing w:after="120" w:line="240" w:lineRule="auto"/>
        <w:rPr>
          <w:rFonts w:cs="Arial"/>
        </w:rPr>
      </w:pPr>
      <w:r w:rsidRPr="00FA1CBA">
        <w:t>EXAMPLE</w:t>
      </w:r>
      <w:r w:rsidR="008F7E77">
        <w:t xml:space="preserve">: </w:t>
      </w:r>
      <w:r w:rsidRPr="00FA1CBA">
        <w:t xml:space="preserve">In </w:t>
      </w:r>
      <w:r w:rsidR="00821961" w:rsidRPr="00FA1CBA">
        <w:t xml:space="preserve">the left </w:t>
      </w:r>
      <w:r w:rsidRPr="00FA1CBA">
        <w:t xml:space="preserve">example </w:t>
      </w:r>
      <w:r w:rsidR="00A67488" w:rsidRPr="00FA1CBA">
        <w:t>the complex attribute</w:t>
      </w:r>
      <w:r w:rsidR="00A67488" w:rsidRPr="00FA1CBA">
        <w:rPr>
          <w:rFonts w:cs="Arial"/>
        </w:rPr>
        <w:t xml:space="preserve"> </w:t>
      </w:r>
      <w:proofErr w:type="spellStart"/>
      <w:r w:rsidRPr="00FA1CBA">
        <w:rPr>
          <w:rFonts w:cs="Arial"/>
          <w:b/>
        </w:rPr>
        <w:t>topmark</w:t>
      </w:r>
      <w:proofErr w:type="spellEnd"/>
      <w:r w:rsidRPr="00FA1CBA">
        <w:rPr>
          <w:rFonts w:cs="Arial"/>
        </w:rPr>
        <w:t xml:space="preserve"> has three sub attributes</w:t>
      </w:r>
      <w:r w:rsidR="00821961" w:rsidRPr="00FA1CBA">
        <w:rPr>
          <w:rFonts w:cs="Arial"/>
        </w:rPr>
        <w:t>, one of which (</w:t>
      </w:r>
      <w:r w:rsidR="00821961" w:rsidRPr="00FA1CBA">
        <w:rPr>
          <w:rFonts w:cs="Arial"/>
          <w:b/>
        </w:rPr>
        <w:t>shape information</w:t>
      </w:r>
      <w:r w:rsidR="00821961" w:rsidRPr="00FA1CBA">
        <w:rPr>
          <w:rFonts w:cs="Arial"/>
        </w:rPr>
        <w:t>) is itself complex</w:t>
      </w:r>
      <w:r w:rsidRPr="00FA1CBA">
        <w:rPr>
          <w:rFonts w:cs="Arial"/>
        </w:rPr>
        <w:t xml:space="preserve">. </w:t>
      </w:r>
      <w:r w:rsidR="00037650" w:rsidRPr="00FA1CBA">
        <w:rPr>
          <w:rFonts w:cs="Arial"/>
        </w:rPr>
        <w:t xml:space="preserve"> </w:t>
      </w:r>
      <w:r w:rsidRPr="00FA1CBA">
        <w:rPr>
          <w:rFonts w:cs="Arial"/>
        </w:rPr>
        <w:t xml:space="preserve">The </w:t>
      </w:r>
      <w:r w:rsidRPr="00FA1CBA">
        <w:rPr>
          <w:rFonts w:cs="Arial"/>
          <w:b/>
        </w:rPr>
        <w:t>Buoy Lateral</w:t>
      </w:r>
      <w:r w:rsidRPr="00FA1CBA">
        <w:rPr>
          <w:rFonts w:cs="Arial"/>
        </w:rPr>
        <w:t xml:space="preserve"> </w:t>
      </w:r>
      <w:r w:rsidR="006D0E60" w:rsidRPr="00FA1CBA">
        <w:rPr>
          <w:rFonts w:cs="Arial"/>
        </w:rPr>
        <w:t xml:space="preserve">feature </w:t>
      </w:r>
      <w:r w:rsidRPr="00FA1CBA">
        <w:rPr>
          <w:rFonts w:cs="Arial"/>
        </w:rPr>
        <w:t xml:space="preserve">may optionally include one instance of </w:t>
      </w:r>
      <w:proofErr w:type="spellStart"/>
      <w:r w:rsidRPr="00FA1CBA">
        <w:rPr>
          <w:rFonts w:cs="Arial"/>
          <w:b/>
        </w:rPr>
        <w:t>topmark</w:t>
      </w:r>
      <w:proofErr w:type="spellEnd"/>
      <w:r w:rsidRPr="00FA1CBA">
        <w:rPr>
          <w:rFonts w:cs="Arial"/>
        </w:rPr>
        <w:t>.</w:t>
      </w:r>
      <w:r w:rsidR="00821961" w:rsidRPr="00FA1CBA">
        <w:rPr>
          <w:rFonts w:cs="Arial"/>
        </w:rPr>
        <w:t xml:space="preserve">  In the right example the </w:t>
      </w:r>
      <w:r w:rsidR="00821961" w:rsidRPr="00FA1CBA">
        <w:rPr>
          <w:rFonts w:cs="Arial"/>
          <w:b/>
        </w:rPr>
        <w:t>Buoy Cardinal</w:t>
      </w:r>
      <w:r w:rsidR="00821961" w:rsidRPr="00FA1CBA">
        <w:rPr>
          <w:rFonts w:cs="Arial"/>
        </w:rPr>
        <w:t xml:space="preserve"> feature may optionally include one instance of </w:t>
      </w:r>
      <w:proofErr w:type="spellStart"/>
      <w:r w:rsidR="00821961" w:rsidRPr="00FA1CBA">
        <w:rPr>
          <w:rFonts w:cs="Arial"/>
          <w:b/>
        </w:rPr>
        <w:t>topmark</w:t>
      </w:r>
      <w:proofErr w:type="spellEnd"/>
      <w:r w:rsidR="00821961" w:rsidRPr="00FA1CBA">
        <w:rPr>
          <w:rFonts w:cs="Arial"/>
        </w:rPr>
        <w:t xml:space="preserve"> </w:t>
      </w:r>
      <w:r w:rsidR="00235F26" w:rsidRPr="00FA1CBA">
        <w:rPr>
          <w:rFonts w:cs="Arial"/>
        </w:rPr>
        <w:t xml:space="preserve">(as for the left example) </w:t>
      </w:r>
      <w:r w:rsidR="00821961" w:rsidRPr="00FA1CBA">
        <w:rPr>
          <w:rFonts w:cs="Arial"/>
        </w:rPr>
        <w:t xml:space="preserve">and one or more instances of </w:t>
      </w:r>
      <w:r w:rsidR="00821961" w:rsidRPr="00FA1CBA">
        <w:rPr>
          <w:rFonts w:cs="Arial"/>
          <w:b/>
        </w:rPr>
        <w:t>feature name</w:t>
      </w:r>
      <w:r w:rsidR="00821961" w:rsidRPr="00FA1CBA">
        <w:rPr>
          <w:rFonts w:cs="Arial"/>
        </w:rPr>
        <w:t>.</w:t>
      </w:r>
    </w:p>
    <w:p w14:paraId="2A658C46" w14:textId="488B2876" w:rsidR="009D6DC7" w:rsidRDefault="005D7F59" w:rsidP="005D7F59">
      <w:pPr>
        <w:pStyle w:val="Heading2"/>
      </w:pPr>
      <w:bookmarkStart w:id="558" w:name="_Toc120228640"/>
      <w:r>
        <w:t>Units of measure</w:t>
      </w:r>
      <w:bookmarkEnd w:id="558"/>
    </w:p>
    <w:p w14:paraId="764E522A" w14:textId="1B9A7244" w:rsidR="005D7F59" w:rsidRDefault="005D7F59" w:rsidP="005D7F59">
      <w:pPr>
        <w:spacing w:after="120" w:line="240" w:lineRule="auto"/>
      </w:pPr>
      <w:r>
        <w:t xml:space="preserve">The following units of measure are used in Marine </w:t>
      </w:r>
      <w:r w:rsidR="00AB7254">
        <w:t>H</w:t>
      </w:r>
      <w:r>
        <w:t>arbour Infrastructure datasets;</w:t>
      </w:r>
    </w:p>
    <w:p w14:paraId="35B30CD8" w14:textId="07BD219C" w:rsidR="005D7F59" w:rsidRDefault="005D7F59" w:rsidP="006A5C19">
      <w:pPr>
        <w:pStyle w:val="ListParagraph"/>
        <w:numPr>
          <w:ilvl w:val="0"/>
          <w:numId w:val="23"/>
        </w:numPr>
        <w:spacing w:after="120" w:line="240" w:lineRule="auto"/>
      </w:pPr>
      <w:r>
        <w:t>Orientation is given in decimal degrees</w:t>
      </w:r>
    </w:p>
    <w:p w14:paraId="3100906A" w14:textId="26AB48D9" w:rsidR="005D7F59" w:rsidRDefault="005D7F59" w:rsidP="006A5C19">
      <w:pPr>
        <w:pStyle w:val="ListParagraph"/>
        <w:numPr>
          <w:ilvl w:val="0"/>
          <w:numId w:val="23"/>
        </w:numPr>
        <w:spacing w:after="120" w:line="240" w:lineRule="auto"/>
      </w:pPr>
      <w:r>
        <w:t>Radio frequency is given in hertz</w:t>
      </w:r>
    </w:p>
    <w:p w14:paraId="7DB0F318" w14:textId="3D399D2D" w:rsidR="005D7F59" w:rsidRDefault="005D7F59" w:rsidP="006A5C19">
      <w:pPr>
        <w:pStyle w:val="ListParagraph"/>
        <w:numPr>
          <w:ilvl w:val="0"/>
          <w:numId w:val="23"/>
        </w:numPr>
        <w:spacing w:after="120" w:line="240" w:lineRule="auto"/>
      </w:pPr>
      <w:r>
        <w:t>Uncertainty is given in metres</w:t>
      </w:r>
    </w:p>
    <w:p w14:paraId="086ACF97" w14:textId="188878DF" w:rsidR="005D7F59" w:rsidRDefault="005D7F59" w:rsidP="006A5C19">
      <w:pPr>
        <w:pStyle w:val="ListParagraph"/>
        <w:numPr>
          <w:ilvl w:val="0"/>
          <w:numId w:val="23"/>
        </w:numPr>
        <w:spacing w:after="120" w:line="240" w:lineRule="auto"/>
      </w:pPr>
      <w:r>
        <w:t>Distances are given in metres or nautical miles</w:t>
      </w:r>
    </w:p>
    <w:p w14:paraId="1D9C2218" w14:textId="36A44E61" w:rsidR="005D7F59" w:rsidRDefault="005D7F59" w:rsidP="006A5C19">
      <w:pPr>
        <w:pStyle w:val="ListParagraph"/>
        <w:numPr>
          <w:ilvl w:val="0"/>
          <w:numId w:val="23"/>
        </w:numPr>
        <w:spacing w:after="120" w:line="240" w:lineRule="auto"/>
      </w:pPr>
      <w:r>
        <w:lastRenderedPageBreak/>
        <w:t>Depths are given in metres.</w:t>
      </w:r>
    </w:p>
    <w:p w14:paraId="585FAB70" w14:textId="36179502" w:rsidR="005D7F59" w:rsidRPr="00FA1CBA" w:rsidRDefault="005D7F59" w:rsidP="005D7F59">
      <w:pPr>
        <w:spacing w:after="120" w:line="240" w:lineRule="auto"/>
      </w:pPr>
      <w:r>
        <w:t>The feature catalogue specifies the unit of measure for each attribute for which a unit is needed.</w:t>
      </w:r>
    </w:p>
    <w:p w14:paraId="4BDDB22A" w14:textId="77777777" w:rsidR="00CA6EE5" w:rsidRPr="00284E7D" w:rsidRDefault="00CA6EE5" w:rsidP="00CA6EE5">
      <w:pPr>
        <w:pStyle w:val="Heading1"/>
        <w:tabs>
          <w:tab w:val="clear" w:pos="400"/>
        </w:tabs>
        <w:spacing w:before="120" w:after="200" w:line="240" w:lineRule="auto"/>
        <w:ind w:left="567" w:hanging="567"/>
      </w:pPr>
      <w:bookmarkStart w:id="559" w:name="_Toc517858842"/>
      <w:bookmarkStart w:id="560" w:name="_Toc519859082"/>
      <w:bookmarkStart w:id="561" w:name="_Toc521495126"/>
      <w:bookmarkStart w:id="562" w:name="_Toc527117739"/>
      <w:bookmarkStart w:id="563" w:name="_Toc527620266"/>
      <w:bookmarkStart w:id="564" w:name="_Toc529974508"/>
      <w:bookmarkStart w:id="565" w:name="_Toc510785427"/>
      <w:bookmarkStart w:id="566" w:name="_Toc510784278"/>
      <w:bookmarkStart w:id="567" w:name="_Toc439685277"/>
      <w:bookmarkStart w:id="568" w:name="_Toc120228641"/>
      <w:bookmarkStart w:id="569" w:name="_Toc439685266"/>
      <w:bookmarkStart w:id="570" w:name="_Toc225648315"/>
      <w:bookmarkStart w:id="571" w:name="_Toc225065172"/>
      <w:bookmarkEnd w:id="524"/>
      <w:bookmarkEnd w:id="525"/>
      <w:bookmarkEnd w:id="559"/>
      <w:bookmarkEnd w:id="560"/>
      <w:bookmarkEnd w:id="561"/>
      <w:bookmarkEnd w:id="562"/>
      <w:bookmarkEnd w:id="563"/>
      <w:bookmarkEnd w:id="564"/>
      <w:bookmarkEnd w:id="565"/>
      <w:bookmarkEnd w:id="566"/>
      <w:r w:rsidRPr="00284E7D">
        <w:t>Coordinate Reference Systems (CRS)</w:t>
      </w:r>
      <w:bookmarkEnd w:id="567"/>
      <w:bookmarkEnd w:id="568"/>
    </w:p>
    <w:p w14:paraId="1308CF1A" w14:textId="77777777" w:rsidR="00CA6EE5" w:rsidRPr="00284E7D" w:rsidRDefault="00CA6EE5" w:rsidP="00CA6EE5">
      <w:pPr>
        <w:pStyle w:val="Heading2"/>
        <w:tabs>
          <w:tab w:val="clear" w:pos="540"/>
        </w:tabs>
        <w:spacing w:before="120" w:after="200" w:line="240" w:lineRule="auto"/>
        <w:ind w:left="709" w:hanging="709"/>
      </w:pPr>
      <w:bookmarkStart w:id="572" w:name="_Toc439685278"/>
      <w:bookmarkStart w:id="573" w:name="_Toc225065174"/>
      <w:bookmarkStart w:id="574" w:name="_Toc225648317"/>
      <w:bookmarkStart w:id="575" w:name="_Toc120228642"/>
      <w:r w:rsidRPr="00284E7D">
        <w:t>Introduction</w:t>
      </w:r>
      <w:bookmarkEnd w:id="572"/>
      <w:bookmarkEnd w:id="573"/>
      <w:bookmarkEnd w:id="574"/>
      <w:bookmarkEnd w:id="575"/>
      <w:r w:rsidRPr="00284E7D">
        <w:t xml:space="preserve"> </w:t>
      </w:r>
    </w:p>
    <w:p w14:paraId="494B9C81" w14:textId="4D571339" w:rsidR="00CA6EE5" w:rsidRPr="00284E7D" w:rsidRDefault="00CA6EE5" w:rsidP="00CA6EE5">
      <w:pPr>
        <w:spacing w:after="120" w:line="240" w:lineRule="auto"/>
        <w:rPr>
          <w:rFonts w:cs="Arial"/>
          <w:lang w:eastAsia="en-GB"/>
        </w:rPr>
      </w:pPr>
      <w:bookmarkStart w:id="576" w:name="_Toc225648318"/>
      <w:bookmarkStart w:id="577" w:name="_Toc225065175"/>
      <w:r w:rsidRPr="00284E7D">
        <w:rPr>
          <w:rFonts w:cs="Arial"/>
          <w:lang w:eastAsia="en-GB"/>
        </w:rPr>
        <w:t xml:space="preserve">An </w:t>
      </w:r>
      <w:r>
        <w:rPr>
          <w:rFonts w:cs="Arial"/>
          <w:lang w:eastAsia="en-GB"/>
        </w:rPr>
        <w:t>MHI</w:t>
      </w:r>
      <w:r w:rsidRPr="00284E7D">
        <w:rPr>
          <w:rFonts w:cs="Arial"/>
          <w:lang w:eastAsia="en-GB"/>
        </w:rPr>
        <w:t xml:space="preserve"> dataset must define one geod</w:t>
      </w:r>
      <w:r>
        <w:rPr>
          <w:rFonts w:cs="Arial"/>
          <w:lang w:eastAsia="en-GB"/>
        </w:rPr>
        <w:t xml:space="preserve">etic CRS and </w:t>
      </w:r>
      <w:r w:rsidR="00A07D1F">
        <w:rPr>
          <w:rFonts w:cs="Arial"/>
          <w:lang w:eastAsia="en-GB"/>
        </w:rPr>
        <w:t xml:space="preserve">one </w:t>
      </w:r>
      <w:r>
        <w:rPr>
          <w:rFonts w:cs="Arial"/>
          <w:lang w:eastAsia="en-GB"/>
        </w:rPr>
        <w:t>vertical CRS</w:t>
      </w:r>
      <w:r w:rsidR="00A07D1F">
        <w:rPr>
          <w:rFonts w:cs="Arial"/>
          <w:lang w:eastAsia="en-GB"/>
        </w:rPr>
        <w:t xml:space="preserve"> each for depths and elevations</w:t>
      </w:r>
      <w:r>
        <w:rPr>
          <w:rFonts w:cs="Arial"/>
          <w:lang w:eastAsia="en-GB"/>
        </w:rPr>
        <w:t>.</w:t>
      </w:r>
    </w:p>
    <w:p w14:paraId="74BFCF16" w14:textId="77777777" w:rsidR="00CA6EE5" w:rsidRPr="00284E7D" w:rsidRDefault="00CA6EE5" w:rsidP="00CA6EE5">
      <w:pPr>
        <w:pStyle w:val="Heading2"/>
        <w:tabs>
          <w:tab w:val="clear" w:pos="540"/>
        </w:tabs>
        <w:spacing w:before="120" w:after="200" w:line="240" w:lineRule="auto"/>
        <w:ind w:left="709" w:hanging="709"/>
      </w:pPr>
      <w:bookmarkStart w:id="578" w:name="_Toc439685279"/>
      <w:bookmarkStart w:id="579" w:name="_Toc120228643"/>
      <w:r w:rsidRPr="00284E7D">
        <w:t xml:space="preserve">Horizontal </w:t>
      </w:r>
      <w:bookmarkEnd w:id="576"/>
      <w:bookmarkEnd w:id="577"/>
      <w:r w:rsidRPr="00284E7D">
        <w:t>Coordinate Reference System</w:t>
      </w:r>
      <w:bookmarkEnd w:id="578"/>
      <w:bookmarkEnd w:id="579"/>
      <w:r w:rsidRPr="00284E7D">
        <w:t xml:space="preserve"> </w:t>
      </w:r>
    </w:p>
    <w:p w14:paraId="7D78711B" w14:textId="6B1A3AAE" w:rsidR="00CA6EE5" w:rsidRDefault="00CA6EE5" w:rsidP="00CA6EE5">
      <w:pPr>
        <w:autoSpaceDE w:val="0"/>
        <w:autoSpaceDN w:val="0"/>
        <w:adjustRightInd w:val="0"/>
        <w:spacing w:after="120" w:line="240" w:lineRule="auto"/>
        <w:rPr>
          <w:rFonts w:eastAsia="Times New Roman" w:cs="Arial"/>
          <w:lang w:eastAsia="en-GB"/>
        </w:rPr>
      </w:pPr>
      <w:bookmarkStart w:id="580" w:name="_Toc225065177"/>
      <w:bookmarkStart w:id="581" w:name="_Toc225648320"/>
      <w:r>
        <w:rPr>
          <w:rFonts w:eastAsia="Times New Roman" w:cs="Arial"/>
          <w:lang w:eastAsia="en-GB"/>
        </w:rPr>
        <w:t>T</w:t>
      </w:r>
      <w:r w:rsidRPr="00284E7D">
        <w:rPr>
          <w:rFonts w:cs="Arial"/>
        </w:rPr>
        <w:t>he horizontal CRS</w:t>
      </w:r>
      <w:r w:rsidRPr="00284E7D">
        <w:rPr>
          <w:rFonts w:eastAsia="Times New Roman" w:cs="Arial"/>
          <w:lang w:eastAsia="en-GB"/>
        </w:rPr>
        <w:t xml:space="preserve"> must be EPSG:4326 (WGS84).  The full reference to EPSG: 4326 can be </w:t>
      </w:r>
      <w:r>
        <w:rPr>
          <w:rFonts w:eastAsia="Times New Roman" w:cs="Arial"/>
          <w:lang w:eastAsia="en-GB"/>
        </w:rPr>
        <w:t xml:space="preserve">found at </w:t>
      </w:r>
      <w:hyperlink r:id="rId49" w:history="1">
        <w:r>
          <w:rPr>
            <w:rStyle w:val="Hyperlink"/>
            <w:rFonts w:eastAsia="Times New Roman" w:cs="Arial"/>
            <w:lang w:val="en-GB" w:eastAsia="en-GB"/>
          </w:rPr>
          <w:t>www.epsg-registry.org</w:t>
        </w:r>
      </w:hyperlink>
      <w:r>
        <w:rPr>
          <w:rFonts w:eastAsia="Times New Roman" w:cs="Arial"/>
          <w:lang w:eastAsia="en-GB"/>
        </w:rPr>
        <w:t>.</w:t>
      </w:r>
    </w:p>
    <w:p w14:paraId="10980B3A" w14:textId="77777777" w:rsidR="00CA6EE5" w:rsidRPr="00284E7D" w:rsidRDefault="00CA6EE5" w:rsidP="00CA6EE5">
      <w:pPr>
        <w:spacing w:after="60" w:line="240" w:lineRule="auto"/>
        <w:ind w:left="4111" w:hanging="4111"/>
      </w:pPr>
      <w:r w:rsidRPr="00284E7D">
        <w:rPr>
          <w:b/>
        </w:rPr>
        <w:t xml:space="preserve">Horizontal </w:t>
      </w:r>
      <w:r>
        <w:rPr>
          <w:b/>
        </w:rPr>
        <w:t>C</w:t>
      </w:r>
      <w:r w:rsidRPr="00284E7D">
        <w:rPr>
          <w:b/>
        </w:rPr>
        <w:t xml:space="preserve">oordinate </w:t>
      </w:r>
      <w:r>
        <w:rPr>
          <w:b/>
        </w:rPr>
        <w:t>R</w:t>
      </w:r>
      <w:r w:rsidRPr="00284E7D">
        <w:rPr>
          <w:b/>
        </w:rPr>
        <w:t xml:space="preserve">eference </w:t>
      </w:r>
      <w:r>
        <w:rPr>
          <w:b/>
        </w:rPr>
        <w:t>S</w:t>
      </w:r>
      <w:r w:rsidRPr="00284E7D">
        <w:rPr>
          <w:b/>
        </w:rPr>
        <w:t>ystem:</w:t>
      </w:r>
      <w:r w:rsidRPr="00284E7D">
        <w:t xml:space="preserve"> </w:t>
      </w:r>
      <w:r w:rsidRPr="00284E7D">
        <w:tab/>
      </w:r>
      <w:bookmarkStart w:id="582" w:name="_Toc288812326"/>
      <w:bookmarkStart w:id="583" w:name="_Toc288810279"/>
      <w:r w:rsidRPr="00284E7D">
        <w:t>EPSG:4326 (WGS84)</w:t>
      </w:r>
    </w:p>
    <w:p w14:paraId="33F371A2" w14:textId="77777777" w:rsidR="00CA6EE5" w:rsidRPr="00284E7D" w:rsidRDefault="00CA6EE5" w:rsidP="00CA6EE5">
      <w:pPr>
        <w:spacing w:after="60" w:line="240" w:lineRule="auto"/>
        <w:ind w:left="4111" w:hanging="4111"/>
      </w:pPr>
      <w:bookmarkStart w:id="584" w:name="_Toc288810277"/>
      <w:bookmarkStart w:id="585" w:name="_Toc288812324"/>
      <w:r w:rsidRPr="00284E7D">
        <w:rPr>
          <w:b/>
        </w:rPr>
        <w:t xml:space="preserve">Projection: </w:t>
      </w:r>
      <w:r w:rsidRPr="00284E7D">
        <w:rPr>
          <w:b/>
        </w:rPr>
        <w:tab/>
      </w:r>
      <w:bookmarkEnd w:id="584"/>
      <w:bookmarkEnd w:id="585"/>
      <w:r w:rsidRPr="00284E7D">
        <w:t>None</w:t>
      </w:r>
    </w:p>
    <w:p w14:paraId="1D5B2B38" w14:textId="77777777" w:rsidR="00CA6EE5" w:rsidRPr="00284E7D" w:rsidRDefault="00CA6EE5" w:rsidP="00CA6EE5">
      <w:pPr>
        <w:spacing w:after="60" w:line="240" w:lineRule="auto"/>
        <w:ind w:left="4111" w:hanging="4111"/>
      </w:pPr>
      <w:r>
        <w:rPr>
          <w:b/>
        </w:rPr>
        <w:t xml:space="preserve">Temporal reference system: </w:t>
      </w:r>
      <w:r>
        <w:rPr>
          <w:b/>
        </w:rPr>
        <w:tab/>
      </w:r>
      <w:r w:rsidRPr="00284E7D">
        <w:t>Gregorian calendar</w:t>
      </w:r>
      <w:r w:rsidRPr="00284E7D">
        <w:rPr>
          <w:b/>
        </w:rPr>
        <w:tab/>
      </w:r>
      <w:bookmarkEnd w:id="582"/>
      <w:bookmarkEnd w:id="583"/>
    </w:p>
    <w:p w14:paraId="4D95D53D" w14:textId="684A1A2C" w:rsidR="00CA6EE5" w:rsidRDefault="00CA6EE5" w:rsidP="00CA6EE5">
      <w:pPr>
        <w:spacing w:after="60" w:line="240" w:lineRule="auto"/>
        <w:ind w:left="4111" w:hanging="4111"/>
      </w:pPr>
      <w:bookmarkStart w:id="586" w:name="_Toc288812327"/>
      <w:bookmarkStart w:id="587" w:name="_Toc288810280"/>
      <w:r>
        <w:rPr>
          <w:b/>
        </w:rPr>
        <w:t>Coordinate Reference System registry:</w:t>
      </w:r>
      <w:r>
        <w:t xml:space="preserve"> </w:t>
      </w:r>
      <w:r>
        <w:tab/>
      </w:r>
      <w:hyperlink r:id="rId50" w:history="1">
        <w:r>
          <w:rPr>
            <w:rStyle w:val="Hyperlink"/>
            <w:lang w:val="en-US"/>
          </w:rPr>
          <w:t xml:space="preserve">EPSG Geodetic Parameter </w:t>
        </w:r>
        <w:bookmarkEnd w:id="586"/>
        <w:bookmarkEnd w:id="587"/>
        <w:r>
          <w:rPr>
            <w:rStyle w:val="Hyperlink"/>
            <w:lang w:val="en-US"/>
          </w:rPr>
          <w:t>Registry</w:t>
        </w:r>
      </w:hyperlink>
      <w:r>
        <w:t xml:space="preserve"> </w:t>
      </w:r>
    </w:p>
    <w:p w14:paraId="08227375" w14:textId="77777777" w:rsidR="00CA6EE5" w:rsidRPr="004A70BB" w:rsidRDefault="00CA6EE5" w:rsidP="00CA6EE5">
      <w:pPr>
        <w:spacing w:after="60" w:line="240" w:lineRule="auto"/>
        <w:ind w:left="4111" w:hanging="4111"/>
      </w:pPr>
      <w:bookmarkStart w:id="588" w:name="_Toc288812329"/>
      <w:bookmarkStart w:id="589" w:name="_Toc288810282"/>
      <w:r w:rsidRPr="004A70BB">
        <w:rPr>
          <w:b/>
        </w:rPr>
        <w:t>Date type (according to ISO 19115):</w:t>
      </w:r>
      <w:r w:rsidRPr="004A70BB">
        <w:t xml:space="preserve">  </w:t>
      </w:r>
      <w:r w:rsidRPr="004A70BB">
        <w:tab/>
      </w:r>
      <w:bookmarkEnd w:id="588"/>
      <w:bookmarkEnd w:id="589"/>
      <w:r w:rsidRPr="004A70BB">
        <w:t>002- publication</w:t>
      </w:r>
    </w:p>
    <w:p w14:paraId="2CB4115E" w14:textId="77777777" w:rsidR="00CA6EE5" w:rsidRDefault="00CA6EE5" w:rsidP="00CA6EE5">
      <w:pPr>
        <w:spacing w:after="60" w:line="240" w:lineRule="auto"/>
        <w:ind w:left="4111" w:hanging="4111"/>
      </w:pPr>
      <w:bookmarkStart w:id="590" w:name="_Toc288812330"/>
      <w:bookmarkStart w:id="591" w:name="_Toc288810283"/>
      <w:r w:rsidRPr="004A70BB">
        <w:rPr>
          <w:b/>
        </w:rPr>
        <w:t>Responsible party:</w:t>
      </w:r>
      <w:r>
        <w:t xml:space="preserve">  </w:t>
      </w:r>
      <w:r>
        <w:tab/>
      </w:r>
      <w:r w:rsidRPr="004A70BB">
        <w:t>International Organisation of Oil and Gas Producers</w:t>
      </w:r>
      <w:bookmarkEnd w:id="590"/>
      <w:bookmarkEnd w:id="591"/>
      <w:r w:rsidRPr="004A70BB">
        <w:t xml:space="preserve"> (I</w:t>
      </w:r>
      <w:bookmarkStart w:id="592" w:name="_Toc288810284"/>
      <w:bookmarkStart w:id="593" w:name="_Toc288812331"/>
      <w:r>
        <w:t>OGP)</w:t>
      </w:r>
    </w:p>
    <w:p w14:paraId="130B1007" w14:textId="7DDAF8A6" w:rsidR="00CA6EE5" w:rsidRDefault="00CA6EE5" w:rsidP="00CA6EE5">
      <w:pPr>
        <w:spacing w:after="120" w:line="240" w:lineRule="auto"/>
        <w:ind w:left="4111" w:hanging="4111"/>
        <w:rPr>
          <w:rStyle w:val="Hyperlink"/>
          <w:lang w:val="en-GB"/>
        </w:rPr>
      </w:pPr>
      <w:r>
        <w:rPr>
          <w:b/>
        </w:rPr>
        <w:t>URL:</w:t>
      </w:r>
      <w:r>
        <w:t xml:space="preserve"> </w:t>
      </w:r>
      <w:r>
        <w:tab/>
      </w:r>
      <w:bookmarkEnd w:id="592"/>
      <w:bookmarkEnd w:id="593"/>
      <w:r>
        <w:fldChar w:fldCharType="begin"/>
      </w:r>
      <w:r>
        <w:instrText xml:space="preserve"> HYPERLINK "http://www.iogp.org" </w:instrText>
      </w:r>
      <w:r>
        <w:fldChar w:fldCharType="separate"/>
      </w:r>
      <w:r>
        <w:rPr>
          <w:rStyle w:val="Hyperlink"/>
          <w:rFonts w:hint="eastAsia"/>
          <w:lang w:val="en-GB"/>
        </w:rPr>
        <w:t>http://www.iogp.org</w:t>
      </w:r>
      <w:r>
        <w:rPr>
          <w:rStyle w:val="Hyperlink"/>
          <w:lang w:val="en-GB"/>
        </w:rPr>
        <w:fldChar w:fldCharType="end"/>
      </w:r>
    </w:p>
    <w:p w14:paraId="2A729DF5" w14:textId="77777777" w:rsidR="00CA6EE5" w:rsidRPr="00940AF0" w:rsidRDefault="00CA6EE5" w:rsidP="00CA6EE5">
      <w:pPr>
        <w:spacing w:after="120" w:line="240" w:lineRule="auto"/>
        <w:rPr>
          <w:rFonts w:eastAsia="Times New Roman" w:cs="Arial"/>
          <w:lang w:eastAsia="en-GB"/>
        </w:rPr>
      </w:pPr>
    </w:p>
    <w:p w14:paraId="0A228970" w14:textId="417D2FD2" w:rsidR="00CA6EE5" w:rsidRPr="004A70BB" w:rsidRDefault="00CA6EE5" w:rsidP="00CA6EE5">
      <w:pPr>
        <w:pStyle w:val="Heading2"/>
        <w:tabs>
          <w:tab w:val="clear" w:pos="540"/>
        </w:tabs>
        <w:spacing w:before="120" w:after="200" w:line="240" w:lineRule="auto"/>
        <w:ind w:left="709" w:hanging="709"/>
      </w:pPr>
      <w:bookmarkStart w:id="594" w:name="_Toc439685280"/>
      <w:bookmarkStart w:id="595" w:name="_Toc120228644"/>
      <w:r w:rsidRPr="004A70BB">
        <w:t xml:space="preserve">Vertical </w:t>
      </w:r>
      <w:bookmarkEnd w:id="580"/>
      <w:bookmarkEnd w:id="581"/>
      <w:r w:rsidRPr="004A70BB">
        <w:t xml:space="preserve">CRS for </w:t>
      </w:r>
      <w:bookmarkEnd w:id="594"/>
      <w:r w:rsidR="00A07D1F">
        <w:t>Depths and Elevations</w:t>
      </w:r>
      <w:bookmarkEnd w:id="595"/>
      <w:r w:rsidRPr="004A70BB">
        <w:t xml:space="preserve"> </w:t>
      </w:r>
    </w:p>
    <w:p w14:paraId="056D4431" w14:textId="0A1185F9" w:rsidR="00CA6EE5" w:rsidRDefault="00A07D1F" w:rsidP="00A07D1F">
      <w:pPr>
        <w:spacing w:after="120" w:line="240" w:lineRule="auto"/>
        <w:rPr>
          <w:rFonts w:cs="Arial"/>
        </w:rPr>
      </w:pPr>
      <w:r>
        <w:rPr>
          <w:rFonts w:cs="Arial"/>
        </w:rPr>
        <w:t>T</w:t>
      </w:r>
      <w:r w:rsidR="00CA6EE5" w:rsidRPr="004A70BB">
        <w:rPr>
          <w:rFonts w:cs="Arial"/>
        </w:rPr>
        <w:t xml:space="preserve">he </w:t>
      </w:r>
      <w:r w:rsidR="00CA6EE5">
        <w:rPr>
          <w:rFonts w:cs="Arial"/>
        </w:rPr>
        <w:t xml:space="preserve">vertical CRS must be in metres. </w:t>
      </w:r>
      <w:r w:rsidR="00CA6EE5" w:rsidRPr="004A70BB">
        <w:rPr>
          <w:rFonts w:cs="Arial"/>
        </w:rPr>
        <w:t>Depths are represented by positive values, while negative values indicate intertidal (drying) soundings</w:t>
      </w:r>
      <w:r w:rsidR="002E75A5">
        <w:rPr>
          <w:rFonts w:cs="Arial"/>
        </w:rPr>
        <w:t xml:space="preserve"> (for depths)</w:t>
      </w:r>
      <w:del w:id="596" w:author="Raphael Malyankar" w:date="2022-11-09T19:18:00Z">
        <w:r w:rsidDel="00503946">
          <w:rPr>
            <w:rFonts w:cs="Arial"/>
          </w:rPr>
          <w:delText xml:space="preserve"> or elevations of features above the </w:delText>
        </w:r>
        <w:r w:rsidR="002E75A5" w:rsidDel="00503946">
          <w:rPr>
            <w:rFonts w:cs="Arial"/>
          </w:rPr>
          <w:delText xml:space="preserve">respective </w:delText>
        </w:r>
        <w:r w:rsidDel="00503946">
          <w:rPr>
            <w:rFonts w:cs="Arial"/>
          </w:rPr>
          <w:delText>vertical datum</w:delText>
        </w:r>
      </w:del>
      <w:r w:rsidR="00CA6EE5" w:rsidRPr="004A70BB">
        <w:rPr>
          <w:rFonts w:cs="Arial"/>
        </w:rPr>
        <w:t>.</w:t>
      </w:r>
    </w:p>
    <w:p w14:paraId="548D00DC" w14:textId="4F8FF9AF" w:rsidR="00A07D1F" w:rsidRDefault="00A07D1F" w:rsidP="00A07D1F">
      <w:pPr>
        <w:spacing w:after="120" w:line="240" w:lineRule="auto"/>
        <w:rPr>
          <w:rFonts w:cs="Arial"/>
        </w:rPr>
      </w:pPr>
      <w:r>
        <w:rPr>
          <w:rFonts w:cs="Arial"/>
        </w:rPr>
        <w:t xml:space="preserve">Depths and elevations </w:t>
      </w:r>
      <w:r w:rsidR="002E75A5">
        <w:rPr>
          <w:rFonts w:cs="Arial"/>
        </w:rPr>
        <w:t>may</w:t>
      </w:r>
      <w:r>
        <w:rPr>
          <w:rFonts w:cs="Arial"/>
        </w:rPr>
        <w:t xml:space="preserve"> be referenced to </w:t>
      </w:r>
      <w:r w:rsidR="002E75A5">
        <w:rPr>
          <w:rFonts w:cs="Arial"/>
        </w:rPr>
        <w:t>different</w:t>
      </w:r>
      <w:r>
        <w:rPr>
          <w:rFonts w:cs="Arial"/>
        </w:rPr>
        <w:t xml:space="preserve"> vertical datum</w:t>
      </w:r>
      <w:r w:rsidR="003B44F6">
        <w:rPr>
          <w:rFonts w:cs="Arial"/>
        </w:rPr>
        <w:t>s</w:t>
      </w:r>
      <w:r>
        <w:rPr>
          <w:rFonts w:cs="Arial"/>
        </w:rPr>
        <w:t xml:space="preserve">. </w:t>
      </w:r>
      <w:r w:rsidR="002E75A5">
        <w:rPr>
          <w:rFonts w:cs="Arial"/>
        </w:rPr>
        <w:t>The vertical datum for each must be encoded in a meta-feature (</w:t>
      </w:r>
      <w:proofErr w:type="spellStart"/>
      <w:r w:rsidR="002E75A5" w:rsidRPr="002E75A5">
        <w:rPr>
          <w:rFonts w:cs="Arial"/>
          <w:b/>
          <w:bCs/>
        </w:rPr>
        <w:t>SoundingDatum</w:t>
      </w:r>
      <w:proofErr w:type="spellEnd"/>
      <w:r w:rsidR="002E75A5">
        <w:rPr>
          <w:rFonts w:cs="Arial"/>
        </w:rPr>
        <w:t xml:space="preserve"> for depths and </w:t>
      </w:r>
      <w:proofErr w:type="spellStart"/>
      <w:r w:rsidR="002E75A5" w:rsidRPr="002E75A5">
        <w:rPr>
          <w:rFonts w:cs="Arial"/>
          <w:b/>
          <w:bCs/>
        </w:rPr>
        <w:t>VerticalDatum</w:t>
      </w:r>
      <w:proofErr w:type="spellEnd"/>
      <w:r w:rsidR="002E75A5">
        <w:rPr>
          <w:rFonts w:cs="Arial"/>
        </w:rPr>
        <w:t xml:space="preserve"> for elevations).</w:t>
      </w:r>
      <w:r w:rsidR="003B44F6">
        <w:rPr>
          <w:rFonts w:cs="Arial"/>
        </w:rPr>
        <w:t xml:space="preserve"> There should be only one vertical datum for all depths and only one for all elevations.</w:t>
      </w:r>
    </w:p>
    <w:p w14:paraId="7E81DF7E" w14:textId="71A95714" w:rsidR="003B44F6" w:rsidRDefault="003B44F6" w:rsidP="003B44F6">
      <w:pPr>
        <w:pStyle w:val="Heading2"/>
      </w:pPr>
      <w:bookmarkStart w:id="597" w:name="_Toc120228645"/>
      <w:r>
        <w:t>Projections</w:t>
      </w:r>
      <w:bookmarkEnd w:id="597"/>
    </w:p>
    <w:p w14:paraId="087E833E" w14:textId="64FB143B" w:rsidR="003B44F6" w:rsidRDefault="003B44F6" w:rsidP="00A07D1F">
      <w:pPr>
        <w:spacing w:after="120" w:line="240" w:lineRule="auto"/>
        <w:rPr>
          <w:rFonts w:cs="Arial"/>
        </w:rPr>
      </w:pPr>
      <w:r>
        <w:rPr>
          <w:rFonts w:cs="Arial"/>
        </w:rPr>
        <w:t>MHI datasets are un-projected.</w:t>
      </w:r>
    </w:p>
    <w:p w14:paraId="0F43FE14" w14:textId="2D2CFB7F" w:rsidR="00CB0082" w:rsidRDefault="00CB0082" w:rsidP="00CB0082">
      <w:pPr>
        <w:pStyle w:val="Heading2"/>
      </w:pPr>
      <w:bookmarkStart w:id="598" w:name="_Toc120228646"/>
      <w:r>
        <w:t>Temporal reference system</w:t>
      </w:r>
      <w:bookmarkEnd w:id="598"/>
    </w:p>
    <w:p w14:paraId="31B904B0" w14:textId="5CBDC4C5" w:rsidR="00CB0082" w:rsidRPr="00A07D1F" w:rsidRDefault="00CB0082" w:rsidP="00A07D1F">
      <w:pPr>
        <w:spacing w:after="120" w:line="240" w:lineRule="auto"/>
        <w:rPr>
          <w:rFonts w:cs="Arial"/>
        </w:rPr>
      </w:pPr>
      <w:r w:rsidRPr="00CB0082">
        <w:rPr>
          <w:rFonts w:cs="Arial"/>
        </w:rPr>
        <w:t>Time is measured by reference to Calendar dates and Clock time in accordance with ISO 19108:2002 Temporal Schema clause 5.4.4</w:t>
      </w:r>
    </w:p>
    <w:p w14:paraId="0C06CB27" w14:textId="2B2CB185" w:rsidR="00E73EDF" w:rsidRPr="00693533" w:rsidRDefault="007653F1" w:rsidP="00CA6EE5">
      <w:pPr>
        <w:pStyle w:val="Heading1"/>
      </w:pPr>
      <w:bookmarkStart w:id="599" w:name="_Toc120228647"/>
      <w:r w:rsidRPr="00693533">
        <w:t>Dataset</w:t>
      </w:r>
      <w:bookmarkEnd w:id="569"/>
      <w:r w:rsidR="00CB0082">
        <w:t>s</w:t>
      </w:r>
      <w:bookmarkEnd w:id="599"/>
      <w:r w:rsidRPr="00693533">
        <w:t xml:space="preserve"> </w:t>
      </w:r>
    </w:p>
    <w:p w14:paraId="7BAC3F8D" w14:textId="77777777" w:rsidR="00E73EDF" w:rsidRPr="00693533" w:rsidRDefault="007653F1" w:rsidP="009D6DC7">
      <w:pPr>
        <w:pStyle w:val="Heading3"/>
        <w:tabs>
          <w:tab w:val="clear" w:pos="660"/>
          <w:tab w:val="clear" w:pos="880"/>
          <w:tab w:val="left" w:pos="851"/>
        </w:tabs>
        <w:spacing w:before="120" w:after="120" w:line="240" w:lineRule="auto"/>
        <w:ind w:left="851" w:hanging="851"/>
        <w:jc w:val="both"/>
      </w:pPr>
      <w:bookmarkStart w:id="600" w:name="_Toc439685267"/>
      <w:bookmarkStart w:id="601" w:name="_Toc120228648"/>
      <w:r w:rsidRPr="00693533">
        <w:t>Introduction</w:t>
      </w:r>
      <w:bookmarkEnd w:id="600"/>
      <w:bookmarkEnd w:id="601"/>
    </w:p>
    <w:p w14:paraId="1A0F00C2" w14:textId="77777777" w:rsidR="00E73EDF" w:rsidRPr="00693533" w:rsidRDefault="007653F1" w:rsidP="009D6DC7">
      <w:pPr>
        <w:spacing w:after="120" w:line="240" w:lineRule="auto"/>
      </w:pPr>
      <w:r w:rsidRPr="00693533">
        <w:t xml:space="preserve">A </w:t>
      </w:r>
      <w:r w:rsidRPr="00693533">
        <w:rPr>
          <w:rFonts w:hint="eastAsia"/>
        </w:rPr>
        <w:t>d</w:t>
      </w:r>
      <w:r w:rsidRPr="00693533">
        <w:t xml:space="preserve">ataset is a grouping of features, attributes, geometry and metadata which comprises a specific coverage. </w:t>
      </w:r>
    </w:p>
    <w:p w14:paraId="4C9CC1C2" w14:textId="77777777" w:rsidR="00E73EDF" w:rsidRPr="00693533" w:rsidRDefault="007653F1" w:rsidP="009D6DC7">
      <w:pPr>
        <w:pStyle w:val="Heading3"/>
        <w:tabs>
          <w:tab w:val="clear" w:pos="660"/>
          <w:tab w:val="clear" w:pos="880"/>
          <w:tab w:val="left" w:pos="851"/>
        </w:tabs>
        <w:spacing w:before="120" w:after="120" w:line="240" w:lineRule="auto"/>
        <w:ind w:left="851" w:hanging="851"/>
      </w:pPr>
      <w:bookmarkStart w:id="602" w:name="_Toc439685268"/>
      <w:bookmarkStart w:id="603" w:name="_Toc120228649"/>
      <w:r w:rsidRPr="00693533">
        <w:t>Dataset rules</w:t>
      </w:r>
      <w:bookmarkEnd w:id="602"/>
      <w:bookmarkEnd w:id="603"/>
    </w:p>
    <w:p w14:paraId="34C1FA8E" w14:textId="754A8439"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In order to facilitate the efficient processing of </w:t>
      </w:r>
      <w:r w:rsidR="00FE1078">
        <w:t>MHI</w:t>
      </w:r>
      <w:r w:rsidRPr="00693533">
        <w:t xml:space="preserve"> data the geographic coverage of a given </w:t>
      </w:r>
      <w:r w:rsidRPr="00693533">
        <w:rPr>
          <w:b/>
        </w:rPr>
        <w:t>maximum display scale</w:t>
      </w:r>
      <w:r w:rsidRPr="00693533">
        <w:t xml:space="preserve"> may be split into multiple datasets. </w:t>
      </w:r>
    </w:p>
    <w:p w14:paraId="10B5F394" w14:textId="77777777" w:rsidR="00E73EDF" w:rsidRPr="00693533" w:rsidRDefault="007653F1" w:rsidP="009D6DC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693533">
        <w:t xml:space="preserve">The discovery metadata of a dataset must list all the </w:t>
      </w:r>
      <w:r w:rsidRPr="00693533">
        <w:rPr>
          <w:b/>
        </w:rPr>
        <w:t>Data Coverage</w:t>
      </w:r>
      <w:r w:rsidRPr="00693533">
        <w:t xml:space="preserve"> features contained within that dataset and their assigned scale attributions.</w:t>
      </w:r>
    </w:p>
    <w:p w14:paraId="2F4E2E03" w14:textId="23CF9E67" w:rsidR="00E73EDF" w:rsidRPr="00693533" w:rsidRDefault="007653F1" w:rsidP="009D6DC7">
      <w:pPr>
        <w:pStyle w:val="BodyText"/>
        <w:spacing w:before="0" w:after="120" w:line="240" w:lineRule="auto"/>
        <w:rPr>
          <w:rFonts w:cs="Arial"/>
          <w:sz w:val="20"/>
        </w:rPr>
      </w:pPr>
      <w:r w:rsidRPr="00693533">
        <w:rPr>
          <w:rFonts w:cs="Arial"/>
          <w:bCs/>
          <w:sz w:val="20"/>
        </w:rPr>
        <w:t xml:space="preserve">An </w:t>
      </w:r>
      <w:r w:rsidR="00FE1078">
        <w:rPr>
          <w:rFonts w:cs="Arial"/>
          <w:bCs/>
          <w:sz w:val="20"/>
        </w:rPr>
        <w:t>MHI</w:t>
      </w:r>
      <w:r w:rsidRPr="00693533">
        <w:rPr>
          <w:rFonts w:cs="Arial"/>
          <w:bCs/>
          <w:sz w:val="20"/>
        </w:rPr>
        <w:t xml:space="preserve"> update dataset must not change the limit of a </w:t>
      </w:r>
      <w:r w:rsidRPr="00693533">
        <w:rPr>
          <w:rFonts w:cs="Arial"/>
          <w:b/>
          <w:bCs/>
          <w:sz w:val="20"/>
        </w:rPr>
        <w:t>Data Coverage</w:t>
      </w:r>
      <w:r w:rsidRPr="00693533">
        <w:rPr>
          <w:rFonts w:cs="Arial"/>
          <w:bCs/>
          <w:sz w:val="20"/>
        </w:rPr>
        <w:t xml:space="preserve"> feature for the base </w:t>
      </w:r>
      <w:r w:rsidR="00FE1078">
        <w:rPr>
          <w:rFonts w:cs="Arial"/>
          <w:bCs/>
          <w:sz w:val="20"/>
        </w:rPr>
        <w:t>MHI</w:t>
      </w:r>
      <w:r w:rsidRPr="00693533">
        <w:rPr>
          <w:rFonts w:cs="Arial"/>
          <w:bCs/>
          <w:sz w:val="20"/>
        </w:rPr>
        <w:t xml:space="preserve"> dataset. Where the limit of a</w:t>
      </w:r>
      <w:r w:rsidRPr="00693533">
        <w:rPr>
          <w:rFonts w:cs="Arial"/>
          <w:b/>
          <w:bCs/>
          <w:sz w:val="20"/>
        </w:rPr>
        <w:t xml:space="preserve"> Data Coverage</w:t>
      </w:r>
      <w:r w:rsidRPr="00693533">
        <w:rPr>
          <w:rFonts w:cs="Arial"/>
          <w:bCs/>
          <w:sz w:val="20"/>
        </w:rPr>
        <w:t xml:space="preserve"> feature for a base </w:t>
      </w:r>
      <w:r w:rsidR="00FE1078">
        <w:rPr>
          <w:rFonts w:cs="Arial"/>
          <w:bCs/>
          <w:sz w:val="20"/>
        </w:rPr>
        <w:t>MHI</w:t>
      </w:r>
      <w:r w:rsidRPr="00693533">
        <w:rPr>
          <w:rFonts w:cs="Arial"/>
          <w:bCs/>
          <w:sz w:val="20"/>
        </w:rPr>
        <w:t xml:space="preserve"> dataset is to be changed, this must be done by issuing a </w:t>
      </w:r>
      <w:r w:rsidR="009D6DC7">
        <w:rPr>
          <w:rFonts w:cs="Arial"/>
          <w:bCs/>
          <w:sz w:val="20"/>
        </w:rPr>
        <w:t>N</w:t>
      </w:r>
      <w:r w:rsidRPr="00693533">
        <w:rPr>
          <w:rFonts w:cs="Arial"/>
          <w:bCs/>
          <w:sz w:val="20"/>
        </w:rPr>
        <w:t xml:space="preserve">ew </w:t>
      </w:r>
      <w:r w:rsidR="009D6DC7">
        <w:rPr>
          <w:rFonts w:cs="Arial"/>
          <w:bCs/>
          <w:sz w:val="20"/>
        </w:rPr>
        <w:t>E</w:t>
      </w:r>
      <w:r w:rsidRPr="00693533">
        <w:rPr>
          <w:rFonts w:cs="Arial"/>
          <w:bCs/>
          <w:sz w:val="20"/>
        </w:rPr>
        <w:t>dition of the dataset.</w:t>
      </w:r>
      <w:r w:rsidRPr="00693533">
        <w:rPr>
          <w:rFonts w:cs="Arial"/>
          <w:sz w:val="20"/>
        </w:rPr>
        <w:t xml:space="preserve"> </w:t>
      </w:r>
    </w:p>
    <w:p w14:paraId="6547FA3C" w14:textId="25D3628B" w:rsidR="00E73EDF" w:rsidRPr="000E2880" w:rsidRDefault="007653F1" w:rsidP="009D6DC7">
      <w:pPr>
        <w:pStyle w:val="BodyText"/>
        <w:spacing w:before="0" w:after="120" w:line="240" w:lineRule="auto"/>
        <w:rPr>
          <w:rFonts w:cs="Arial"/>
          <w:sz w:val="20"/>
        </w:rPr>
      </w:pPr>
      <w:r w:rsidRPr="00693533">
        <w:rPr>
          <w:rFonts w:cs="Arial"/>
          <w:sz w:val="20"/>
        </w:rPr>
        <w:t xml:space="preserve">Datasets must not cross the 180° meridian; this includes both the </w:t>
      </w:r>
      <w:r w:rsidRPr="00693533">
        <w:rPr>
          <w:rFonts w:cs="Arial"/>
          <w:b/>
          <w:sz w:val="20"/>
        </w:rPr>
        <w:t>Data Coverage</w:t>
      </w:r>
      <w:r w:rsidRPr="00693533">
        <w:rPr>
          <w:rFonts w:cs="Arial"/>
          <w:sz w:val="20"/>
        </w:rPr>
        <w:t xml:space="preserve"> features and the bounding box </w:t>
      </w:r>
      <w:r w:rsidRPr="000E2880">
        <w:rPr>
          <w:rFonts w:cs="Arial"/>
          <w:sz w:val="20"/>
        </w:rPr>
        <w:t>for the dataset.</w:t>
      </w:r>
    </w:p>
    <w:p w14:paraId="1557C523" w14:textId="77777777" w:rsidR="00E73EDF" w:rsidRPr="00693533" w:rsidRDefault="007653F1" w:rsidP="00C9557C">
      <w:pPr>
        <w:pStyle w:val="Heading3"/>
        <w:tabs>
          <w:tab w:val="clear" w:pos="660"/>
          <w:tab w:val="clear" w:pos="880"/>
          <w:tab w:val="left" w:pos="851"/>
        </w:tabs>
        <w:spacing w:before="120" w:after="120" w:line="240" w:lineRule="auto"/>
        <w:ind w:left="851" w:hanging="851"/>
      </w:pPr>
      <w:bookmarkStart w:id="604" w:name="_Toc439685269"/>
      <w:bookmarkStart w:id="605" w:name="_Toc120228650"/>
      <w:r w:rsidRPr="00693533">
        <w:lastRenderedPageBreak/>
        <w:t>Data Coverage rules</w:t>
      </w:r>
      <w:bookmarkEnd w:id="604"/>
      <w:bookmarkEnd w:id="605"/>
    </w:p>
    <w:p w14:paraId="6332946C" w14:textId="6A0BC2A4" w:rsidR="00E73EDF" w:rsidRPr="000E2880" w:rsidRDefault="007653F1" w:rsidP="00C9557C">
      <w:pPr>
        <w:numPr>
          <w:ilvl w:val="0"/>
          <w:numId w:val="11"/>
        </w:numPr>
        <w:spacing w:after="120" w:line="240" w:lineRule="auto"/>
        <w:ind w:left="284" w:hanging="284"/>
      </w:pPr>
      <w:r w:rsidRPr="00693533">
        <w:t>A</w:t>
      </w:r>
      <w:r w:rsidR="00E76725" w:rsidRPr="000E2880">
        <w:t>ll</w:t>
      </w:r>
      <w:r w:rsidRPr="000E2880">
        <w:t xml:space="preserve"> </w:t>
      </w:r>
      <w:r w:rsidR="00E76725" w:rsidRPr="000E2880">
        <w:t xml:space="preserve">base </w:t>
      </w:r>
      <w:r w:rsidRPr="000E2880">
        <w:t>dataset</w:t>
      </w:r>
      <w:r w:rsidR="00E76725" w:rsidRPr="000E2880">
        <w:t>s</w:t>
      </w:r>
      <w:r w:rsidRPr="000E2880">
        <w:t xml:space="preserve"> </w:t>
      </w:r>
      <w:r w:rsidR="00E76725" w:rsidRPr="000E2880">
        <w:t xml:space="preserve">(new dataset, new edition and re-issue) </w:t>
      </w:r>
      <w:r w:rsidRPr="000E2880">
        <w:t xml:space="preserve">must contain at least one </w:t>
      </w:r>
      <w:r w:rsidRPr="000E2880">
        <w:rPr>
          <w:b/>
        </w:rPr>
        <w:t xml:space="preserve">Data Coverage </w:t>
      </w:r>
      <w:r w:rsidRPr="000E2880">
        <w:t>feature.</w:t>
      </w:r>
    </w:p>
    <w:p w14:paraId="2674E2BB" w14:textId="3A18AED7" w:rsidR="00E73EDF" w:rsidRPr="000E2880" w:rsidRDefault="007653F1" w:rsidP="00C9557C">
      <w:pPr>
        <w:numPr>
          <w:ilvl w:val="0"/>
          <w:numId w:val="11"/>
        </w:numPr>
        <w:spacing w:after="120" w:line="240" w:lineRule="auto"/>
        <w:ind w:left="284" w:hanging="284"/>
      </w:pPr>
      <w:r w:rsidRPr="000E2880">
        <w:t xml:space="preserve">The data boundary of the </w:t>
      </w:r>
      <w:r w:rsidR="00E76725" w:rsidRPr="000E2880">
        <w:t xml:space="preserve">base </w:t>
      </w:r>
      <w:r w:rsidRPr="000E2880">
        <w:t xml:space="preserve">dataset is defined by the extent of the </w:t>
      </w:r>
      <w:r w:rsidRPr="000E2880">
        <w:rPr>
          <w:b/>
        </w:rPr>
        <w:t>Data Coverage</w:t>
      </w:r>
      <w:r w:rsidRPr="000E2880">
        <w:t xml:space="preserve"> features and must be contained within the bounding box.</w:t>
      </w:r>
    </w:p>
    <w:p w14:paraId="6D2ADE32" w14:textId="77777777" w:rsidR="00E73EDF" w:rsidRPr="00693533" w:rsidRDefault="007653F1" w:rsidP="00C9557C">
      <w:pPr>
        <w:numPr>
          <w:ilvl w:val="0"/>
          <w:numId w:val="11"/>
        </w:numPr>
        <w:spacing w:after="120" w:line="240" w:lineRule="auto"/>
        <w:ind w:left="284" w:hanging="284"/>
      </w:pPr>
      <w:r w:rsidRPr="00693533">
        <w:rPr>
          <w:rFonts w:cs="Arial"/>
          <w:bCs/>
          <w:szCs w:val="18"/>
        </w:rPr>
        <w:t xml:space="preserve">The </w:t>
      </w:r>
      <w:r w:rsidRPr="00693533">
        <w:rPr>
          <w:rFonts w:cs="Arial"/>
          <w:b/>
          <w:bCs/>
          <w:szCs w:val="18"/>
        </w:rPr>
        <w:t>Data Coverage</w:t>
      </w:r>
      <w:r w:rsidRPr="00693533">
        <w:rPr>
          <w:rFonts w:cs="Arial"/>
          <w:bCs/>
          <w:szCs w:val="18"/>
        </w:rPr>
        <w:t xml:space="preserve"> features within a dataset must not overlap, however </w:t>
      </w:r>
      <w:r w:rsidRPr="00693533">
        <w:rPr>
          <w:rFonts w:cs="Arial"/>
          <w:b/>
          <w:bCs/>
          <w:szCs w:val="18"/>
        </w:rPr>
        <w:t>Data Coverage</w:t>
      </w:r>
      <w:r w:rsidRPr="00693533">
        <w:rPr>
          <w:rFonts w:cs="Arial"/>
          <w:bCs/>
          <w:szCs w:val="18"/>
        </w:rPr>
        <w:t xml:space="preserve"> features from different datasets may overlap if they have differing maximum display scales.</w:t>
      </w:r>
    </w:p>
    <w:p w14:paraId="209B2232" w14:textId="77777777" w:rsidR="00E73EDF" w:rsidRPr="00693533" w:rsidRDefault="007653F1" w:rsidP="00C9557C">
      <w:pPr>
        <w:numPr>
          <w:ilvl w:val="0"/>
          <w:numId w:val="11"/>
        </w:numPr>
        <w:spacing w:after="120" w:line="240" w:lineRule="auto"/>
        <w:ind w:left="284" w:hanging="284"/>
      </w:pPr>
      <w:r w:rsidRPr="00693533">
        <w:rPr>
          <w:rFonts w:cs="Arial"/>
        </w:rPr>
        <w:t xml:space="preserve">Datasets may overlap, however there must be no overlapping </w:t>
      </w:r>
      <w:r w:rsidRPr="00693533">
        <w:rPr>
          <w:rFonts w:cs="Arial"/>
          <w:b/>
        </w:rPr>
        <w:t>Data</w:t>
      </w:r>
      <w:r w:rsidRPr="000E2880">
        <w:rPr>
          <w:rFonts w:cs="Arial"/>
          <w:b/>
        </w:rPr>
        <w:t xml:space="preserve"> Coverage</w:t>
      </w:r>
      <w:r w:rsidRPr="000E2880">
        <w:rPr>
          <w:rFonts w:cs="Arial"/>
        </w:rPr>
        <w:t xml:space="preserve"> features of the same </w:t>
      </w:r>
      <w:r w:rsidRPr="00693533">
        <w:rPr>
          <w:rFonts w:cs="Arial"/>
          <w:b/>
        </w:rPr>
        <w:t>maximum display scale</w:t>
      </w:r>
      <w:r w:rsidRPr="00693533">
        <w:rPr>
          <w:rFonts w:cs="Arial"/>
        </w:rPr>
        <w:t xml:space="preserve">, except at the agreed adjoining national data limits, where, if it is difficult to achieve a perfect join, a 5 metre overlapping buffer zone may be used; and for this situation, there must be no gaps in data. </w:t>
      </w:r>
    </w:p>
    <w:p w14:paraId="7A7B9FB8" w14:textId="7D96EB08" w:rsidR="00E73EDF" w:rsidRPr="00693533" w:rsidRDefault="007653F1" w:rsidP="00C9557C">
      <w:pPr>
        <w:numPr>
          <w:ilvl w:val="0"/>
          <w:numId w:val="11"/>
        </w:numPr>
        <w:spacing w:after="120" w:line="240" w:lineRule="auto"/>
        <w:ind w:left="284" w:hanging="284"/>
      </w:pPr>
      <w:r w:rsidRPr="00693533">
        <w:rPr>
          <w:rFonts w:cs="Arial"/>
        </w:rPr>
        <w:t xml:space="preserve">When a dataset has multiple </w:t>
      </w:r>
      <w:r w:rsidRPr="00693533">
        <w:rPr>
          <w:rFonts w:cs="Arial"/>
          <w:b/>
        </w:rPr>
        <w:t>Data Coverage</w:t>
      </w:r>
      <w:r w:rsidRPr="00693533">
        <w:rPr>
          <w:rFonts w:cs="Arial"/>
        </w:rPr>
        <w:t xml:space="preserve"> features, then the </w:t>
      </w:r>
      <w:r w:rsidRPr="00693533">
        <w:rPr>
          <w:rFonts w:cs="Arial"/>
          <w:b/>
        </w:rPr>
        <w:t>minimum display scale</w:t>
      </w:r>
      <w:r w:rsidRPr="00693533">
        <w:rPr>
          <w:rFonts w:cs="Arial"/>
        </w:rPr>
        <w:t xml:space="preserve"> must be the same for all </w:t>
      </w:r>
      <w:r w:rsidRPr="00693533">
        <w:rPr>
          <w:rFonts w:cs="Arial"/>
          <w:b/>
        </w:rPr>
        <w:t xml:space="preserve">Data Coverage </w:t>
      </w:r>
      <w:r w:rsidR="00EA0A58">
        <w:rPr>
          <w:rFonts w:cs="Arial"/>
        </w:rPr>
        <w:t xml:space="preserve">features within the dataset. </w:t>
      </w:r>
      <w:r w:rsidRPr="00693533">
        <w:rPr>
          <w:rFonts w:cs="Arial"/>
        </w:rPr>
        <w:t xml:space="preserve">The </w:t>
      </w:r>
      <w:r w:rsidRPr="00693533">
        <w:rPr>
          <w:rFonts w:cs="Arial"/>
          <w:b/>
        </w:rPr>
        <w:t>maximum display scale</w:t>
      </w:r>
      <w:r w:rsidRPr="00693533">
        <w:rPr>
          <w:rFonts w:cs="Arial"/>
        </w:rPr>
        <w:t xml:space="preserve"> for multiple </w:t>
      </w:r>
      <w:r w:rsidRPr="00693533">
        <w:rPr>
          <w:rFonts w:cs="Arial"/>
          <w:b/>
        </w:rPr>
        <w:t>Data Coverage</w:t>
      </w:r>
      <w:r w:rsidRPr="00693533">
        <w:rPr>
          <w:rFonts w:cs="Arial"/>
        </w:rPr>
        <w:t xml:space="preserve"> features within a dataset may be different.</w:t>
      </w:r>
    </w:p>
    <w:p w14:paraId="73AB4196" w14:textId="56D14621" w:rsidR="00E73EDF" w:rsidRPr="000E2880" w:rsidRDefault="007653F1" w:rsidP="00C9557C">
      <w:pPr>
        <w:numPr>
          <w:ilvl w:val="0"/>
          <w:numId w:val="11"/>
        </w:numPr>
        <w:spacing w:after="120" w:line="240" w:lineRule="auto"/>
        <w:ind w:left="284" w:hanging="284"/>
        <w:rPr>
          <w:rFonts w:cs="Arial"/>
          <w:lang w:val="en-AU"/>
        </w:rPr>
      </w:pPr>
      <w:r w:rsidRPr="00693533">
        <w:rPr>
          <w:rFonts w:cs="Arial"/>
          <w:lang w:val="en-AU"/>
        </w:rPr>
        <w:t xml:space="preserve">When a dataset has multiple </w:t>
      </w:r>
      <w:r w:rsidRPr="00693533">
        <w:rPr>
          <w:rFonts w:cs="Arial"/>
          <w:b/>
          <w:lang w:val="en-AU"/>
        </w:rPr>
        <w:t>Data Coverage</w:t>
      </w:r>
      <w:r w:rsidRPr="00693533">
        <w:rPr>
          <w:rFonts w:cs="Arial"/>
          <w:lang w:val="en-AU"/>
        </w:rPr>
        <w:t xml:space="preserve"> features then the </w:t>
      </w:r>
      <w:r w:rsidRPr="00693533">
        <w:rPr>
          <w:rFonts w:cs="Arial"/>
          <w:b/>
          <w:lang w:val="en-AU"/>
        </w:rPr>
        <w:t>maximum display scale</w:t>
      </w:r>
      <w:r w:rsidRPr="00693533">
        <w:rPr>
          <w:rFonts w:cs="Arial"/>
          <w:lang w:val="en-AU"/>
        </w:rPr>
        <w:t xml:space="preserve"> of the dataset must be equal to the largest </w:t>
      </w:r>
      <w:r w:rsidRPr="00693533">
        <w:rPr>
          <w:rFonts w:cs="Arial"/>
          <w:b/>
          <w:lang w:val="en-AU"/>
        </w:rPr>
        <w:t>maximum display scale</w:t>
      </w:r>
      <w:r w:rsidRPr="00693533">
        <w:rPr>
          <w:rFonts w:cs="Arial"/>
          <w:lang w:val="en-AU"/>
        </w:rPr>
        <w:t xml:space="preserve"> of the </w:t>
      </w:r>
      <w:r w:rsidRPr="00693533">
        <w:rPr>
          <w:rFonts w:cs="Arial"/>
          <w:b/>
          <w:lang w:val="en-AU"/>
        </w:rPr>
        <w:t>Data Coverage</w:t>
      </w:r>
      <w:r w:rsidRPr="00693533">
        <w:rPr>
          <w:rFonts w:cs="Arial"/>
          <w:lang w:val="en-AU"/>
        </w:rPr>
        <w:t xml:space="preserve"> feature</w:t>
      </w:r>
      <w:r w:rsidR="00B515B2" w:rsidRPr="000E2880">
        <w:rPr>
          <w:rFonts w:cs="Arial"/>
          <w:lang w:val="en-AU"/>
        </w:rPr>
        <w:t>s</w:t>
      </w:r>
      <w:r w:rsidRPr="000E2880">
        <w:rPr>
          <w:rFonts w:cs="Arial"/>
          <w:lang w:val="en-AU"/>
        </w:rPr>
        <w:t>.</w:t>
      </w:r>
    </w:p>
    <w:p w14:paraId="7BC4CBF5" w14:textId="1861FCA3" w:rsidR="00E73EDF" w:rsidRPr="00693533" w:rsidRDefault="007653F1" w:rsidP="00C9557C">
      <w:pPr>
        <w:numPr>
          <w:ilvl w:val="0"/>
          <w:numId w:val="11"/>
        </w:numPr>
        <w:spacing w:after="120" w:line="240" w:lineRule="auto"/>
        <w:ind w:left="284" w:hanging="284"/>
        <w:rPr>
          <w:rFonts w:cs="Arial"/>
          <w:lang w:val="en-AU"/>
        </w:rPr>
      </w:pPr>
      <w:r w:rsidRPr="00693533">
        <w:rPr>
          <w:rFonts w:cs="Arial"/>
          <w:lang w:val="en-AU"/>
        </w:rPr>
        <w:t xml:space="preserve">The </w:t>
      </w:r>
      <w:r w:rsidRPr="00693533">
        <w:rPr>
          <w:rFonts w:cs="Arial"/>
          <w:b/>
          <w:lang w:val="en-AU"/>
        </w:rPr>
        <w:t xml:space="preserve">maximum display scale </w:t>
      </w:r>
      <w:r w:rsidRPr="00693533">
        <w:rPr>
          <w:rFonts w:cs="Arial"/>
          <w:lang w:val="en-AU"/>
        </w:rPr>
        <w:t>is considered to be the equivalent of the compilation scale of the data.</w:t>
      </w:r>
    </w:p>
    <w:p w14:paraId="0EB58C3A" w14:textId="7DE85EDB" w:rsidR="00E73EDF" w:rsidRPr="00693533" w:rsidRDefault="007653F1" w:rsidP="00C81B2F">
      <w:pPr>
        <w:pStyle w:val="Heading2"/>
        <w:tabs>
          <w:tab w:val="clear" w:pos="540"/>
        </w:tabs>
        <w:spacing w:before="120" w:after="200" w:line="240" w:lineRule="auto"/>
        <w:ind w:left="709" w:hanging="709"/>
      </w:pPr>
      <w:bookmarkStart w:id="606" w:name="_Toc515440336"/>
      <w:bookmarkStart w:id="607" w:name="_Toc517858847"/>
      <w:bookmarkStart w:id="608" w:name="_Toc519859087"/>
      <w:bookmarkStart w:id="609" w:name="_Toc521495131"/>
      <w:bookmarkStart w:id="610" w:name="_Toc527117744"/>
      <w:bookmarkStart w:id="611" w:name="_Toc527620271"/>
      <w:bookmarkStart w:id="612" w:name="_Toc529974513"/>
      <w:bookmarkStart w:id="613" w:name="_Toc510784284"/>
      <w:bookmarkStart w:id="614" w:name="_Toc510785433"/>
      <w:bookmarkStart w:id="615" w:name="_Toc439685271"/>
      <w:bookmarkStart w:id="616" w:name="_Toc120228651"/>
      <w:bookmarkEnd w:id="606"/>
      <w:bookmarkEnd w:id="607"/>
      <w:bookmarkEnd w:id="608"/>
      <w:bookmarkEnd w:id="609"/>
      <w:bookmarkEnd w:id="610"/>
      <w:bookmarkEnd w:id="611"/>
      <w:bookmarkEnd w:id="612"/>
      <w:bookmarkEnd w:id="613"/>
      <w:bookmarkEnd w:id="614"/>
      <w:r w:rsidRPr="00693533">
        <w:t xml:space="preserve">Display </w:t>
      </w:r>
      <w:r w:rsidR="00C81B2F">
        <w:t>s</w:t>
      </w:r>
      <w:r w:rsidRPr="00693533">
        <w:t xml:space="preserve">cale </w:t>
      </w:r>
      <w:r w:rsidR="00C81B2F">
        <w:t>r</w:t>
      </w:r>
      <w:r w:rsidRPr="00693533">
        <w:t>ange</w:t>
      </w:r>
      <w:bookmarkEnd w:id="615"/>
      <w:bookmarkEnd w:id="616"/>
    </w:p>
    <w:p w14:paraId="65D15825" w14:textId="282C84EB" w:rsidR="00E73EDF" w:rsidRPr="00693533" w:rsidRDefault="007653F1" w:rsidP="00C81B2F">
      <w:pPr>
        <w:spacing w:after="120" w:line="240" w:lineRule="auto"/>
        <w:rPr>
          <w:rFonts w:cs="Arial"/>
        </w:rPr>
      </w:pPr>
      <w:r w:rsidRPr="00693533">
        <w:rPr>
          <w:rFonts w:cs="Arial"/>
        </w:rPr>
        <w:t xml:space="preserve">A scale range of a dataset is used to indicate a range of scales between which a producer considers the data is intended for use. The smallest scale is defined by the </w:t>
      </w:r>
      <w:r w:rsidRPr="00693533">
        <w:rPr>
          <w:rFonts w:cs="Arial"/>
          <w:b/>
        </w:rPr>
        <w:t>minimum display scale</w:t>
      </w:r>
      <w:r w:rsidRPr="00693533">
        <w:rPr>
          <w:rFonts w:cs="Arial"/>
        </w:rPr>
        <w:t xml:space="preserve"> and the largest scale by the </w:t>
      </w:r>
      <w:r w:rsidRPr="00693533">
        <w:rPr>
          <w:rFonts w:cs="Arial"/>
          <w:b/>
        </w:rPr>
        <w:t>maximum display scale</w:t>
      </w:r>
      <w:r w:rsidRPr="00693533">
        <w:rPr>
          <w:rFonts w:cs="Arial"/>
        </w:rPr>
        <w:t xml:space="preserve">. These scales must be set at one of the scales specified </w:t>
      </w:r>
      <w:r w:rsidR="00013A83">
        <w:rPr>
          <w:rFonts w:cs="Arial"/>
        </w:rPr>
        <w:t>elsewhere in this product specification</w:t>
      </w:r>
      <w:r w:rsidRPr="00693533">
        <w:rPr>
          <w:rFonts w:cs="Arial"/>
        </w:rPr>
        <w:t>.</w:t>
      </w:r>
    </w:p>
    <w:p w14:paraId="2B2F83CC" w14:textId="0E09F601" w:rsidR="00E73EDF" w:rsidRDefault="007653F1" w:rsidP="00C81B2F">
      <w:pPr>
        <w:spacing w:after="120" w:line="240" w:lineRule="auto"/>
        <w:rPr>
          <w:rFonts w:cs="Arial"/>
        </w:rPr>
      </w:pPr>
      <w:r w:rsidRPr="00693533">
        <w:rPr>
          <w:rFonts w:cs="Arial"/>
        </w:rPr>
        <w:t>When the system</w:t>
      </w:r>
      <w:r w:rsidR="00C81B2F">
        <w:rPr>
          <w:rFonts w:cs="Arial"/>
        </w:rPr>
        <w:t>’</w:t>
      </w:r>
      <w:r w:rsidRPr="00693533">
        <w:rPr>
          <w:rFonts w:cs="Arial"/>
        </w:rPr>
        <w:t xml:space="preserve">s viewing scale is smaller than the value indicated by </w:t>
      </w:r>
      <w:r w:rsidRPr="00693533">
        <w:rPr>
          <w:rFonts w:cs="Arial"/>
          <w:b/>
        </w:rPr>
        <w:t>minimum display scale</w:t>
      </w:r>
      <w:r w:rsidRPr="00693533">
        <w:rPr>
          <w:rFonts w:cs="Arial"/>
        </w:rPr>
        <w:t xml:space="preserve">, features within the </w:t>
      </w:r>
      <w:r w:rsidRPr="00693533">
        <w:rPr>
          <w:rFonts w:cs="Arial"/>
          <w:b/>
        </w:rPr>
        <w:t>Data Coverage</w:t>
      </w:r>
      <w:r w:rsidRPr="00693533">
        <w:rPr>
          <w:rFonts w:cs="Arial"/>
        </w:rPr>
        <w:t xml:space="preserve"> feature are not displayed, except where the </w:t>
      </w:r>
      <w:r w:rsidR="00FE1078">
        <w:rPr>
          <w:rFonts w:cs="Arial"/>
        </w:rPr>
        <w:t>System Database</w:t>
      </w:r>
      <w:r w:rsidRPr="00693533">
        <w:rPr>
          <w:rFonts w:cs="Arial"/>
        </w:rPr>
        <w:t xml:space="preserve"> does not contain a dataset covering the area at a smaller scale, in which case the dataset will be di</w:t>
      </w:r>
      <w:r w:rsidR="00C81B2F">
        <w:rPr>
          <w:rFonts w:cs="Arial"/>
        </w:rPr>
        <w:t xml:space="preserve">splayed at all smaller scales. </w:t>
      </w:r>
      <w:r w:rsidR="004C22F2" w:rsidRPr="004507E0">
        <w:rPr>
          <w:rFonts w:cs="Arial"/>
        </w:rPr>
        <w:t>W</w:t>
      </w:r>
      <w:r w:rsidR="00B364F9" w:rsidRPr="004507E0">
        <w:rPr>
          <w:rFonts w:cs="Arial"/>
        </w:rPr>
        <w:t xml:space="preserve">hen </w:t>
      </w:r>
      <w:r w:rsidRPr="004507E0">
        <w:rPr>
          <w:rFonts w:cs="Arial"/>
        </w:rPr>
        <w:t xml:space="preserve">the viewing scale is larger than the value indicated by </w:t>
      </w:r>
      <w:r w:rsidRPr="004507E0">
        <w:rPr>
          <w:rFonts w:cs="Arial"/>
          <w:b/>
        </w:rPr>
        <w:t>maximum display scale</w:t>
      </w:r>
      <w:r w:rsidRPr="004507E0">
        <w:rPr>
          <w:rFonts w:cs="Arial"/>
        </w:rPr>
        <w:t xml:space="preserve">, </w:t>
      </w:r>
      <w:r w:rsidR="00013A83">
        <w:rPr>
          <w:rFonts w:cs="Arial"/>
        </w:rPr>
        <w:t>an</w:t>
      </w:r>
      <w:r w:rsidR="00B364F9" w:rsidRPr="004507E0">
        <w:rPr>
          <w:rFonts w:cs="Arial"/>
        </w:rPr>
        <w:t xml:space="preserve"> </w:t>
      </w:r>
      <w:r w:rsidRPr="004507E0">
        <w:rPr>
          <w:rFonts w:cs="Arial"/>
        </w:rPr>
        <w:t xml:space="preserve">overscale </w:t>
      </w:r>
      <w:r w:rsidR="00B364F9" w:rsidRPr="004507E0">
        <w:rPr>
          <w:rFonts w:cs="Arial"/>
        </w:rPr>
        <w:t>indication</w:t>
      </w:r>
      <w:r w:rsidR="00013A83">
        <w:rPr>
          <w:rFonts w:cs="Arial"/>
        </w:rPr>
        <w:t xml:space="preserve"> </w:t>
      </w:r>
      <w:r w:rsidR="007E7BB8" w:rsidRPr="004507E0">
        <w:rPr>
          <w:rFonts w:cs="Arial"/>
        </w:rPr>
        <w:t>must be</w:t>
      </w:r>
      <w:r w:rsidR="00B364F9" w:rsidRPr="004507E0">
        <w:rPr>
          <w:rFonts w:cs="Arial"/>
        </w:rPr>
        <w:t xml:space="preserve"> shown</w:t>
      </w:r>
      <w:r w:rsidR="00C81B2F">
        <w:rPr>
          <w:rFonts w:cs="Arial"/>
        </w:rPr>
        <w:t>.</w:t>
      </w:r>
    </w:p>
    <w:p w14:paraId="6425CB76" w14:textId="77777777" w:rsidR="00C81B2F" w:rsidRPr="00693533" w:rsidRDefault="00C81B2F" w:rsidP="00C81B2F">
      <w:pPr>
        <w:spacing w:after="120" w:line="240" w:lineRule="auto"/>
        <w:rPr>
          <w:rFonts w:cs="Arial"/>
        </w:rPr>
      </w:pPr>
    </w:p>
    <w:p w14:paraId="45CA848F" w14:textId="771163F3" w:rsidR="00E73EDF" w:rsidRPr="00284E7D" w:rsidRDefault="007653F1" w:rsidP="00017115">
      <w:pPr>
        <w:pStyle w:val="Heading2"/>
        <w:tabs>
          <w:tab w:val="clear" w:pos="540"/>
        </w:tabs>
        <w:autoSpaceDE w:val="0"/>
        <w:autoSpaceDN w:val="0"/>
        <w:adjustRightInd w:val="0"/>
        <w:spacing w:before="120" w:after="200" w:line="240" w:lineRule="auto"/>
        <w:ind w:left="709" w:hanging="709"/>
      </w:pPr>
      <w:bookmarkStart w:id="617" w:name="_Toc510785435"/>
      <w:bookmarkStart w:id="618" w:name="_Toc510784286"/>
      <w:bookmarkStart w:id="619" w:name="_Toc510784289"/>
      <w:bookmarkStart w:id="620" w:name="_Toc510785438"/>
      <w:bookmarkStart w:id="621" w:name="_Toc439685274"/>
      <w:bookmarkStart w:id="622" w:name="_Toc120228652"/>
      <w:bookmarkEnd w:id="617"/>
      <w:bookmarkEnd w:id="618"/>
      <w:bookmarkEnd w:id="619"/>
      <w:bookmarkEnd w:id="620"/>
      <w:r w:rsidRPr="00284E7D">
        <w:t>Geometry</w:t>
      </w:r>
      <w:bookmarkEnd w:id="570"/>
      <w:bookmarkEnd w:id="571"/>
      <w:bookmarkEnd w:id="621"/>
      <w:bookmarkEnd w:id="622"/>
    </w:p>
    <w:p w14:paraId="58C10480" w14:textId="5F8A803F" w:rsidR="00E73EDF" w:rsidRPr="00284E7D" w:rsidRDefault="007653F1" w:rsidP="00017115">
      <w:pPr>
        <w:pStyle w:val="Heading3"/>
        <w:tabs>
          <w:tab w:val="clear" w:pos="660"/>
          <w:tab w:val="clear" w:pos="880"/>
          <w:tab w:val="left" w:pos="851"/>
        </w:tabs>
        <w:spacing w:before="120" w:after="120" w:line="240" w:lineRule="auto"/>
        <w:ind w:left="851" w:hanging="851"/>
        <w:jc w:val="both"/>
      </w:pPr>
      <w:bookmarkStart w:id="623" w:name="_Toc439685275"/>
      <w:bookmarkStart w:id="624" w:name="_Toc120228653"/>
      <w:r w:rsidRPr="00284E7D">
        <w:t>S-1</w:t>
      </w:r>
      <w:r w:rsidR="00545238">
        <w:t>31</w:t>
      </w:r>
      <w:r w:rsidRPr="00284E7D">
        <w:t xml:space="preserve"> </w:t>
      </w:r>
      <w:r w:rsidR="00885BE8">
        <w:t>g</w:t>
      </w:r>
      <w:r w:rsidRPr="00284E7D">
        <w:t>eometry</w:t>
      </w:r>
      <w:bookmarkEnd w:id="623"/>
      <w:bookmarkEnd w:id="624"/>
    </w:p>
    <w:p w14:paraId="596114DB" w14:textId="77777777" w:rsidR="00131CA8" w:rsidRDefault="00545238" w:rsidP="00545238">
      <w:pPr>
        <w:autoSpaceDE w:val="0"/>
        <w:autoSpaceDN w:val="0"/>
        <w:adjustRightInd w:val="0"/>
        <w:spacing w:after="120" w:line="240" w:lineRule="auto"/>
        <w:rPr>
          <w:rFonts w:eastAsia="Times New Roman" w:cs="Arial"/>
          <w:bCs/>
          <w:lang w:eastAsia="en-GB"/>
        </w:rPr>
      </w:pPr>
      <w:r w:rsidRPr="00545238">
        <w:rPr>
          <w:rFonts w:eastAsia="Times New Roman" w:cs="Arial"/>
          <w:bCs/>
          <w:lang w:eastAsia="en-GB"/>
        </w:rPr>
        <w:t xml:space="preserve">Marine </w:t>
      </w:r>
      <w:r>
        <w:rPr>
          <w:rFonts w:eastAsia="Times New Roman" w:cs="Arial"/>
          <w:bCs/>
          <w:lang w:eastAsia="en-GB"/>
        </w:rPr>
        <w:t>H</w:t>
      </w:r>
      <w:r w:rsidRPr="00545238">
        <w:rPr>
          <w:rFonts w:eastAsia="Times New Roman" w:cs="Arial"/>
          <w:bCs/>
          <w:lang w:eastAsia="en-GB"/>
        </w:rPr>
        <w:t>arbour Infrastructure (MHI) features are encoded as vector entities which conform to S-100 geometry configuration level 3</w:t>
      </w:r>
      <w:r>
        <w:rPr>
          <w:rFonts w:eastAsia="Times New Roman" w:cs="Arial"/>
          <w:bCs/>
          <w:lang w:eastAsia="en-GB"/>
        </w:rPr>
        <w:t>a</w:t>
      </w:r>
      <w:r w:rsidRPr="00545238">
        <w:rPr>
          <w:rFonts w:eastAsia="Times New Roman" w:cs="Arial"/>
          <w:bCs/>
          <w:lang w:eastAsia="en-GB"/>
        </w:rPr>
        <w:t xml:space="preserve"> (S-100 clause 7-</w:t>
      </w:r>
      <w:r w:rsidR="00131CA8">
        <w:rPr>
          <w:rFonts w:eastAsia="Times New Roman" w:cs="Arial"/>
          <w:bCs/>
          <w:lang w:eastAsia="en-GB"/>
        </w:rPr>
        <w:t>4</w:t>
      </w:r>
      <w:r w:rsidRPr="00545238">
        <w:rPr>
          <w:rFonts w:eastAsia="Times New Roman" w:cs="Arial"/>
          <w:bCs/>
          <w:lang w:eastAsia="en-GB"/>
        </w:rPr>
        <w:t>.3).</w:t>
      </w:r>
    </w:p>
    <w:p w14:paraId="6671F8FA" w14:textId="77777777" w:rsidR="00E73EDF" w:rsidRPr="00284E7D" w:rsidRDefault="007653F1" w:rsidP="00017115">
      <w:pPr>
        <w:autoSpaceDE w:val="0"/>
        <w:autoSpaceDN w:val="0"/>
        <w:adjustRightInd w:val="0"/>
        <w:spacing w:after="60" w:line="240" w:lineRule="auto"/>
        <w:rPr>
          <w:rFonts w:eastAsia="Times New Roman" w:cs="Arial"/>
          <w:bCs/>
          <w:lang w:eastAsia="en-GB"/>
        </w:rPr>
      </w:pPr>
      <w:r w:rsidRPr="00284E7D">
        <w:rPr>
          <w:rFonts w:eastAsia="Times New Roman" w:cs="Arial"/>
          <w:bCs/>
          <w:lang w:eastAsia="en-GB"/>
        </w:rPr>
        <w:t>Level 3a is described by the following constraints:</w:t>
      </w:r>
    </w:p>
    <w:p w14:paraId="3D697D0A" w14:textId="77777777" w:rsidR="00E73EDF" w:rsidRPr="00284E7D" w:rsidRDefault="007653F1" w:rsidP="006A5C19">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Each curve must reference a start and end point (they may be the same).</w:t>
      </w:r>
    </w:p>
    <w:p w14:paraId="12EEC9E5" w14:textId="76BDB59F" w:rsidR="00E73EDF" w:rsidRPr="00284E7D" w:rsidRDefault="007653F1" w:rsidP="006A5C19">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 xml:space="preserve">Curves must not self intersect. </w:t>
      </w:r>
      <w:r w:rsidR="00656219" w:rsidRPr="00284E7D">
        <w:rPr>
          <w:rFonts w:eastAsia="Times New Roman" w:cs="Arial"/>
          <w:lang w:eastAsia="en-GB"/>
        </w:rPr>
        <w:t xml:space="preserve"> </w:t>
      </w:r>
      <w:r w:rsidRPr="00284E7D">
        <w:rPr>
          <w:rFonts w:eastAsia="Times New Roman" w:cs="Arial"/>
          <w:lang w:eastAsia="en-GB"/>
        </w:rPr>
        <w:t xml:space="preserve">See </w:t>
      </w:r>
      <w:r w:rsidR="00131CA8">
        <w:rPr>
          <w:rFonts w:eastAsia="Times New Roman" w:cs="Arial"/>
          <w:lang w:eastAsia="en-GB"/>
        </w:rPr>
        <w:t xml:space="preserve">S-100 </w:t>
      </w:r>
      <w:r w:rsidRPr="00284E7D">
        <w:rPr>
          <w:rFonts w:eastAsia="Times New Roman" w:cs="Arial"/>
          <w:lang w:eastAsia="en-GB"/>
        </w:rPr>
        <w:t xml:space="preserve">Figure </w:t>
      </w:r>
      <w:r w:rsidR="00131CA8">
        <w:rPr>
          <w:rFonts w:eastAsia="Times New Roman" w:cs="Arial"/>
          <w:lang w:eastAsia="en-GB"/>
        </w:rPr>
        <w:t>7-5</w:t>
      </w:r>
      <w:r w:rsidRPr="00284E7D">
        <w:rPr>
          <w:rFonts w:eastAsia="Times New Roman" w:cs="Arial"/>
          <w:lang w:eastAsia="en-GB"/>
        </w:rPr>
        <w:t>.</w:t>
      </w:r>
    </w:p>
    <w:p w14:paraId="6DC400D3" w14:textId="77777777" w:rsidR="00E73EDF" w:rsidRPr="00284E7D" w:rsidRDefault="007653F1" w:rsidP="006A5C19">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eastAsia="Times New Roman" w:cs="Arial"/>
          <w:lang w:eastAsia="en-GB"/>
        </w:rPr>
        <w:t>Areas are represented by a closed loop of curves beginning and ending at a common point.</w:t>
      </w:r>
    </w:p>
    <w:p w14:paraId="1360860E" w14:textId="15D5A837" w:rsidR="00E73EDF" w:rsidRPr="00284E7D" w:rsidRDefault="007653F1" w:rsidP="006A5C19">
      <w:pPr>
        <w:numPr>
          <w:ilvl w:val="0"/>
          <w:numId w:val="12"/>
        </w:numPr>
        <w:autoSpaceDE w:val="0"/>
        <w:autoSpaceDN w:val="0"/>
        <w:adjustRightInd w:val="0"/>
        <w:spacing w:after="60" w:line="240" w:lineRule="auto"/>
        <w:ind w:left="567" w:hanging="283"/>
        <w:rPr>
          <w:rFonts w:eastAsia="Times New Roman" w:cs="Arial"/>
          <w:lang w:eastAsia="en-GB"/>
        </w:rPr>
      </w:pPr>
      <w:r w:rsidRPr="00284E7D">
        <w:rPr>
          <w:rFonts w:cs="Arial"/>
        </w:rPr>
        <w:t>In the case of areas with holes, all internal boundaries must be completely contained within the external boundary and the internal boundaries must not intersect each other or the external boundary. Internal boundaries may touch other internal boundaries or the external boundary tangentially (t</w:t>
      </w:r>
      <w:r w:rsidRPr="00284E7D">
        <w:rPr>
          <w:rFonts w:cs="Arial" w:hint="eastAsia"/>
        </w:rPr>
        <w:t>hat is</w:t>
      </w:r>
      <w:r w:rsidRPr="00284E7D">
        <w:rPr>
          <w:rFonts w:cs="Arial"/>
        </w:rPr>
        <w:t xml:space="preserve"> at one point) as shown in </w:t>
      </w:r>
      <w:r w:rsidR="00131CA8">
        <w:rPr>
          <w:rFonts w:cs="Arial"/>
        </w:rPr>
        <w:t xml:space="preserve">S-100 </w:t>
      </w:r>
      <w:r w:rsidRPr="00284E7D">
        <w:rPr>
          <w:rFonts w:cs="Arial"/>
        </w:rPr>
        <w:t>Figure</w:t>
      </w:r>
      <w:r w:rsidRPr="00284E7D">
        <w:rPr>
          <w:rFonts w:eastAsia="Times New Roman" w:cs="Arial"/>
          <w:lang w:eastAsia="en-GB"/>
        </w:rPr>
        <w:t xml:space="preserve"> </w:t>
      </w:r>
      <w:r w:rsidR="00131CA8">
        <w:rPr>
          <w:rFonts w:eastAsia="Times New Roman" w:cs="Arial"/>
          <w:lang w:eastAsia="en-GB"/>
        </w:rPr>
        <w:t>7-6</w:t>
      </w:r>
      <w:r w:rsidRPr="00284E7D">
        <w:rPr>
          <w:rFonts w:eastAsia="Times New Roman" w:cs="Arial"/>
          <w:lang w:eastAsia="en-GB"/>
        </w:rPr>
        <w:t>.</w:t>
      </w:r>
    </w:p>
    <w:p w14:paraId="79039409" w14:textId="53935CD0" w:rsidR="00E73EDF" w:rsidRPr="00284E7D" w:rsidRDefault="007653F1" w:rsidP="006A5C19">
      <w:pPr>
        <w:numPr>
          <w:ilvl w:val="0"/>
          <w:numId w:val="12"/>
        </w:numPr>
        <w:autoSpaceDE w:val="0"/>
        <w:autoSpaceDN w:val="0"/>
        <w:adjustRightInd w:val="0"/>
        <w:spacing w:after="120" w:line="240" w:lineRule="auto"/>
        <w:ind w:left="567" w:hanging="283"/>
        <w:rPr>
          <w:rFonts w:eastAsia="Times New Roman" w:cs="Arial"/>
          <w:lang w:eastAsia="en-GB"/>
        </w:rPr>
      </w:pPr>
      <w:r w:rsidRPr="00284E7D">
        <w:t xml:space="preserve">The outer boundary of a surface must be in a clockwise direction (surface to the right of the curve) and the curve orientation positive. The inner boundary of a surface must be in a counter-clockwise direction (surface to the right of the curve) and the curve orientation negative. See </w:t>
      </w:r>
      <w:r w:rsidR="00131CA8">
        <w:t xml:space="preserve">S-100 </w:t>
      </w:r>
      <w:r w:rsidRPr="00284E7D">
        <w:t xml:space="preserve">Figure </w:t>
      </w:r>
      <w:r w:rsidR="00131CA8">
        <w:t>7-7</w:t>
      </w:r>
      <w:r w:rsidRPr="00284E7D">
        <w:t>.</w:t>
      </w:r>
    </w:p>
    <w:p w14:paraId="65816C80" w14:textId="77777777" w:rsidR="00131CA8" w:rsidRPr="00545238" w:rsidRDefault="00131CA8" w:rsidP="00131CA8">
      <w:pPr>
        <w:autoSpaceDE w:val="0"/>
        <w:autoSpaceDN w:val="0"/>
        <w:adjustRightInd w:val="0"/>
        <w:spacing w:after="120" w:line="240" w:lineRule="auto"/>
        <w:rPr>
          <w:rFonts w:eastAsia="Times New Roman" w:cs="Arial"/>
          <w:bCs/>
          <w:lang w:eastAsia="en-GB"/>
        </w:rPr>
      </w:pPr>
      <w:r w:rsidRPr="00545238">
        <w:rPr>
          <w:rFonts w:eastAsia="Times New Roman" w:cs="Arial"/>
          <w:bCs/>
          <w:lang w:eastAsia="en-GB"/>
        </w:rPr>
        <w:t>S-131 further constrains Level 3a with the following:</w:t>
      </w:r>
    </w:p>
    <w:p w14:paraId="312C6A8E" w14:textId="77777777" w:rsidR="00131CA8" w:rsidRPr="00131CA8" w:rsidRDefault="00131CA8" w:rsidP="006A5C19">
      <w:pPr>
        <w:pStyle w:val="ListParagraph"/>
        <w:numPr>
          <w:ilvl w:val="0"/>
          <w:numId w:val="24"/>
        </w:numPr>
        <w:autoSpaceDE w:val="0"/>
        <w:autoSpaceDN w:val="0"/>
        <w:adjustRightInd w:val="0"/>
        <w:spacing w:after="120" w:line="240" w:lineRule="auto"/>
        <w:rPr>
          <w:rFonts w:eastAsia="Times New Roman" w:cs="Arial"/>
          <w:bCs/>
          <w:lang w:eastAsia="en-GB"/>
        </w:rPr>
      </w:pPr>
      <w:r w:rsidRPr="00131CA8">
        <w:rPr>
          <w:rFonts w:eastAsia="Times New Roman" w:cs="Arial"/>
          <w:bCs/>
          <w:lang w:eastAsia="en-GB"/>
        </w:rPr>
        <w:t>Coincident linear geometry must be avoided when there is a dependency between features.</w:t>
      </w:r>
    </w:p>
    <w:p w14:paraId="10008D53" w14:textId="7E179972" w:rsidR="00131CA8" w:rsidRPr="00131CA8" w:rsidRDefault="00131CA8" w:rsidP="006A5C19">
      <w:pPr>
        <w:pStyle w:val="ListParagraph"/>
        <w:numPr>
          <w:ilvl w:val="0"/>
          <w:numId w:val="24"/>
        </w:numPr>
        <w:autoSpaceDE w:val="0"/>
        <w:autoSpaceDN w:val="0"/>
        <w:adjustRightInd w:val="0"/>
        <w:spacing w:after="120" w:line="240" w:lineRule="auto"/>
        <w:rPr>
          <w:rFonts w:eastAsia="Times New Roman" w:cs="Arial"/>
          <w:bCs/>
          <w:lang w:eastAsia="en-GB"/>
        </w:rPr>
      </w:pPr>
      <w:r w:rsidRPr="00131CA8">
        <w:rPr>
          <w:rFonts w:eastAsia="Times New Roman" w:cs="Arial"/>
          <w:bCs/>
          <w:lang w:eastAsia="en-GB"/>
        </w:rPr>
        <w:t xml:space="preserve">The interpolation of </w:t>
      </w:r>
      <w:proofErr w:type="spellStart"/>
      <w:r w:rsidRPr="00D74C63">
        <w:rPr>
          <w:rFonts w:eastAsia="Times New Roman" w:cs="Arial"/>
          <w:bCs/>
          <w:i/>
          <w:iCs/>
          <w:lang w:eastAsia="en-GB"/>
        </w:rPr>
        <w:t>GM_CurveSegment</w:t>
      </w:r>
      <w:proofErr w:type="spellEnd"/>
      <w:r w:rsidRPr="00131CA8">
        <w:rPr>
          <w:rFonts w:eastAsia="Times New Roman" w:cs="Arial"/>
          <w:bCs/>
          <w:lang w:eastAsia="en-GB"/>
        </w:rPr>
        <w:t xml:space="preserve"> must be loxodromic</w:t>
      </w:r>
      <w:ins w:id="625" w:author="Raphael Malyankar" w:date="2022-10-27T23:17:00Z">
        <w:r w:rsidR="00A93509">
          <w:rPr>
            <w:rFonts w:eastAsia="Times New Roman" w:cs="Arial"/>
            <w:bCs/>
            <w:lang w:eastAsia="en-GB"/>
          </w:rPr>
          <w:t>.</w:t>
        </w:r>
      </w:ins>
    </w:p>
    <w:p w14:paraId="47DCF7BE" w14:textId="77777777" w:rsidR="00300DE6" w:rsidRDefault="00131CA8" w:rsidP="006A5C19">
      <w:pPr>
        <w:pStyle w:val="ListParagraph"/>
        <w:numPr>
          <w:ilvl w:val="0"/>
          <w:numId w:val="24"/>
        </w:numPr>
        <w:autoSpaceDE w:val="0"/>
        <w:autoSpaceDN w:val="0"/>
        <w:adjustRightInd w:val="0"/>
        <w:spacing w:after="120" w:line="240" w:lineRule="auto"/>
        <w:rPr>
          <w:rFonts w:eastAsia="Times New Roman" w:cs="Arial"/>
          <w:bCs/>
          <w:lang w:eastAsia="en-GB"/>
        </w:rPr>
      </w:pPr>
      <w:r w:rsidRPr="00131CA8">
        <w:rPr>
          <w:rFonts w:eastAsia="Times New Roman" w:cs="Arial"/>
          <w:bCs/>
          <w:lang w:eastAsia="en-GB"/>
        </w:rPr>
        <w:lastRenderedPageBreak/>
        <w:t>Linear geometry is defined by curves which are made of curve segments. Each curve segment contains the geographic coordinates as control points and defines an interpolation method between them. Coordinate density can have a significant impact on file size and system performance. A rule of thumb is to limit the coordinate density to 0.3 mm at maximum permitted display scale.</w:t>
      </w:r>
    </w:p>
    <w:p w14:paraId="003A646D" w14:textId="684C0808" w:rsidR="00131CA8" w:rsidRPr="00131CA8" w:rsidRDefault="00131CA8" w:rsidP="006A5C19">
      <w:pPr>
        <w:pStyle w:val="ListParagraph"/>
        <w:numPr>
          <w:ilvl w:val="0"/>
          <w:numId w:val="24"/>
        </w:numPr>
        <w:autoSpaceDE w:val="0"/>
        <w:autoSpaceDN w:val="0"/>
        <w:adjustRightInd w:val="0"/>
        <w:spacing w:after="120" w:line="240" w:lineRule="auto"/>
        <w:rPr>
          <w:rFonts w:eastAsia="Times New Roman" w:cs="Arial"/>
          <w:bCs/>
          <w:lang w:eastAsia="en-GB"/>
        </w:rPr>
      </w:pPr>
      <w:r w:rsidRPr="00131CA8">
        <w:rPr>
          <w:rFonts w:eastAsia="Times New Roman" w:cs="Arial"/>
          <w:bCs/>
          <w:lang w:eastAsia="en-GB"/>
        </w:rPr>
        <w:t>For a scale-less product, the producer should keep in mind the expected scale range for typical use and the density of coordinates needed to suit the needs of the product.</w:t>
      </w:r>
    </w:p>
    <w:p w14:paraId="5B2B50B5" w14:textId="6CC4E095" w:rsidR="00131CA8" w:rsidRPr="00545238" w:rsidRDefault="00131CA8" w:rsidP="00131CA8">
      <w:pPr>
        <w:autoSpaceDE w:val="0"/>
        <w:autoSpaceDN w:val="0"/>
        <w:adjustRightInd w:val="0"/>
        <w:spacing w:after="120" w:line="240" w:lineRule="auto"/>
        <w:rPr>
          <w:rFonts w:eastAsia="Times New Roman" w:cs="Arial"/>
          <w:bCs/>
          <w:lang w:eastAsia="en-GB"/>
        </w:rPr>
      </w:pPr>
      <w:r w:rsidRPr="00545238">
        <w:rPr>
          <w:rFonts w:eastAsia="Times New Roman" w:cs="Arial"/>
          <w:bCs/>
          <w:lang w:eastAsia="en-GB"/>
        </w:rPr>
        <w:t xml:space="preserve">The following </w:t>
      </w:r>
      <w:r>
        <w:rPr>
          <w:rFonts w:eastAsia="Times New Roman" w:cs="Arial"/>
          <w:bCs/>
          <w:lang w:eastAsia="en-GB"/>
        </w:rPr>
        <w:t>exception</w:t>
      </w:r>
      <w:r w:rsidRPr="00545238">
        <w:rPr>
          <w:rFonts w:eastAsia="Times New Roman" w:cs="Arial"/>
          <w:bCs/>
          <w:lang w:eastAsia="en-GB"/>
        </w:rPr>
        <w:t xml:space="preserve"> applies to S-131:</w:t>
      </w:r>
    </w:p>
    <w:p w14:paraId="3986109D" w14:textId="3574AE5F" w:rsidR="00E73EDF" w:rsidRPr="00013A83" w:rsidRDefault="00131CA8" w:rsidP="00013A83">
      <w:pPr>
        <w:pStyle w:val="ListParagraph"/>
        <w:numPr>
          <w:ilvl w:val="0"/>
          <w:numId w:val="25"/>
        </w:numPr>
        <w:autoSpaceDE w:val="0"/>
        <w:autoSpaceDN w:val="0"/>
        <w:adjustRightInd w:val="0"/>
        <w:spacing w:after="120" w:line="240" w:lineRule="auto"/>
        <w:rPr>
          <w:rFonts w:eastAsia="Times New Roman" w:cs="Arial"/>
          <w:bCs/>
          <w:lang w:eastAsia="en-GB"/>
        </w:rPr>
      </w:pPr>
      <w:r w:rsidRPr="00131CA8">
        <w:rPr>
          <w:rFonts w:eastAsia="Times New Roman" w:cs="Arial"/>
          <w:bCs/>
          <w:lang w:eastAsia="en-GB"/>
        </w:rPr>
        <w:t>The use of coordinates is restricted to two dimensions (</w:t>
      </w:r>
      <w:proofErr w:type="spellStart"/>
      <w:r w:rsidRPr="00D74C63">
        <w:rPr>
          <w:rFonts w:eastAsia="Times New Roman" w:cs="Arial"/>
          <w:bCs/>
          <w:i/>
          <w:iCs/>
          <w:lang w:eastAsia="en-GB"/>
        </w:rPr>
        <w:t>DirectPosition</w:t>
      </w:r>
      <w:proofErr w:type="spellEnd"/>
      <w:r w:rsidRPr="00131CA8">
        <w:rPr>
          <w:rFonts w:eastAsia="Times New Roman" w:cs="Arial"/>
          <w:bCs/>
          <w:lang w:eastAsia="en-GB"/>
        </w:rPr>
        <w:t xml:space="preserve"> is restricted to two coordinates).</w:t>
      </w:r>
    </w:p>
    <w:p w14:paraId="24367D99" w14:textId="77777777" w:rsidR="00E73EDF" w:rsidRPr="00284E7D" w:rsidRDefault="007653F1" w:rsidP="00275D57">
      <w:pPr>
        <w:pStyle w:val="Heading3"/>
        <w:tabs>
          <w:tab w:val="clear" w:pos="660"/>
          <w:tab w:val="clear" w:pos="880"/>
          <w:tab w:val="left" w:pos="851"/>
        </w:tabs>
        <w:spacing w:before="120" w:after="120" w:line="240" w:lineRule="auto"/>
        <w:ind w:left="851" w:hanging="851"/>
        <w:jc w:val="both"/>
      </w:pPr>
      <w:bookmarkStart w:id="626" w:name="_Toc439685276"/>
      <w:bookmarkStart w:id="627" w:name="_Toc120228654"/>
      <w:r w:rsidRPr="00284E7D">
        <w:t>Masking</w:t>
      </w:r>
      <w:bookmarkEnd w:id="626"/>
      <w:bookmarkEnd w:id="627"/>
    </w:p>
    <w:p w14:paraId="76C86E2C" w14:textId="441BF110" w:rsidR="00E73EDF" w:rsidRDefault="007653F1" w:rsidP="008D2217">
      <w:r w:rsidRPr="00284E7D">
        <w:t xml:space="preserve">In certain circumstances, the symbolisation of a curve may need to be suppressed. This is done using the </w:t>
      </w:r>
      <w:proofErr w:type="spellStart"/>
      <w:r w:rsidR="002D42CD" w:rsidRPr="002D42CD">
        <w:rPr>
          <w:i/>
          <w:iCs/>
        </w:rPr>
        <w:t>maskReference</w:t>
      </w:r>
      <w:proofErr w:type="spellEnd"/>
      <w:r w:rsidR="002D42CD">
        <w:t xml:space="preserve"> XML tag described in S-100 10b-10.1.7</w:t>
      </w:r>
      <w:r w:rsidRPr="00284E7D">
        <w:t>.</w:t>
      </w:r>
      <w:bookmarkStart w:id="628" w:name="_Toc225648316"/>
      <w:bookmarkStart w:id="629" w:name="_Toc225065173"/>
    </w:p>
    <w:p w14:paraId="41EAFC1F" w14:textId="4ECAF593" w:rsidR="008D2217" w:rsidRDefault="008B2BBD" w:rsidP="008D2217">
      <w:pPr>
        <w:pStyle w:val="Heading3"/>
      </w:pPr>
      <w:bookmarkStart w:id="630" w:name="_Toc120228655"/>
      <w:r>
        <w:t>Coordinate encoding in spatial primitives</w:t>
      </w:r>
      <w:bookmarkEnd w:id="630"/>
    </w:p>
    <w:p w14:paraId="7EFBCEAC" w14:textId="44C71C35" w:rsidR="008D2217" w:rsidRDefault="008D2217" w:rsidP="008D2217">
      <w:pPr>
        <w:rPr>
          <w:ins w:id="631" w:author="Raphael Malyankar" w:date="2022-11-09T19:15:00Z"/>
        </w:rPr>
      </w:pPr>
      <w:r>
        <w:t>Geometry</w:t>
      </w:r>
      <w:r w:rsidRPr="008D2217">
        <w:t xml:space="preserve"> may be encoded</w:t>
      </w:r>
      <w:r>
        <w:t xml:space="preserve"> either</w:t>
      </w:r>
      <w:r w:rsidRPr="008D2217">
        <w:t xml:space="preserve"> inline or by reference</w:t>
      </w:r>
      <w:r>
        <w:t xml:space="preserve"> to a spatial primitives located elsewhere in the dataset that encodes the actual coordinate values. The GML </w:t>
      </w:r>
      <w:r w:rsidR="008B2BBD">
        <w:t>conventions for references and axis order must be followed.</w:t>
      </w:r>
    </w:p>
    <w:p w14:paraId="2591E8B5" w14:textId="68E4D7BF" w:rsidR="00503946" w:rsidRPr="002D42CD" w:rsidRDefault="00503946" w:rsidP="008D2217">
      <w:ins w:id="632" w:author="Raphael Malyankar" w:date="2022-11-09T19:15:00Z">
        <w:r>
          <w:t xml:space="preserve">The CRS </w:t>
        </w:r>
        <w:r w:rsidRPr="00503946">
          <w:t>shall be identified using the URI convention for SRS specified by OGC, which is http://www.opengis.net/def/crs/EPSG/0/4326” (Quote S-100 Ed.5.0.0 10b-11.7. )</w:t>
        </w:r>
      </w:ins>
      <w:ins w:id="633" w:author="Raphael Malyankar" w:date="2023-01-10T14:30:00Z">
        <w:r w:rsidR="009E40BB">
          <w:t xml:space="preserve">. </w:t>
        </w:r>
      </w:ins>
      <w:ins w:id="634" w:author="Raphael Malyankar" w:date="2022-11-09T19:15:00Z">
        <w:r w:rsidRPr="00503946">
          <w:t>The axis order is latitude/longitude</w:t>
        </w:r>
      </w:ins>
      <w:ins w:id="635" w:author="Raphael Malyankar" w:date="2023-01-10T14:29:00Z">
        <w:r w:rsidR="009E40BB">
          <w:t>.</w:t>
        </w:r>
      </w:ins>
    </w:p>
    <w:p w14:paraId="7C93A816" w14:textId="77777777" w:rsidR="00E73EDF" w:rsidRPr="004A70BB" w:rsidRDefault="007653F1" w:rsidP="00F42AB4">
      <w:pPr>
        <w:pStyle w:val="Heading1"/>
        <w:tabs>
          <w:tab w:val="clear" w:pos="400"/>
        </w:tabs>
        <w:spacing w:before="120" w:after="200" w:line="240" w:lineRule="auto"/>
        <w:ind w:left="567" w:hanging="567"/>
      </w:pPr>
      <w:bookmarkStart w:id="636" w:name="_Toc517858859"/>
      <w:bookmarkStart w:id="637" w:name="_Toc519859099"/>
      <w:bookmarkStart w:id="638" w:name="_Toc521495143"/>
      <w:bookmarkStart w:id="639" w:name="_Toc527117756"/>
      <w:bookmarkStart w:id="640" w:name="_Toc527620283"/>
      <w:bookmarkStart w:id="641" w:name="_Toc529974525"/>
      <w:bookmarkStart w:id="642" w:name="_Toc225648327"/>
      <w:bookmarkStart w:id="643" w:name="_Toc439685281"/>
      <w:bookmarkStart w:id="644" w:name="_Toc225065184"/>
      <w:bookmarkStart w:id="645" w:name="_Toc120228656"/>
      <w:bookmarkEnd w:id="628"/>
      <w:bookmarkEnd w:id="629"/>
      <w:bookmarkEnd w:id="636"/>
      <w:bookmarkEnd w:id="637"/>
      <w:bookmarkEnd w:id="638"/>
      <w:bookmarkEnd w:id="639"/>
      <w:bookmarkEnd w:id="640"/>
      <w:bookmarkEnd w:id="641"/>
      <w:r w:rsidRPr="004A70BB">
        <w:t>Data Quality</w:t>
      </w:r>
      <w:bookmarkEnd w:id="642"/>
      <w:bookmarkEnd w:id="643"/>
      <w:bookmarkEnd w:id="644"/>
      <w:bookmarkEnd w:id="645"/>
      <w:r w:rsidRPr="004A70BB">
        <w:t xml:space="preserve"> </w:t>
      </w:r>
    </w:p>
    <w:p w14:paraId="47A45FF5" w14:textId="77777777" w:rsidR="00E73EDF" w:rsidRPr="004A70BB" w:rsidRDefault="007653F1" w:rsidP="00F42AB4">
      <w:pPr>
        <w:pStyle w:val="Heading2"/>
        <w:tabs>
          <w:tab w:val="clear" w:pos="540"/>
        </w:tabs>
        <w:spacing w:before="120" w:after="200" w:line="240" w:lineRule="auto"/>
        <w:ind w:left="709" w:hanging="709"/>
      </w:pPr>
      <w:bookmarkStart w:id="646" w:name="_Toc439685282"/>
      <w:bookmarkStart w:id="647" w:name="_Toc120228657"/>
      <w:bookmarkStart w:id="648" w:name="_Toc225648328"/>
      <w:bookmarkStart w:id="649" w:name="_Toc225065185"/>
      <w:bookmarkStart w:id="650" w:name="_Toc8629844"/>
      <w:bookmarkStart w:id="651" w:name="_Toc422735435"/>
      <w:bookmarkStart w:id="652" w:name="_Toc8629976"/>
      <w:bookmarkStart w:id="653" w:name="_Toc19077363"/>
      <w:bookmarkStart w:id="654" w:name="_Toc191284893"/>
      <w:r w:rsidRPr="004A70BB">
        <w:t>Introduction</w:t>
      </w:r>
      <w:bookmarkEnd w:id="646"/>
      <w:bookmarkEnd w:id="647"/>
    </w:p>
    <w:p w14:paraId="5512E168" w14:textId="7325D2E8" w:rsidR="00793F40" w:rsidRPr="004A70BB" w:rsidRDefault="00793F40" w:rsidP="00F42AB4">
      <w:pPr>
        <w:spacing w:after="120" w:line="240" w:lineRule="auto"/>
        <w:rPr>
          <w:lang w:val="en-US"/>
        </w:rPr>
      </w:pPr>
      <w:r w:rsidRPr="004A70BB">
        <w:rPr>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w:t>
      </w:r>
      <w:r w:rsidR="00F42AB4">
        <w:rPr>
          <w:lang w:val="en-US"/>
        </w:rPr>
        <w:t xml:space="preserve">scope for </w:t>
      </w:r>
      <w:r w:rsidRPr="004A70BB">
        <w:rPr>
          <w:lang w:val="en-US"/>
        </w:rPr>
        <w:t xml:space="preserve">usage </w:t>
      </w:r>
      <w:r w:rsidRPr="004A70BB">
        <w:t>by user groups that the data product was not originally intended for. The secondary users can make assessments of the data product usefulness in their application based on the reported data quality measures.</w:t>
      </w:r>
    </w:p>
    <w:p w14:paraId="490D93FC" w14:textId="63219B6E" w:rsidR="00793F40" w:rsidRPr="004A70BB" w:rsidRDefault="00793F40" w:rsidP="00F42AB4">
      <w:pPr>
        <w:spacing w:after="60" w:line="240" w:lineRule="auto"/>
        <w:rPr>
          <w:lang w:val="en-US"/>
        </w:rPr>
      </w:pPr>
      <w:r w:rsidRPr="004A70BB">
        <w:rPr>
          <w:lang w:val="en-US"/>
        </w:rPr>
        <w:t>For S-1</w:t>
      </w:r>
      <w:r w:rsidR="00374A60">
        <w:rPr>
          <w:lang w:val="en-US"/>
        </w:rPr>
        <w:t>3</w:t>
      </w:r>
      <w:r w:rsidRPr="004A70BB">
        <w:rPr>
          <w:lang w:val="en-US"/>
        </w:rPr>
        <w:t>1 the following data qual</w:t>
      </w:r>
      <w:r w:rsidR="00F42AB4">
        <w:rPr>
          <w:lang w:val="en-US"/>
        </w:rPr>
        <w:t>ity elements have been included:</w:t>
      </w:r>
    </w:p>
    <w:p w14:paraId="28F2FD58" w14:textId="77777777" w:rsidR="00793F40" w:rsidRPr="004A70BB" w:rsidRDefault="00793F40" w:rsidP="006A5C19">
      <w:pPr>
        <w:numPr>
          <w:ilvl w:val="0"/>
          <w:numId w:val="17"/>
        </w:numPr>
        <w:spacing w:after="60" w:line="240" w:lineRule="auto"/>
        <w:ind w:left="567" w:hanging="283"/>
        <w:rPr>
          <w:lang w:val="en-US"/>
        </w:rPr>
      </w:pPr>
      <w:r w:rsidRPr="004A70BB">
        <w:rPr>
          <w:lang w:val="en-US"/>
        </w:rPr>
        <w:t>Conformance to this Product Specification;</w:t>
      </w:r>
    </w:p>
    <w:p w14:paraId="0CEDE7CC" w14:textId="77777777" w:rsidR="00793F40" w:rsidRPr="004A70BB" w:rsidRDefault="00793F40" w:rsidP="006A5C19">
      <w:pPr>
        <w:numPr>
          <w:ilvl w:val="0"/>
          <w:numId w:val="17"/>
        </w:numPr>
        <w:spacing w:after="60" w:line="240" w:lineRule="auto"/>
        <w:ind w:left="567" w:hanging="283"/>
        <w:rPr>
          <w:lang w:val="en-US"/>
        </w:rPr>
      </w:pPr>
      <w:r w:rsidRPr="004A70BB">
        <w:rPr>
          <w:lang w:val="en-US"/>
        </w:rPr>
        <w:t>Intended purpose of the data product;</w:t>
      </w:r>
    </w:p>
    <w:p w14:paraId="1DE233E2" w14:textId="77777777" w:rsidR="00793F40" w:rsidRPr="004A70BB" w:rsidRDefault="00793F40" w:rsidP="006A5C19">
      <w:pPr>
        <w:numPr>
          <w:ilvl w:val="0"/>
          <w:numId w:val="17"/>
        </w:numPr>
        <w:spacing w:after="60" w:line="240" w:lineRule="auto"/>
        <w:ind w:left="567" w:hanging="283"/>
        <w:rPr>
          <w:lang w:val="en-US"/>
        </w:rPr>
      </w:pPr>
      <w:r w:rsidRPr="004A70BB">
        <w:rPr>
          <w:lang w:val="en-US"/>
        </w:rPr>
        <w:t>Completeness of the data product in terms of coverage;</w:t>
      </w:r>
    </w:p>
    <w:p w14:paraId="09ED367A" w14:textId="20C8AD48" w:rsidR="00793F40" w:rsidRPr="0076198D" w:rsidRDefault="00793F40" w:rsidP="006A5C19">
      <w:pPr>
        <w:numPr>
          <w:ilvl w:val="0"/>
          <w:numId w:val="17"/>
        </w:numPr>
        <w:spacing w:after="60" w:line="240" w:lineRule="auto"/>
        <w:ind w:left="567" w:hanging="283"/>
        <w:rPr>
          <w:lang w:val="en-US"/>
        </w:rPr>
      </w:pPr>
      <w:r w:rsidRPr="0076198D">
        <w:rPr>
          <w:lang w:val="en-US"/>
        </w:rPr>
        <w:t xml:space="preserve">Logical </w:t>
      </w:r>
      <w:r w:rsidR="00F42AB4">
        <w:rPr>
          <w:lang w:val="en-US"/>
        </w:rPr>
        <w:t>c</w:t>
      </w:r>
      <w:r w:rsidRPr="0076198D">
        <w:rPr>
          <w:lang w:val="en-US"/>
        </w:rPr>
        <w:t>onsistency;</w:t>
      </w:r>
    </w:p>
    <w:p w14:paraId="52C861C2" w14:textId="2693AF04" w:rsidR="00E87947" w:rsidRPr="0076198D" w:rsidRDefault="00E87947" w:rsidP="006A5C19">
      <w:pPr>
        <w:numPr>
          <w:ilvl w:val="0"/>
          <w:numId w:val="17"/>
        </w:numPr>
        <w:spacing w:after="60" w:line="240" w:lineRule="auto"/>
        <w:ind w:left="567" w:hanging="283"/>
        <w:rPr>
          <w:lang w:val="en-US"/>
        </w:rPr>
      </w:pPr>
      <w:r w:rsidRPr="0076198D">
        <w:rPr>
          <w:lang w:val="en-US"/>
        </w:rPr>
        <w:t xml:space="preserve">Depth </w:t>
      </w:r>
      <w:r w:rsidR="00F42AB4">
        <w:rPr>
          <w:lang w:val="en-US"/>
        </w:rPr>
        <w:t>u</w:t>
      </w:r>
      <w:r w:rsidRPr="0076198D">
        <w:rPr>
          <w:lang w:val="en-US"/>
        </w:rPr>
        <w:t xml:space="preserve">ncertainty and </w:t>
      </w:r>
      <w:r w:rsidR="00F42AB4">
        <w:rPr>
          <w:lang w:val="en-US"/>
        </w:rPr>
        <w:t>a</w:t>
      </w:r>
      <w:r w:rsidRPr="0076198D">
        <w:rPr>
          <w:lang w:val="en-US"/>
        </w:rPr>
        <w:t>ccuracy;</w:t>
      </w:r>
    </w:p>
    <w:p w14:paraId="6C4FA3D6" w14:textId="0E5211C7" w:rsidR="00793F40" w:rsidRPr="0076198D" w:rsidRDefault="00793F40" w:rsidP="006A5C19">
      <w:pPr>
        <w:numPr>
          <w:ilvl w:val="0"/>
          <w:numId w:val="17"/>
        </w:numPr>
        <w:spacing w:after="60" w:line="240" w:lineRule="auto"/>
        <w:ind w:left="567" w:hanging="283"/>
        <w:rPr>
          <w:lang w:val="en-US"/>
        </w:rPr>
      </w:pPr>
      <w:r w:rsidRPr="0076198D">
        <w:rPr>
          <w:lang w:val="en-US"/>
        </w:rPr>
        <w:t xml:space="preserve">Positional </w:t>
      </w:r>
      <w:r w:rsidR="00F42AB4">
        <w:rPr>
          <w:lang w:val="en-US"/>
        </w:rPr>
        <w:t>u</w:t>
      </w:r>
      <w:r w:rsidRPr="0076198D">
        <w:rPr>
          <w:lang w:val="en-US"/>
        </w:rPr>
        <w:t xml:space="preserve">ncertainty and </w:t>
      </w:r>
      <w:r w:rsidR="00F42AB4">
        <w:rPr>
          <w:lang w:val="en-US"/>
        </w:rPr>
        <w:t>a</w:t>
      </w:r>
      <w:r w:rsidRPr="0076198D">
        <w:rPr>
          <w:lang w:val="en-US"/>
        </w:rPr>
        <w:t>ccuracy;</w:t>
      </w:r>
    </w:p>
    <w:p w14:paraId="464D2774" w14:textId="4E70B490" w:rsidR="00793F40" w:rsidRPr="0076198D" w:rsidRDefault="00793F40" w:rsidP="006A5C19">
      <w:pPr>
        <w:numPr>
          <w:ilvl w:val="0"/>
          <w:numId w:val="17"/>
        </w:numPr>
        <w:spacing w:after="60" w:line="240" w:lineRule="auto"/>
        <w:ind w:left="567" w:hanging="283"/>
        <w:rPr>
          <w:lang w:val="en-US"/>
        </w:rPr>
      </w:pPr>
      <w:r w:rsidRPr="0076198D">
        <w:rPr>
          <w:lang w:val="en-US"/>
        </w:rPr>
        <w:t xml:space="preserve">Thematic </w:t>
      </w:r>
      <w:r w:rsidR="00F42AB4">
        <w:rPr>
          <w:lang w:val="en-US"/>
        </w:rPr>
        <w:t>a</w:t>
      </w:r>
      <w:r w:rsidRPr="0076198D">
        <w:rPr>
          <w:lang w:val="en-US"/>
        </w:rPr>
        <w:t>ccuracy;</w:t>
      </w:r>
    </w:p>
    <w:p w14:paraId="18EF5766" w14:textId="2CF05552" w:rsidR="00793F40" w:rsidRPr="0076198D" w:rsidRDefault="00793F40" w:rsidP="006A5C19">
      <w:pPr>
        <w:numPr>
          <w:ilvl w:val="0"/>
          <w:numId w:val="17"/>
        </w:numPr>
        <w:spacing w:after="60" w:line="240" w:lineRule="auto"/>
        <w:ind w:left="567" w:hanging="283"/>
        <w:rPr>
          <w:lang w:val="en-US"/>
        </w:rPr>
      </w:pPr>
      <w:r w:rsidRPr="0076198D">
        <w:rPr>
          <w:lang w:val="en-US"/>
        </w:rPr>
        <w:t xml:space="preserve">Temporal </w:t>
      </w:r>
      <w:r w:rsidR="00F42AB4">
        <w:rPr>
          <w:lang w:val="en-US"/>
        </w:rPr>
        <w:t>q</w:t>
      </w:r>
      <w:r w:rsidRPr="0076198D">
        <w:rPr>
          <w:lang w:val="en-US"/>
        </w:rPr>
        <w:t>uality;</w:t>
      </w:r>
    </w:p>
    <w:p w14:paraId="30F897C2" w14:textId="77777777" w:rsidR="00793F40" w:rsidRPr="0076198D" w:rsidRDefault="00793F40" w:rsidP="006A5C19">
      <w:pPr>
        <w:numPr>
          <w:ilvl w:val="0"/>
          <w:numId w:val="17"/>
        </w:numPr>
        <w:spacing w:after="60" w:line="240" w:lineRule="auto"/>
        <w:ind w:left="567" w:hanging="283"/>
        <w:rPr>
          <w:lang w:val="en-US"/>
        </w:rPr>
      </w:pPr>
      <w:r w:rsidRPr="0076198D">
        <w:rPr>
          <w:lang w:val="en-US"/>
        </w:rPr>
        <w:t>Aggregation measures;</w:t>
      </w:r>
    </w:p>
    <w:p w14:paraId="522E2C54" w14:textId="77777777" w:rsidR="00793F40" w:rsidRPr="0076198D" w:rsidRDefault="00793F40" w:rsidP="006A5C19">
      <w:pPr>
        <w:numPr>
          <w:ilvl w:val="0"/>
          <w:numId w:val="17"/>
        </w:numPr>
        <w:spacing w:after="0" w:line="240" w:lineRule="auto"/>
        <w:ind w:left="567" w:hanging="283"/>
        <w:rPr>
          <w:lang w:val="en-US"/>
        </w:rPr>
      </w:pPr>
      <w:r w:rsidRPr="0076198D">
        <w:rPr>
          <w:lang w:val="en-US"/>
        </w:rPr>
        <w:t>Validation checks or conformance checks including:</w:t>
      </w:r>
    </w:p>
    <w:p w14:paraId="506761DD" w14:textId="1B05F6B2" w:rsidR="00793F40" w:rsidRPr="0076198D" w:rsidRDefault="00793F40" w:rsidP="006A5C19">
      <w:pPr>
        <w:numPr>
          <w:ilvl w:val="0"/>
          <w:numId w:val="18"/>
        </w:numPr>
        <w:spacing w:after="0" w:line="240" w:lineRule="auto"/>
        <w:ind w:left="851" w:hanging="284"/>
        <w:rPr>
          <w:lang w:val="en-US"/>
        </w:rPr>
      </w:pPr>
      <w:r w:rsidRPr="0076198D">
        <w:rPr>
          <w:lang w:val="en-US"/>
        </w:rPr>
        <w:t>General tests for dataset integrity;</w:t>
      </w:r>
      <w:r w:rsidR="00F42AB4">
        <w:rPr>
          <w:lang w:val="en-US"/>
        </w:rPr>
        <w:t xml:space="preserve"> and</w:t>
      </w:r>
    </w:p>
    <w:p w14:paraId="4395351D" w14:textId="1CC9B58A" w:rsidR="00793F40" w:rsidRPr="0076198D" w:rsidRDefault="00793F40" w:rsidP="006A5C19">
      <w:pPr>
        <w:numPr>
          <w:ilvl w:val="0"/>
          <w:numId w:val="18"/>
        </w:numPr>
        <w:spacing w:after="120" w:line="240" w:lineRule="auto"/>
        <w:ind w:left="851" w:hanging="284"/>
        <w:rPr>
          <w:lang w:val="en-US"/>
        </w:rPr>
      </w:pPr>
      <w:r w:rsidRPr="0076198D">
        <w:rPr>
          <w:lang w:val="en-US"/>
        </w:rPr>
        <w:t xml:space="preserve">Specific tests </w:t>
      </w:r>
      <w:r w:rsidR="0054734A" w:rsidRPr="0076198D">
        <w:rPr>
          <w:lang w:val="en-US"/>
        </w:rPr>
        <w:t xml:space="preserve">for compliance </w:t>
      </w:r>
      <w:r w:rsidR="0072028A" w:rsidRPr="0076198D">
        <w:rPr>
          <w:lang w:val="en-US"/>
        </w:rPr>
        <w:t>against the S-1</w:t>
      </w:r>
      <w:r w:rsidR="00374A60">
        <w:rPr>
          <w:lang w:val="en-US"/>
        </w:rPr>
        <w:t>3</w:t>
      </w:r>
      <w:r w:rsidR="0072028A" w:rsidRPr="0076198D">
        <w:rPr>
          <w:lang w:val="en-US"/>
        </w:rPr>
        <w:t>1</w:t>
      </w:r>
      <w:r w:rsidRPr="0076198D">
        <w:rPr>
          <w:lang w:val="en-US"/>
        </w:rPr>
        <w:t xml:space="preserve"> data model.</w:t>
      </w:r>
    </w:p>
    <w:p w14:paraId="5777E4F2" w14:textId="6A880C82" w:rsidR="00374A60" w:rsidRDefault="00374A60" w:rsidP="00374A60">
      <w:pPr>
        <w:pStyle w:val="Heading2"/>
      </w:pPr>
      <w:bookmarkStart w:id="655" w:name="_Toc120228658"/>
      <w:bookmarkStart w:id="656" w:name="_Toc439685283"/>
      <w:r>
        <w:t>Quality measure elements</w:t>
      </w:r>
      <w:bookmarkEnd w:id="655"/>
    </w:p>
    <w:p w14:paraId="62DF9739" w14:textId="5985EAA0" w:rsidR="00374A60" w:rsidRDefault="00374A60" w:rsidP="00374A60">
      <w:r w:rsidRPr="00374A60">
        <w:t>The data quality measures recommended in S-97 (Part C) and their applicability in S-1</w:t>
      </w:r>
      <w:r>
        <w:t>31</w:t>
      </w:r>
      <w:r w:rsidRPr="00374A60">
        <w:t xml:space="preserve"> are indicated in </w:t>
      </w:r>
      <w:r w:rsidR="00013A83">
        <w:fldChar w:fldCharType="begin"/>
      </w:r>
      <w:r w:rsidR="00013A83">
        <w:instrText xml:space="preserve"> REF _Ref111744844 \h </w:instrText>
      </w:r>
      <w:r w:rsidR="00013A83">
        <w:fldChar w:fldCharType="separate"/>
      </w:r>
      <w:r w:rsidR="0082228C">
        <w:t xml:space="preserve">Table </w:t>
      </w:r>
      <w:r w:rsidR="0082228C">
        <w:rPr>
          <w:noProof/>
        </w:rPr>
        <w:t>8</w:t>
      </w:r>
      <w:r w:rsidR="0082228C">
        <w:t>.</w:t>
      </w:r>
      <w:r w:rsidR="0082228C">
        <w:rPr>
          <w:noProof/>
        </w:rPr>
        <w:t>1</w:t>
      </w:r>
      <w:r w:rsidR="00013A83">
        <w:fldChar w:fldCharType="end"/>
      </w:r>
      <w:r w:rsidRPr="00374A60">
        <w:t xml:space="preserve"> below. NA indicates the measure is not applicable. This table reproduces the first 4 columns of the data quality checklist recommended elements and replaces the final column with descriptions of the scope of the element in the context of S-1</w:t>
      </w:r>
      <w:r>
        <w:t>31</w:t>
      </w:r>
      <w:r w:rsidRPr="00374A60">
        <w:t xml:space="preserve"> datasets.</w:t>
      </w:r>
    </w:p>
    <w:p w14:paraId="4DA05AEF" w14:textId="0B145F70" w:rsidR="00374A60" w:rsidRDefault="00374A60" w:rsidP="00374A60">
      <w:pPr>
        <w:pStyle w:val="Caption"/>
        <w:keepNext/>
      </w:pPr>
      <w:bookmarkStart w:id="657" w:name="_Ref111744844"/>
      <w:r>
        <w:lastRenderedPageBreak/>
        <w:t xml:space="preserve">Table </w:t>
      </w:r>
      <w:ins w:id="658" w:author="Raphael Malyankar" w:date="2022-11-15T22:37:00Z">
        <w:r w:rsidR="00AC5C5D">
          <w:fldChar w:fldCharType="begin"/>
        </w:r>
        <w:r w:rsidR="00AC5C5D">
          <w:instrText xml:space="preserve"> STYLEREF 1 \s </w:instrText>
        </w:r>
      </w:ins>
      <w:r w:rsidR="00AC5C5D">
        <w:fldChar w:fldCharType="separate"/>
      </w:r>
      <w:r w:rsidR="00AC5C5D">
        <w:rPr>
          <w:noProof/>
        </w:rPr>
        <w:t>8</w:t>
      </w:r>
      <w:ins w:id="659" w:author="Raphael Malyankar" w:date="2022-11-15T22:37:00Z">
        <w:r w:rsidR="00AC5C5D">
          <w:fldChar w:fldCharType="end"/>
        </w:r>
        <w:r w:rsidR="00AC5C5D">
          <w:t>.</w:t>
        </w:r>
        <w:r w:rsidR="00AC5C5D">
          <w:fldChar w:fldCharType="begin"/>
        </w:r>
        <w:r w:rsidR="00AC5C5D">
          <w:instrText xml:space="preserve"> SEQ Table \* ARABIC \s 1 </w:instrText>
        </w:r>
      </w:ins>
      <w:r w:rsidR="00AC5C5D">
        <w:fldChar w:fldCharType="separate"/>
      </w:r>
      <w:ins w:id="660" w:author="Raphael Malyankar" w:date="2022-11-15T22:37:00Z">
        <w:r w:rsidR="00AC5C5D">
          <w:rPr>
            <w:noProof/>
          </w:rPr>
          <w:t>1</w:t>
        </w:r>
        <w:r w:rsidR="00AC5C5D">
          <w:fldChar w:fldCharType="end"/>
        </w:r>
      </w:ins>
      <w:del w:id="661" w:author="Raphael Malyankar" w:date="2022-11-15T22:37:00Z">
        <w:r w:rsidR="001E4CE0" w:rsidDel="00AC5C5D">
          <w:fldChar w:fldCharType="begin"/>
        </w:r>
        <w:r w:rsidR="001E4CE0" w:rsidDel="00AC5C5D">
          <w:delInstrText xml:space="preserve"> STYLEREF 1 \s </w:delInstrText>
        </w:r>
        <w:r w:rsidR="001E4CE0" w:rsidDel="00AC5C5D">
          <w:fldChar w:fldCharType="separate"/>
        </w:r>
        <w:r w:rsidR="0082228C" w:rsidDel="00AC5C5D">
          <w:rPr>
            <w:noProof/>
          </w:rPr>
          <w:delText>8</w:delText>
        </w:r>
        <w:r w:rsidR="001E4CE0" w:rsidDel="00AC5C5D">
          <w:fldChar w:fldCharType="end"/>
        </w:r>
        <w:r w:rsidR="001E4CE0" w:rsidDel="00AC5C5D">
          <w:delText>.</w:delText>
        </w:r>
        <w:r w:rsidR="001E4CE0" w:rsidDel="00AC5C5D">
          <w:fldChar w:fldCharType="begin"/>
        </w:r>
        <w:r w:rsidR="001E4CE0" w:rsidDel="00AC5C5D">
          <w:delInstrText xml:space="preserve"> SEQ Table \* ARABIC \s 1 </w:delInstrText>
        </w:r>
        <w:r w:rsidR="001E4CE0" w:rsidDel="00AC5C5D">
          <w:fldChar w:fldCharType="separate"/>
        </w:r>
        <w:r w:rsidR="0082228C" w:rsidDel="00AC5C5D">
          <w:rPr>
            <w:noProof/>
          </w:rPr>
          <w:delText>1</w:delText>
        </w:r>
        <w:r w:rsidR="001E4CE0" w:rsidDel="00AC5C5D">
          <w:fldChar w:fldCharType="end"/>
        </w:r>
      </w:del>
      <w:bookmarkEnd w:id="657"/>
      <w:r>
        <w:t xml:space="preserve"> - Quality measure elements</w:t>
      </w: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1"/>
        <w:gridCol w:w="1785"/>
        <w:gridCol w:w="1581"/>
        <w:gridCol w:w="2902"/>
        <w:gridCol w:w="1143"/>
        <w:gridCol w:w="1334"/>
      </w:tblGrid>
      <w:tr w:rsidR="00374A60" w:rsidRPr="0075712D" w14:paraId="411949C2" w14:textId="77777777" w:rsidTr="00374A60">
        <w:trPr>
          <w:trHeight w:val="728"/>
          <w:tblHeader/>
        </w:trPr>
        <w:tc>
          <w:tcPr>
            <w:tcW w:w="286" w:type="pct"/>
            <w:tcBorders>
              <w:top w:val="single" w:sz="2" w:space="0" w:color="000000"/>
              <w:left w:val="single" w:sz="2" w:space="0" w:color="000000"/>
              <w:bottom w:val="single" w:sz="4" w:space="0" w:color="000000"/>
              <w:right w:val="single" w:sz="2" w:space="0" w:color="000000"/>
            </w:tcBorders>
            <w:shd w:val="clear" w:color="auto" w:fill="BDC0BF"/>
          </w:tcPr>
          <w:p w14:paraId="44A5171E" w14:textId="77777777" w:rsidR="00374A60" w:rsidRPr="00777167" w:rsidRDefault="00374A60" w:rsidP="00D4518E">
            <w:pPr>
              <w:pStyle w:val="TableStyle1"/>
              <w:rPr>
                <w:rFonts w:ascii="Arial" w:eastAsia="Arial Unicode MS" w:hAnsi="Arial" w:cs="Arial"/>
                <w:sz w:val="16"/>
                <w:szCs w:val="16"/>
              </w:rPr>
            </w:pPr>
            <w:r w:rsidRPr="00777167">
              <w:rPr>
                <w:rFonts w:ascii="Arial" w:eastAsia="Arial Unicode MS" w:hAnsi="Arial" w:cs="Arial"/>
                <w:sz w:val="16"/>
                <w:szCs w:val="16"/>
              </w:rPr>
              <w:t>No.</w:t>
            </w:r>
          </w:p>
        </w:tc>
        <w:tc>
          <w:tcPr>
            <w:tcW w:w="962"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0C74A6EE" w14:textId="77777777" w:rsidR="00374A60" w:rsidRPr="00777167" w:rsidRDefault="00374A60" w:rsidP="00D4518E">
            <w:pPr>
              <w:pStyle w:val="TableStyle1"/>
              <w:rPr>
                <w:rFonts w:ascii="Arial" w:hAnsi="Arial" w:cs="Arial"/>
                <w:sz w:val="16"/>
                <w:szCs w:val="16"/>
              </w:rPr>
            </w:pPr>
            <w:r w:rsidRPr="00777167">
              <w:rPr>
                <w:rFonts w:ascii="Arial" w:eastAsia="Arial Unicode MS" w:hAnsi="Arial" w:cs="Arial"/>
                <w:sz w:val="16"/>
                <w:szCs w:val="16"/>
              </w:rPr>
              <w:t>Data quality element and sub element</w:t>
            </w:r>
          </w:p>
        </w:tc>
        <w:tc>
          <w:tcPr>
            <w:tcW w:w="852"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7234A172" w14:textId="77777777" w:rsidR="00374A60" w:rsidRPr="00777167" w:rsidRDefault="00374A60" w:rsidP="00D4518E">
            <w:pPr>
              <w:pStyle w:val="TableStyle1"/>
              <w:rPr>
                <w:rFonts w:ascii="Arial" w:hAnsi="Arial" w:cs="Arial"/>
                <w:sz w:val="16"/>
                <w:szCs w:val="16"/>
              </w:rPr>
            </w:pPr>
            <w:r w:rsidRPr="00777167">
              <w:rPr>
                <w:rFonts w:ascii="Arial" w:eastAsia="Arial Unicode MS" w:hAnsi="Arial" w:cs="Arial"/>
                <w:sz w:val="16"/>
                <w:szCs w:val="16"/>
              </w:rPr>
              <w:t>Definition</w:t>
            </w:r>
          </w:p>
        </w:tc>
        <w:tc>
          <w:tcPr>
            <w:tcW w:w="1564"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82279F6" w14:textId="77777777" w:rsidR="00374A60" w:rsidRPr="00777167" w:rsidRDefault="00374A60" w:rsidP="00D4518E">
            <w:pPr>
              <w:pStyle w:val="TableStyle1"/>
              <w:rPr>
                <w:rFonts w:ascii="Arial" w:hAnsi="Arial" w:cs="Arial"/>
                <w:sz w:val="16"/>
                <w:szCs w:val="16"/>
              </w:rPr>
            </w:pPr>
            <w:r w:rsidRPr="00777167">
              <w:rPr>
                <w:rFonts w:ascii="Arial" w:eastAsia="Arial Unicode MS" w:hAnsi="Arial" w:cs="Arial"/>
                <w:sz w:val="16"/>
                <w:szCs w:val="16"/>
              </w:rPr>
              <w:t>DQ measure / description</w:t>
            </w:r>
          </w:p>
        </w:tc>
        <w:tc>
          <w:tcPr>
            <w:tcW w:w="616"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0DADD3C6" w14:textId="77777777" w:rsidR="00374A60" w:rsidRPr="00777167" w:rsidRDefault="00374A60" w:rsidP="00D4518E">
            <w:pPr>
              <w:pStyle w:val="TableStyle1"/>
              <w:rPr>
                <w:rFonts w:ascii="Arial" w:hAnsi="Arial" w:cs="Arial"/>
                <w:sz w:val="16"/>
                <w:szCs w:val="16"/>
              </w:rPr>
            </w:pPr>
            <w:r w:rsidRPr="00777167">
              <w:rPr>
                <w:rFonts w:ascii="Arial" w:eastAsia="Arial Unicode MS" w:hAnsi="Arial" w:cs="Arial"/>
                <w:sz w:val="16"/>
                <w:szCs w:val="16"/>
              </w:rPr>
              <w:t>Evaluation scope</w:t>
            </w:r>
          </w:p>
        </w:tc>
        <w:tc>
          <w:tcPr>
            <w:tcW w:w="719"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0A1FAA4" w14:textId="0E35DB4B" w:rsidR="00374A60" w:rsidRPr="00777167" w:rsidRDefault="00374A60" w:rsidP="00D4518E">
            <w:pPr>
              <w:pStyle w:val="TableStyle1"/>
              <w:rPr>
                <w:rFonts w:ascii="Arial" w:hAnsi="Arial" w:cs="Arial"/>
                <w:sz w:val="16"/>
                <w:szCs w:val="16"/>
              </w:rPr>
            </w:pPr>
            <w:r w:rsidRPr="00777167">
              <w:rPr>
                <w:rFonts w:ascii="Arial" w:eastAsia="Arial Unicode MS" w:hAnsi="Arial" w:cs="Arial"/>
                <w:sz w:val="16"/>
                <w:szCs w:val="16"/>
              </w:rPr>
              <w:t>Scope in S-1</w:t>
            </w:r>
            <w:r w:rsidR="001F6D22">
              <w:rPr>
                <w:rFonts w:ascii="Arial" w:eastAsia="Arial Unicode MS" w:hAnsi="Arial" w:cs="Arial"/>
                <w:sz w:val="16"/>
                <w:szCs w:val="16"/>
              </w:rPr>
              <w:t>31</w:t>
            </w:r>
          </w:p>
        </w:tc>
      </w:tr>
      <w:tr w:rsidR="00374A60" w:rsidRPr="0075712D" w14:paraId="42581C19" w14:textId="77777777" w:rsidTr="00374A60">
        <w:trPr>
          <w:trHeight w:val="728"/>
        </w:trPr>
        <w:tc>
          <w:tcPr>
            <w:tcW w:w="286" w:type="pct"/>
            <w:tcBorders>
              <w:top w:val="single" w:sz="4" w:space="0" w:color="000000"/>
              <w:left w:val="single" w:sz="2" w:space="0" w:color="000000"/>
              <w:bottom w:val="single" w:sz="2" w:space="0" w:color="000000"/>
              <w:right w:val="single" w:sz="2" w:space="0" w:color="000000"/>
            </w:tcBorders>
          </w:tcPr>
          <w:p w14:paraId="022F6BB3"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w:t>
            </w:r>
          </w:p>
        </w:tc>
        <w:tc>
          <w:tcPr>
            <w:tcW w:w="962"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0436BCB"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Completeness / Commission</w:t>
            </w:r>
          </w:p>
        </w:tc>
        <w:tc>
          <w:tcPr>
            <w:tcW w:w="852"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58B4CAC"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Excess data present in a dataset, as described by the scope.</w:t>
            </w:r>
          </w:p>
        </w:tc>
        <w:tc>
          <w:tcPr>
            <w:tcW w:w="1564"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C09520E"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numberOfExcessItems</w:t>
            </w:r>
            <w:proofErr w:type="spellEnd"/>
            <w:r w:rsidRPr="00777167">
              <w:rPr>
                <w:rFonts w:ascii="Arial" w:eastAsia="Arial Unicode MS" w:hAnsi="Arial" w:cs="Arial"/>
                <w:sz w:val="16"/>
                <w:szCs w:val="16"/>
              </w:rPr>
              <w:t xml:space="preserve"> / This data quality measure indicates the number of items in the dataset, that should not have been present in the dataset.</w:t>
            </w:r>
          </w:p>
        </w:tc>
        <w:tc>
          <w:tcPr>
            <w:tcW w:w="616"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C9DA85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dataset/dataset series</w:t>
            </w:r>
          </w:p>
        </w:tc>
        <w:tc>
          <w:tcPr>
            <w:tcW w:w="719"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74F2556"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374A60" w:rsidRPr="0075712D" w14:paraId="0A325296" w14:textId="77777777" w:rsidTr="00374A60">
        <w:trPr>
          <w:trHeight w:val="72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493ACC57"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2</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FBDF69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Completeness / Commission</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5AA5958"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Excess data present in a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3327848"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numberOfDuplicateFeatureInstances</w:t>
            </w:r>
            <w:proofErr w:type="spellEnd"/>
            <w:r w:rsidRPr="00777167">
              <w:rPr>
                <w:rFonts w:ascii="Arial" w:eastAsia="Arial Unicode MS" w:hAnsi="Arial" w:cs="Arial"/>
                <w:sz w:val="16"/>
                <w:szCs w:val="16"/>
              </w:rPr>
              <w:t xml:space="preserve"> / This data quality measure indicates the total number of exact duplications of feature instances within the data.</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23D50E6"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dataset/dataset series</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555733B"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374A60" w:rsidRPr="0075712D" w14:paraId="2067C0B3" w14:textId="77777777" w:rsidTr="00374A60">
        <w:trPr>
          <w:trHeight w:val="725"/>
        </w:trPr>
        <w:tc>
          <w:tcPr>
            <w:tcW w:w="286" w:type="pct"/>
            <w:tcBorders>
              <w:top w:val="single" w:sz="2" w:space="0" w:color="000000"/>
              <w:left w:val="single" w:sz="2" w:space="0" w:color="000000"/>
              <w:bottom w:val="single" w:sz="2" w:space="0" w:color="000000"/>
              <w:right w:val="single" w:sz="2" w:space="0" w:color="000000"/>
            </w:tcBorders>
          </w:tcPr>
          <w:p w14:paraId="47970827"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3</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8209AD6"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Completeness / Omission</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5E0AEF9"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 absent from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7A57F3D"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numberOfMissingItems</w:t>
            </w:r>
            <w:proofErr w:type="spellEnd"/>
            <w:r w:rsidRPr="00777167">
              <w:rPr>
                <w:rFonts w:ascii="Arial" w:eastAsia="Arial Unicode MS" w:hAnsi="Arial" w:cs="Arial"/>
                <w:sz w:val="16"/>
                <w:szCs w:val="16"/>
              </w:rPr>
              <w:t xml:space="preserve"> / This data quality measure is an indicator that shows that a specific item is missing in the data.</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30F3FDF"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dataset/dataset series/spatial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B121978"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374A60" w:rsidRPr="0075712D" w14:paraId="41336B58" w14:textId="77777777" w:rsidTr="00374A60">
        <w:trPr>
          <w:trHeight w:val="144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47585E08"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4</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41C2BEE"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Conceptual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7CE06D3"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Adherence to the rules of a conceptual schema.</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5E8C3C9"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numberOfInvalidSurfaceOverlaps</w:t>
            </w:r>
            <w:proofErr w:type="spellEnd"/>
            <w:r w:rsidRPr="00777167">
              <w:rPr>
                <w:rFonts w:ascii="Arial" w:eastAsia="Arial Unicode MS" w:hAnsi="Arial" w:cs="Arial"/>
                <w:sz w:val="16"/>
                <w:szCs w:val="16"/>
              </w:rPr>
              <w:t xml:space="preserve"> / This data quality measure is a count of the total number of erroneous overlaps within the data. Which surfaces may overlap and which must not is application dependent. Not all overlapping surfaces are necessarily erroneous.</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DABEEE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7F8070E"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Features with surface geometry; spatial objects of type surface</w:t>
            </w:r>
          </w:p>
        </w:tc>
      </w:tr>
      <w:tr w:rsidR="00374A60" w:rsidRPr="0075712D" w14:paraId="51F6F749"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tcPr>
          <w:p w14:paraId="6CA9DED7"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5</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BD6D012"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Domain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AF92705"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Adherence of the values to the value domains.</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35AB48D"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numberOfNonconformantItems</w:t>
            </w:r>
            <w:proofErr w:type="spellEnd"/>
            <w:r w:rsidRPr="00777167">
              <w:rPr>
                <w:rFonts w:ascii="Arial" w:eastAsia="Arial Unicode MS" w:hAnsi="Arial" w:cs="Arial"/>
                <w:sz w:val="16"/>
                <w:szCs w:val="16"/>
              </w:rPr>
              <w:t xml:space="preserve"> / This data quality measure is a count of all items in the dataset that are not in conformance with their value domain.</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9CD2E83"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F7E0E49"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374A60" w:rsidRPr="0075712D" w14:paraId="638ABBDA" w14:textId="77777777" w:rsidTr="00374A60">
        <w:trPr>
          <w:trHeight w:val="1198"/>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0A799399"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6</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5201385"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Format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A99C555" w14:textId="77777777" w:rsidR="00374A60" w:rsidRPr="00777167" w:rsidRDefault="00374A60" w:rsidP="00D4518E">
            <w:pPr>
              <w:pStyle w:val="Body"/>
              <w:ind w:left="0"/>
              <w:jc w:val="left"/>
              <w:rPr>
                <w:rFonts w:cs="Arial"/>
                <w:sz w:val="16"/>
                <w:szCs w:val="16"/>
              </w:rPr>
            </w:pPr>
            <w:r w:rsidRPr="00777167">
              <w:rPr>
                <w:rFonts w:cs="Arial"/>
                <w:sz w:val="16"/>
                <w:szCs w:val="16"/>
              </w:rPr>
              <w:t>Degree to which data is stored in accordance with the physical structure of the data 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8343D00"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physicalStructureConflictsNumber</w:t>
            </w:r>
            <w:proofErr w:type="spellEnd"/>
            <w:r w:rsidRPr="00777167">
              <w:rPr>
                <w:rFonts w:ascii="Arial" w:eastAsia="Arial Unicode MS" w:hAnsi="Arial" w:cs="Arial"/>
                <w:sz w:val="16"/>
                <w:szCs w:val="16"/>
              </w:rPr>
              <w:t xml:space="preserve"> / This data quality measure is a count of all items in the dataset that are stored in conflict with the physical structure of the dataset.</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714EAC9"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dataset/dataset series</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8800D4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374A60" w:rsidRPr="0075712D" w14:paraId="3C166821" w14:textId="77777777" w:rsidTr="00374A60">
        <w:trPr>
          <w:trHeight w:val="1685"/>
        </w:trPr>
        <w:tc>
          <w:tcPr>
            <w:tcW w:w="286" w:type="pct"/>
            <w:tcBorders>
              <w:top w:val="single" w:sz="2" w:space="0" w:color="000000"/>
              <w:left w:val="single" w:sz="2" w:space="0" w:color="000000"/>
              <w:bottom w:val="single" w:sz="2" w:space="0" w:color="000000"/>
              <w:right w:val="single" w:sz="2" w:space="0" w:color="000000"/>
            </w:tcBorders>
          </w:tcPr>
          <w:p w14:paraId="5C5590A8"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7</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99B5D8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8604F2D"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1CA353B"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rateOfFaultyPointCurveConnections</w:t>
            </w:r>
            <w:proofErr w:type="spellEnd"/>
            <w:r w:rsidRPr="00777167">
              <w:rPr>
                <w:rFonts w:ascii="Arial" w:eastAsia="Arial Unicode MS" w:hAnsi="Arial" w:cs="Arial"/>
                <w:sz w:val="16"/>
                <w:szCs w:val="16"/>
              </w:rPr>
              <w:t xml:space="preserve"> / This data quality measure indicates the number of faulty link-node connections in relation to the number of supposed link-node connections. This data quality measure gives the erroneous point-curve connections in relation to the total number of point-curve connections.</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569080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964D399"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Features with curve geometry; spatial objects of curve types</w:t>
            </w:r>
          </w:p>
        </w:tc>
      </w:tr>
      <w:tr w:rsidR="00374A60" w:rsidRPr="0075712D" w14:paraId="14B5D2BA"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42A581C5"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8</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2703CD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6DB72AE"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BCB3DE0"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numberOfMissingConnectionsUndershoots</w:t>
            </w:r>
            <w:proofErr w:type="spellEnd"/>
            <w:r w:rsidRPr="00777167">
              <w:rPr>
                <w:rFonts w:ascii="Arial" w:eastAsia="Arial Unicode MS" w:hAnsi="Arial" w:cs="Arial"/>
                <w:sz w:val="16"/>
                <w:szCs w:val="16"/>
              </w:rPr>
              <w:t xml:space="preserve"> / This data quality measure is a count of items in the dataset within the parameter tolerance that are mismatched due to undershoots.</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F118AD9"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F0883D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Features with curve geometry; spatial objects of curve types</w:t>
            </w:r>
          </w:p>
        </w:tc>
      </w:tr>
      <w:tr w:rsidR="00374A60" w:rsidRPr="0075712D" w14:paraId="5DFE841A"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tcPr>
          <w:p w14:paraId="1E61EF55"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9</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E27477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3EDE49E"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8685E4F"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numberOfMissingConnectionsOvershoots</w:t>
            </w:r>
            <w:proofErr w:type="spellEnd"/>
            <w:r w:rsidRPr="00777167">
              <w:rPr>
                <w:rFonts w:ascii="Arial" w:eastAsia="Arial Unicode MS" w:hAnsi="Arial" w:cs="Arial"/>
                <w:sz w:val="16"/>
                <w:szCs w:val="16"/>
              </w:rPr>
              <w:t xml:space="preserve"> / This data quality measure is a count of items in the dataset within the parameter tolerance that are mismatched due to overshoots.</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6F6DF87"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7EA2E4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Features with curve geometry; spatial objects of curve types</w:t>
            </w:r>
          </w:p>
        </w:tc>
      </w:tr>
      <w:tr w:rsidR="00374A60" w:rsidRPr="0075712D" w14:paraId="2C7CDF1C" w14:textId="77777777" w:rsidTr="00374A60">
        <w:trPr>
          <w:trHeight w:val="168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081ED4A2"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lastRenderedPageBreak/>
              <w:t>10</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1CFEFA5"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1294789"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7AA2E41"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numberOfInvalidSlivers</w:t>
            </w:r>
            <w:proofErr w:type="spellEnd"/>
            <w:r w:rsidRPr="00777167">
              <w:rPr>
                <w:rFonts w:ascii="Arial" w:eastAsia="Arial Unicode MS" w:hAnsi="Arial" w:cs="Arial"/>
                <w:sz w:val="16"/>
                <w:szCs w:val="16"/>
              </w:rPr>
              <w:t xml:space="preserve"> / This data quality measure is a count of all items in the dataset that are invalid sliver surfaces. A sliver is an unintended area that occurs when adjacent surfaces are not digitized properly. The borders of the adjacent surfaces may unintentionally gap or overlap to cause a topological error.</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6BD6B8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dataset / dataset series</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BD1D8F4"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Features with surface geometry; spatial objects of type surface</w:t>
            </w:r>
          </w:p>
        </w:tc>
      </w:tr>
      <w:tr w:rsidR="00374A60" w:rsidRPr="0075712D" w14:paraId="4C1DA129"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tcPr>
          <w:p w14:paraId="4D88002D"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11</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57B915E"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084A6E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C02D697"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numberOfInvalidSelfIntersects</w:t>
            </w:r>
            <w:proofErr w:type="spellEnd"/>
            <w:r w:rsidRPr="00777167">
              <w:rPr>
                <w:rFonts w:ascii="Arial" w:eastAsia="Arial Unicode MS" w:hAnsi="Arial" w:cs="Arial"/>
                <w:sz w:val="16"/>
                <w:szCs w:val="16"/>
              </w:rPr>
              <w:t xml:space="preserve"> / This data quality measure is a count of all items in the dataset that illegally intersect with themselves.</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3EF11F5"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590B932"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Features with surface geometry; spatial objects of type surface or curve</w:t>
            </w:r>
          </w:p>
        </w:tc>
      </w:tr>
      <w:tr w:rsidR="00374A60" w:rsidRPr="0075712D" w14:paraId="7E49BE3C"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27BC6E40"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12</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2DE4440"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Logical Consistency / Topological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3ED0B2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Correctness of the explicitly encoded topological characteristics of the dataset, as described by the scope.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7D221C6"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numberOfInvalidSelfOverlap</w:t>
            </w:r>
            <w:proofErr w:type="spellEnd"/>
            <w:r w:rsidRPr="00777167">
              <w:rPr>
                <w:rFonts w:ascii="Arial" w:eastAsia="Arial Unicode MS" w:hAnsi="Arial" w:cs="Arial"/>
                <w:sz w:val="16"/>
                <w:szCs w:val="16"/>
              </w:rPr>
              <w:t xml:space="preserve"> / This data quality measure is a count of all items in the dataset that illegally self-overlap.</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3669FC4"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30BFF3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Features with surface geometry; spatial objects of type surface or curve</w:t>
            </w:r>
          </w:p>
        </w:tc>
      </w:tr>
      <w:tr w:rsidR="00374A60" w:rsidRPr="0075712D" w14:paraId="429156A6" w14:textId="77777777" w:rsidTr="00374A60">
        <w:trPr>
          <w:trHeight w:val="725"/>
        </w:trPr>
        <w:tc>
          <w:tcPr>
            <w:tcW w:w="286" w:type="pct"/>
            <w:tcBorders>
              <w:top w:val="single" w:sz="2" w:space="0" w:color="000000"/>
              <w:left w:val="single" w:sz="2" w:space="0" w:color="000000"/>
              <w:bottom w:val="single" w:sz="2" w:space="0" w:color="000000"/>
              <w:right w:val="single" w:sz="2" w:space="0" w:color="000000"/>
            </w:tcBorders>
          </w:tcPr>
          <w:p w14:paraId="6E13EFEB"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13</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DE7FF56"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Positional Accuracy / Absolute or External Accuracy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83B4E8D"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Closeness of reported coordinative values to values accepted as or being true.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6413590"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Root Mean Square Error / Standard deviation, where the true value is not estimated from the observations but known a priori.</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EB0B3F2"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BF43490"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objects that have coordinative values associated.</w:t>
            </w:r>
          </w:p>
        </w:tc>
      </w:tr>
      <w:tr w:rsidR="00374A60" w:rsidRPr="0075712D" w14:paraId="00ABC4D5"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5CB5EC14"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14</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A2EA9EF"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Positional Accuracy / Vertical Position Accuracy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B3A1A86"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Closeness of reported coordinative values to values accepted as or being true.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F188BAD"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linearMapAccuracy2Sigma / Half length of the interval defined by an upper and lower limit in which the true value lies with probability 95%.</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BB35592"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9E6A744" w14:textId="2BE0AE34" w:rsidR="00374A60" w:rsidRPr="00777167" w:rsidRDefault="001D613B" w:rsidP="00D4518E">
            <w:pPr>
              <w:pStyle w:val="TableStyle2"/>
              <w:rPr>
                <w:rFonts w:ascii="Arial" w:eastAsia="Arial Unicode MS" w:hAnsi="Arial" w:cs="Arial"/>
                <w:color w:val="auto"/>
                <w:sz w:val="16"/>
                <w:szCs w:val="16"/>
              </w:rPr>
            </w:pPr>
            <w:r>
              <w:rPr>
                <w:rFonts w:ascii="Arial" w:eastAsia="Arial Unicode MS" w:hAnsi="Arial" w:cs="Arial"/>
                <w:color w:val="auto"/>
                <w:sz w:val="16"/>
                <w:szCs w:val="16"/>
              </w:rPr>
              <w:t>N/A S-131 does not use 3-D coordinates..</w:t>
            </w:r>
          </w:p>
        </w:tc>
      </w:tr>
      <w:tr w:rsidR="00374A60" w:rsidRPr="0075712D" w14:paraId="342A7A94"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tcPr>
          <w:p w14:paraId="58AACCC9"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15</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2B7F17B5"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Positional Accuracy / Horizontal Position Accuracy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5BD5425"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Closeness of reported coordinative values to values accepted as or being true.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B51DDAC"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linearMapAccuracy2Sigma / Half length of the interval defined by an upper and lower limit in which the true value lies with probability 95%.</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5EB1B4DF"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6274C15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objects that have a horizontal coordinate values associated.</w:t>
            </w:r>
          </w:p>
        </w:tc>
      </w:tr>
      <w:tr w:rsidR="00374A60" w:rsidRPr="0075712D" w14:paraId="6869B6AF" w14:textId="77777777" w:rsidTr="00374A60">
        <w:trPr>
          <w:trHeight w:val="96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5CAD5449"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16</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0874A2B"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Positional Accuracy / Gridded Data Position Accuracy</w:t>
            </w:r>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134F856"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Closeness of reported coordinative values to values accepted as or being true.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4827D53B"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Root mean square error of planimetry / Radius of a circle around the given point, in which the true value lies with probability P.</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B2C2382"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spatial object / 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75AFB5C" w14:textId="2BCF6AE2"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NA. S-</w:t>
            </w:r>
            <w:r w:rsidR="001D613B">
              <w:rPr>
                <w:rFonts w:ascii="Arial" w:eastAsia="Arial Unicode MS" w:hAnsi="Arial" w:cs="Arial"/>
                <w:sz w:val="16"/>
                <w:szCs w:val="16"/>
              </w:rPr>
              <w:t>131</w:t>
            </w:r>
            <w:r w:rsidRPr="00777167">
              <w:rPr>
                <w:rFonts w:ascii="Arial" w:eastAsia="Arial Unicode MS" w:hAnsi="Arial" w:cs="Arial"/>
                <w:sz w:val="16"/>
                <w:szCs w:val="16"/>
              </w:rPr>
              <w:t xml:space="preserve"> does not have features with gridded geometry</w:t>
            </w:r>
          </w:p>
        </w:tc>
      </w:tr>
      <w:tr w:rsidR="00374A60" w:rsidRPr="0075712D" w14:paraId="08788634" w14:textId="77777777" w:rsidTr="00374A60">
        <w:trPr>
          <w:trHeight w:val="725"/>
        </w:trPr>
        <w:tc>
          <w:tcPr>
            <w:tcW w:w="286" w:type="pct"/>
            <w:tcBorders>
              <w:top w:val="single" w:sz="2" w:space="0" w:color="000000"/>
              <w:left w:val="single" w:sz="2" w:space="0" w:color="000000"/>
              <w:bottom w:val="single" w:sz="2" w:space="0" w:color="000000"/>
              <w:right w:val="single" w:sz="2" w:space="0" w:color="000000"/>
            </w:tcBorders>
          </w:tcPr>
          <w:p w14:paraId="3A92559B"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t>17</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AEAE2B8"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Temporal Quality / Temporal Consistency</w:t>
            </w:r>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008644A"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Consistency with time.</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CFC549C"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Correctness of ordered events or sequences, if reported.</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1746A377"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dataset/dataset series/spatial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0BF9C7F4" w14:textId="77777777" w:rsidR="00374A60" w:rsidRPr="00777167" w:rsidRDefault="00374A60" w:rsidP="00D4518E">
            <w:pPr>
              <w:pStyle w:val="TableStyle2"/>
              <w:rPr>
                <w:rFonts w:ascii="Arial" w:hAnsi="Arial" w:cs="Arial"/>
                <w:sz w:val="16"/>
                <w:szCs w:val="16"/>
              </w:rPr>
            </w:pPr>
            <w:r w:rsidRPr="00777167">
              <w:rPr>
                <w:rFonts w:ascii="Arial" w:hAnsi="Arial" w:cs="Arial"/>
                <w:sz w:val="16"/>
                <w:szCs w:val="16"/>
              </w:rPr>
              <w:t>Features with time intervals, fixed/periodic date ranges, schedules.</w:t>
            </w:r>
          </w:p>
        </w:tc>
      </w:tr>
      <w:tr w:rsidR="00374A60" w:rsidRPr="0075712D" w14:paraId="4223AD67" w14:textId="77777777" w:rsidTr="00374A60">
        <w:trPr>
          <w:trHeight w:val="288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12C132F7" w14:textId="77777777" w:rsidR="00374A60" w:rsidRPr="00777167" w:rsidRDefault="00374A60" w:rsidP="00D4518E">
            <w:pPr>
              <w:pStyle w:val="TableStyle2"/>
              <w:rPr>
                <w:rFonts w:ascii="Arial" w:eastAsia="Arial Unicode MS" w:hAnsi="Arial" w:cs="Arial"/>
                <w:sz w:val="16"/>
                <w:szCs w:val="16"/>
              </w:rPr>
            </w:pPr>
            <w:r w:rsidRPr="00777167">
              <w:rPr>
                <w:rFonts w:ascii="Arial" w:eastAsia="Arial Unicode MS" w:hAnsi="Arial" w:cs="Arial"/>
                <w:sz w:val="16"/>
                <w:szCs w:val="16"/>
              </w:rPr>
              <w:lastRenderedPageBreak/>
              <w:t>18</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8CCD871"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 xml:space="preserve">Thematic Accuracy / </w:t>
            </w:r>
            <w:proofErr w:type="spellStart"/>
            <w:r w:rsidRPr="00777167">
              <w:rPr>
                <w:rFonts w:ascii="Arial" w:eastAsia="Arial Unicode MS" w:hAnsi="Arial" w:cs="Arial"/>
                <w:sz w:val="16"/>
                <w:szCs w:val="16"/>
              </w:rPr>
              <w:t>ThematicClassificationCorrectness</w:t>
            </w:r>
            <w:proofErr w:type="spellEnd"/>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5982F10"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Comparison of the classes assigned to features or their attributes to a universe of discourse.</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A521B48" w14:textId="77777777" w:rsidR="00374A60" w:rsidRPr="00777167" w:rsidRDefault="00374A60" w:rsidP="00D4518E">
            <w:pPr>
              <w:pStyle w:val="TableStyle2"/>
              <w:rPr>
                <w:rFonts w:ascii="Arial" w:hAnsi="Arial" w:cs="Arial"/>
                <w:sz w:val="16"/>
                <w:szCs w:val="16"/>
              </w:rPr>
            </w:pPr>
            <w:proofErr w:type="spellStart"/>
            <w:r w:rsidRPr="00777167">
              <w:rPr>
                <w:rFonts w:ascii="Arial" w:eastAsia="Arial Unicode MS" w:hAnsi="Arial" w:cs="Arial"/>
                <w:sz w:val="16"/>
                <w:szCs w:val="16"/>
              </w:rPr>
              <w:t>miscalculationRate</w:t>
            </w:r>
            <w:proofErr w:type="spellEnd"/>
            <w:r w:rsidRPr="00777167">
              <w:rPr>
                <w:rFonts w:ascii="Arial" w:eastAsia="Arial Unicode MS" w:hAnsi="Arial" w:cs="Arial"/>
                <w:sz w:val="16"/>
                <w:szCs w:val="16"/>
              </w:rPr>
              <w:t xml:space="preserve"> / This data quality measure indicates the number of incorrectly classified features in relation to the number of features that are supposed to be there. [Adapted from ISO 19157] </w:t>
            </w:r>
          </w:p>
          <w:p w14:paraId="7AED61E9"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 xml:space="preserve">This is a RATE which is a ratio, and is expressed as a REAL number representing the rational fraction corresponding to the numerator and denominator of the ratio. </w:t>
            </w:r>
          </w:p>
          <w:p w14:paraId="7FD20FCB"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For example, if there are 1 items that are classified incorrectly and there are 100 of the items in the dataset then the ratio is 1/100 and the reported rate = 0.01.</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38B4CB2B"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dataset/dataset series/spatial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AE3042B" w14:textId="77777777" w:rsidR="00374A60" w:rsidRPr="00777167" w:rsidRDefault="00374A60" w:rsidP="00D4518E">
            <w:pPr>
              <w:pStyle w:val="TableStyle2"/>
              <w:rPr>
                <w:rFonts w:ascii="Arial" w:hAnsi="Arial" w:cs="Arial"/>
                <w:sz w:val="16"/>
                <w:szCs w:val="16"/>
              </w:rPr>
            </w:pPr>
            <w:r w:rsidRPr="00777167">
              <w:rPr>
                <w:rFonts w:ascii="Arial" w:eastAsia="Arial Unicode MS" w:hAnsi="Arial" w:cs="Arial"/>
                <w:sz w:val="16"/>
                <w:szCs w:val="16"/>
              </w:rPr>
              <w:t>All features and info types</w:t>
            </w:r>
          </w:p>
        </w:tc>
      </w:tr>
      <w:tr w:rsidR="00374A60" w:rsidRPr="0075712D" w14:paraId="49849190" w14:textId="77777777" w:rsidTr="00374A60">
        <w:trPr>
          <w:trHeight w:val="1205"/>
        </w:trPr>
        <w:tc>
          <w:tcPr>
            <w:tcW w:w="286" w:type="pct"/>
            <w:tcBorders>
              <w:top w:val="single" w:sz="2" w:space="0" w:color="000000"/>
              <w:left w:val="single" w:sz="2" w:space="0" w:color="000000"/>
              <w:bottom w:val="single" w:sz="2" w:space="0" w:color="000000"/>
              <w:right w:val="single" w:sz="2" w:space="0" w:color="000000"/>
            </w:tcBorders>
          </w:tcPr>
          <w:p w14:paraId="6DC022B4" w14:textId="77777777" w:rsidR="00374A60" w:rsidRPr="002C3EC0" w:rsidRDefault="00374A60" w:rsidP="00D4518E">
            <w:pPr>
              <w:pStyle w:val="TableStyle2"/>
              <w:rPr>
                <w:rFonts w:ascii="Arial" w:eastAsia="Arial Unicode MS" w:hAnsi="Arial" w:cs="Arial"/>
                <w:sz w:val="16"/>
                <w:szCs w:val="16"/>
              </w:rPr>
            </w:pPr>
            <w:r w:rsidRPr="002C3EC0">
              <w:rPr>
                <w:rFonts w:ascii="Arial" w:eastAsia="Arial Unicode MS" w:hAnsi="Arial" w:cs="Arial"/>
                <w:sz w:val="16"/>
                <w:szCs w:val="16"/>
              </w:rPr>
              <w:t>19</w:t>
            </w:r>
          </w:p>
        </w:tc>
        <w:tc>
          <w:tcPr>
            <w:tcW w:w="96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F004EDE" w14:textId="77777777" w:rsidR="00374A60" w:rsidRPr="002C3EC0" w:rsidRDefault="00374A60" w:rsidP="00D4518E">
            <w:pPr>
              <w:pStyle w:val="TableStyle2"/>
              <w:rPr>
                <w:rFonts w:ascii="Arial" w:hAnsi="Arial" w:cs="Arial"/>
                <w:sz w:val="16"/>
                <w:szCs w:val="16"/>
              </w:rPr>
            </w:pPr>
            <w:r w:rsidRPr="002C3EC0">
              <w:rPr>
                <w:rFonts w:ascii="Arial" w:eastAsia="Arial Unicode MS" w:hAnsi="Arial" w:cs="Arial"/>
                <w:sz w:val="16"/>
                <w:szCs w:val="16"/>
              </w:rPr>
              <w:t xml:space="preserve">Aggregation Measures / </w:t>
            </w:r>
            <w:proofErr w:type="spellStart"/>
            <w:r w:rsidRPr="002C3EC0">
              <w:rPr>
                <w:rFonts w:ascii="Arial" w:eastAsia="Arial Unicode MS" w:hAnsi="Arial" w:cs="Arial"/>
                <w:sz w:val="16"/>
                <w:szCs w:val="16"/>
              </w:rPr>
              <w:t>AggregationMeasures</w:t>
            </w:r>
            <w:proofErr w:type="spellEnd"/>
          </w:p>
        </w:tc>
        <w:tc>
          <w:tcPr>
            <w:tcW w:w="852"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9DEA80A" w14:textId="77777777" w:rsidR="00374A60" w:rsidRPr="002C3EC0" w:rsidRDefault="00374A60" w:rsidP="00D4518E">
            <w:pPr>
              <w:pStyle w:val="TableStyle2"/>
              <w:rPr>
                <w:rFonts w:ascii="Arial" w:hAnsi="Arial" w:cs="Arial"/>
                <w:sz w:val="16"/>
                <w:szCs w:val="16"/>
              </w:rPr>
            </w:pPr>
            <w:r w:rsidRPr="002C3EC0">
              <w:rPr>
                <w:rFonts w:ascii="Arial" w:eastAsia="Arial Unicode MS" w:hAnsi="Arial" w:cs="Arial"/>
                <w:sz w:val="16"/>
                <w:szCs w:val="16"/>
              </w:rPr>
              <w:t>In a data product specification, several requirements are set up for a product to conform to the specification.</w:t>
            </w:r>
          </w:p>
        </w:tc>
        <w:tc>
          <w:tcPr>
            <w:tcW w:w="156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7DE1582D" w14:textId="77777777" w:rsidR="00374A60" w:rsidRPr="002C3EC0" w:rsidRDefault="00374A60" w:rsidP="00D4518E">
            <w:pPr>
              <w:pStyle w:val="TableStyle2"/>
              <w:rPr>
                <w:rFonts w:ascii="Arial" w:hAnsi="Arial" w:cs="Arial"/>
                <w:sz w:val="16"/>
                <w:szCs w:val="16"/>
              </w:rPr>
            </w:pPr>
            <w:proofErr w:type="spellStart"/>
            <w:r w:rsidRPr="002C3EC0">
              <w:rPr>
                <w:rFonts w:ascii="Arial" w:eastAsia="Arial Unicode MS" w:hAnsi="Arial" w:cs="Arial"/>
                <w:sz w:val="16"/>
                <w:szCs w:val="16"/>
              </w:rPr>
              <w:t>DataProductSpecificationPassed</w:t>
            </w:r>
            <w:proofErr w:type="spellEnd"/>
            <w:r w:rsidRPr="002C3EC0">
              <w:rPr>
                <w:rFonts w:ascii="Arial" w:eastAsia="Arial Unicode MS" w:hAnsi="Arial" w:cs="Arial"/>
                <w:sz w:val="16"/>
                <w:szCs w:val="16"/>
              </w:rPr>
              <w:t xml:space="preserve"> / This data quality measure is a </w:t>
            </w:r>
            <w:proofErr w:type="spellStart"/>
            <w:r w:rsidRPr="002C3EC0">
              <w:rPr>
                <w:rFonts w:ascii="Arial" w:eastAsia="Arial Unicode MS" w:hAnsi="Arial" w:cs="Arial"/>
                <w:sz w:val="16"/>
                <w:szCs w:val="16"/>
              </w:rPr>
              <w:t>boolean</w:t>
            </w:r>
            <w:proofErr w:type="spellEnd"/>
            <w:r w:rsidRPr="002C3EC0">
              <w:rPr>
                <w:rFonts w:ascii="Arial" w:eastAsia="Arial Unicode MS" w:hAnsi="Arial" w:cs="Arial"/>
                <w:sz w:val="16"/>
                <w:szCs w:val="16"/>
              </w:rPr>
              <w:t xml:space="preserve"> indicating that all requirements in the referred data product specification are fulfilled.</w:t>
            </w:r>
          </w:p>
        </w:tc>
        <w:tc>
          <w:tcPr>
            <w:tcW w:w="616"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4900C0AA" w14:textId="77777777" w:rsidR="00374A60" w:rsidRPr="002C3EC0" w:rsidRDefault="00374A60" w:rsidP="00D4518E">
            <w:pPr>
              <w:pStyle w:val="TableStyle2"/>
              <w:rPr>
                <w:rFonts w:ascii="Arial" w:hAnsi="Arial" w:cs="Arial"/>
                <w:sz w:val="16"/>
                <w:szCs w:val="16"/>
              </w:rPr>
            </w:pPr>
            <w:r w:rsidRPr="002C3EC0">
              <w:rPr>
                <w:rFonts w:ascii="Arial" w:eastAsia="Arial Unicode MS" w:hAnsi="Arial" w:cs="Arial"/>
                <w:sz w:val="16"/>
                <w:szCs w:val="16"/>
              </w:rPr>
              <w:t>dataset/dataset series/spatial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hideMark/>
          </w:tcPr>
          <w:p w14:paraId="3CEC1F96" w14:textId="77777777" w:rsidR="00374A60" w:rsidRPr="002C3EC0" w:rsidRDefault="00374A60" w:rsidP="00D4518E">
            <w:pPr>
              <w:pStyle w:val="TableStyle2"/>
              <w:rPr>
                <w:rFonts w:ascii="Arial" w:hAnsi="Arial" w:cs="Arial"/>
                <w:sz w:val="16"/>
                <w:szCs w:val="16"/>
              </w:rPr>
            </w:pPr>
            <w:r w:rsidRPr="002C3EC0">
              <w:rPr>
                <w:rFonts w:ascii="Arial" w:hAnsi="Arial" w:cs="Arial"/>
                <w:sz w:val="16"/>
                <w:szCs w:val="16"/>
              </w:rPr>
              <w:t>Dataset as a whole</w:t>
            </w:r>
          </w:p>
        </w:tc>
      </w:tr>
      <w:tr w:rsidR="00374A60" w:rsidRPr="0075712D" w14:paraId="004CCF4E" w14:textId="77777777" w:rsidTr="00374A60">
        <w:trPr>
          <w:trHeight w:val="1445"/>
        </w:trPr>
        <w:tc>
          <w:tcPr>
            <w:tcW w:w="286" w:type="pct"/>
            <w:tcBorders>
              <w:top w:val="single" w:sz="2" w:space="0" w:color="000000"/>
              <w:left w:val="single" w:sz="2" w:space="0" w:color="000000"/>
              <w:bottom w:val="single" w:sz="2" w:space="0" w:color="000000"/>
              <w:right w:val="single" w:sz="2" w:space="0" w:color="000000"/>
            </w:tcBorders>
            <w:shd w:val="clear" w:color="auto" w:fill="EEEEEE"/>
          </w:tcPr>
          <w:p w14:paraId="7DD11381" w14:textId="77777777" w:rsidR="00374A60" w:rsidRPr="002C3EC0" w:rsidRDefault="00374A60" w:rsidP="00D4518E">
            <w:pPr>
              <w:pStyle w:val="TableStyle2"/>
              <w:rPr>
                <w:rFonts w:ascii="Arial" w:eastAsia="Arial Unicode MS" w:hAnsi="Arial" w:cs="Arial"/>
                <w:sz w:val="16"/>
                <w:szCs w:val="16"/>
              </w:rPr>
            </w:pPr>
            <w:r w:rsidRPr="002C3EC0">
              <w:rPr>
                <w:rFonts w:ascii="Arial" w:eastAsia="Arial Unicode MS" w:hAnsi="Arial" w:cs="Arial"/>
                <w:sz w:val="16"/>
                <w:szCs w:val="16"/>
              </w:rPr>
              <w:t>20</w:t>
            </w:r>
          </w:p>
        </w:tc>
        <w:tc>
          <w:tcPr>
            <w:tcW w:w="96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8E64608" w14:textId="77777777" w:rsidR="00374A60" w:rsidRPr="002C3EC0" w:rsidRDefault="00374A60" w:rsidP="00D4518E">
            <w:pPr>
              <w:pStyle w:val="TableStyle2"/>
              <w:rPr>
                <w:rFonts w:ascii="Arial" w:hAnsi="Arial" w:cs="Arial"/>
                <w:sz w:val="16"/>
                <w:szCs w:val="16"/>
              </w:rPr>
            </w:pPr>
            <w:r w:rsidRPr="002C3EC0">
              <w:rPr>
                <w:rFonts w:ascii="Arial" w:eastAsia="Arial Unicode MS" w:hAnsi="Arial" w:cs="Arial"/>
                <w:sz w:val="16"/>
                <w:szCs w:val="16"/>
              </w:rPr>
              <w:t xml:space="preserve">Aggregation Measures / </w:t>
            </w:r>
            <w:proofErr w:type="spellStart"/>
            <w:r w:rsidRPr="002C3EC0">
              <w:rPr>
                <w:rFonts w:ascii="Arial" w:eastAsia="Arial Unicode MS" w:hAnsi="Arial" w:cs="Arial"/>
                <w:sz w:val="16"/>
                <w:szCs w:val="16"/>
              </w:rPr>
              <w:t>AggregationMeasures</w:t>
            </w:r>
            <w:proofErr w:type="spellEnd"/>
          </w:p>
        </w:tc>
        <w:tc>
          <w:tcPr>
            <w:tcW w:w="852"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51978A6" w14:textId="77777777" w:rsidR="00374A60" w:rsidRPr="002C3EC0" w:rsidRDefault="00374A60" w:rsidP="00D4518E">
            <w:pPr>
              <w:pStyle w:val="TableStyle2"/>
              <w:rPr>
                <w:rFonts w:ascii="Arial" w:hAnsi="Arial" w:cs="Arial"/>
                <w:sz w:val="16"/>
                <w:szCs w:val="16"/>
              </w:rPr>
            </w:pPr>
            <w:r w:rsidRPr="002C3EC0">
              <w:rPr>
                <w:rFonts w:ascii="Arial" w:eastAsia="Arial Unicode MS" w:hAnsi="Arial" w:cs="Arial"/>
                <w:sz w:val="16"/>
                <w:szCs w:val="16"/>
              </w:rPr>
              <w:t>In a data product specification, several requirements are set up for a product to conform to the specification.</w:t>
            </w:r>
          </w:p>
        </w:tc>
        <w:tc>
          <w:tcPr>
            <w:tcW w:w="156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D3646AF" w14:textId="77777777" w:rsidR="00374A60" w:rsidRPr="002C3EC0" w:rsidRDefault="00374A60" w:rsidP="00D4518E">
            <w:pPr>
              <w:pStyle w:val="TableStyle2"/>
              <w:rPr>
                <w:rFonts w:ascii="Arial" w:hAnsi="Arial" w:cs="Arial"/>
                <w:sz w:val="16"/>
                <w:szCs w:val="16"/>
              </w:rPr>
            </w:pPr>
            <w:proofErr w:type="spellStart"/>
            <w:r w:rsidRPr="002C3EC0">
              <w:rPr>
                <w:rFonts w:ascii="Arial" w:eastAsia="Arial Unicode MS" w:hAnsi="Arial" w:cs="Arial"/>
                <w:sz w:val="16"/>
                <w:szCs w:val="16"/>
              </w:rPr>
              <w:t>DataProductSpecificationFailRate</w:t>
            </w:r>
            <w:proofErr w:type="spellEnd"/>
            <w:r w:rsidRPr="002C3EC0">
              <w:rPr>
                <w:rFonts w:ascii="Arial" w:eastAsia="Arial Unicode MS" w:hAnsi="Arial" w:cs="Arial"/>
                <w:sz w:val="16"/>
                <w:szCs w:val="16"/>
              </w:rPr>
              <w:t xml:space="preserve"> / This data quality measure is a number indicating the number of data product specification requirements that are not fulfilled by the current product/dataset in relation to the total number of data product specification requirements.</w:t>
            </w:r>
          </w:p>
        </w:tc>
        <w:tc>
          <w:tcPr>
            <w:tcW w:w="616"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76425AE6" w14:textId="77777777" w:rsidR="00374A60" w:rsidRPr="002C3EC0" w:rsidRDefault="00374A60" w:rsidP="00D4518E">
            <w:pPr>
              <w:pStyle w:val="TableStyle2"/>
              <w:rPr>
                <w:rFonts w:ascii="Arial" w:hAnsi="Arial" w:cs="Arial"/>
                <w:sz w:val="16"/>
                <w:szCs w:val="16"/>
              </w:rPr>
            </w:pPr>
            <w:r w:rsidRPr="002C3EC0">
              <w:rPr>
                <w:rFonts w:ascii="Arial" w:eastAsia="Arial Unicode MS" w:hAnsi="Arial" w:cs="Arial"/>
                <w:sz w:val="16"/>
                <w:szCs w:val="16"/>
              </w:rPr>
              <w:t>dataset/dataset series/spatial object type</w:t>
            </w:r>
          </w:p>
        </w:tc>
        <w:tc>
          <w:tcPr>
            <w:tcW w:w="71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AA613A7" w14:textId="77777777" w:rsidR="00374A60" w:rsidRPr="002C3EC0" w:rsidRDefault="00374A60" w:rsidP="00D4518E">
            <w:pPr>
              <w:pStyle w:val="TableStyle2"/>
              <w:keepNext/>
              <w:rPr>
                <w:rFonts w:ascii="Arial" w:hAnsi="Arial" w:cs="Arial"/>
                <w:sz w:val="16"/>
                <w:szCs w:val="16"/>
              </w:rPr>
            </w:pPr>
            <w:r w:rsidRPr="002C3EC0">
              <w:rPr>
                <w:rFonts w:ascii="Arial" w:eastAsia="Arial Unicode MS" w:hAnsi="Arial" w:cs="Arial"/>
                <w:sz w:val="16"/>
                <w:szCs w:val="16"/>
              </w:rPr>
              <w:t>Dataset as a whole</w:t>
            </w:r>
          </w:p>
        </w:tc>
      </w:tr>
    </w:tbl>
    <w:p w14:paraId="643F6A0D" w14:textId="19354230" w:rsidR="00374A60" w:rsidRDefault="00374A60" w:rsidP="00374A60"/>
    <w:p w14:paraId="2B38DB78" w14:textId="27F9A99A" w:rsidR="00374A60" w:rsidRDefault="00641BA9" w:rsidP="00641BA9">
      <w:pPr>
        <w:pStyle w:val="Heading2"/>
      </w:pPr>
      <w:bookmarkStart w:id="662" w:name="_Toc120228659"/>
      <w:r>
        <w:t>Test methods</w:t>
      </w:r>
      <w:r w:rsidR="004A2047">
        <w:t xml:space="preserve"> for data compliance and usability</w:t>
      </w:r>
      <w:bookmarkEnd w:id="662"/>
    </w:p>
    <w:p w14:paraId="4DA9627F" w14:textId="1AD27FB0" w:rsidR="00641BA9" w:rsidRDefault="00641BA9" w:rsidP="00641BA9">
      <w:r>
        <w:t xml:space="preserve">Test methods </w:t>
      </w:r>
      <w:r w:rsidR="004A2047">
        <w:t xml:space="preserve">for evaluating data compliance </w:t>
      </w:r>
      <w:r>
        <w:t xml:space="preserve">consist of executing the relevant tests from </w:t>
      </w:r>
      <w:r w:rsidR="004A2047">
        <w:t xml:space="preserve">the </w:t>
      </w:r>
      <w:r>
        <w:t>Validation Checks</w:t>
      </w:r>
      <w:r w:rsidR="004A2047">
        <w:t xml:space="preserve"> </w:t>
      </w:r>
      <w:del w:id="663" w:author="Raphael Malyankar" w:date="2022-11-09T22:54:00Z">
        <w:r w:rsidR="004A2047" w:rsidDel="004D183E">
          <w:delText>Annex</w:delText>
        </w:r>
      </w:del>
      <w:ins w:id="664" w:author="Raphael Malyankar" w:date="2022-11-09T22:52:00Z">
        <w:r w:rsidR="00CD0C97">
          <w:t>(Annex D)</w:t>
        </w:r>
      </w:ins>
      <w:r>
        <w:t xml:space="preserve"> for each quality element in </w:t>
      </w:r>
      <w:r w:rsidR="001F6D22">
        <w:fldChar w:fldCharType="begin"/>
      </w:r>
      <w:r w:rsidR="001F6D22">
        <w:instrText xml:space="preserve"> REF _Ref111744844 \h </w:instrText>
      </w:r>
      <w:r w:rsidR="001F6D22">
        <w:fldChar w:fldCharType="separate"/>
      </w:r>
      <w:r w:rsidR="0082228C">
        <w:t xml:space="preserve">Table </w:t>
      </w:r>
      <w:r w:rsidR="0082228C">
        <w:rPr>
          <w:noProof/>
        </w:rPr>
        <w:t>8</w:t>
      </w:r>
      <w:r w:rsidR="0082228C">
        <w:t>.</w:t>
      </w:r>
      <w:r w:rsidR="0082228C">
        <w:rPr>
          <w:noProof/>
        </w:rPr>
        <w:t>1</w:t>
      </w:r>
      <w:r w:rsidR="001F6D22">
        <w:fldChar w:fldCharType="end"/>
      </w:r>
      <w:r w:rsidR="001F6D22">
        <w:t xml:space="preserve"> </w:t>
      </w:r>
      <w:r>
        <w:t>and counting the number of instances in the dataset which fail the checks for that quality element.</w:t>
      </w:r>
    </w:p>
    <w:p w14:paraId="0D7C29B0" w14:textId="12B787F1" w:rsidR="00641BA9" w:rsidRDefault="00641BA9" w:rsidP="00641BA9">
      <w:r>
        <w:t>Note that in some cases “executing the relevant test” may involve comparing the encoded S-1</w:t>
      </w:r>
      <w:r w:rsidR="004A2047">
        <w:t>31</w:t>
      </w:r>
      <w:r>
        <w:t xml:space="preserve"> dataset to the source material by visual means (e.g., for measures 17 and 18). For tests requiring visual comparison of encoded data to source material, sampling methods may be used if the volume of data precludes checking all the relevant data objects.</w:t>
      </w:r>
    </w:p>
    <w:p w14:paraId="0119A709" w14:textId="55032C31" w:rsidR="00641BA9" w:rsidRDefault="004A2047" w:rsidP="00641BA9">
      <w:r>
        <w:t xml:space="preserve">Accuracy computations </w:t>
      </w:r>
      <w:r w:rsidR="00641BA9">
        <w:t>for Positional Accuracy / Absolute or External Accuracy</w:t>
      </w:r>
      <w:r>
        <w:t xml:space="preserve"> should use the following recommendations</w:t>
      </w:r>
      <w:r w:rsidR="00641BA9">
        <w:t>:</w:t>
      </w:r>
    </w:p>
    <w:p w14:paraId="6C7DA06B" w14:textId="57522B1D" w:rsidR="00641BA9" w:rsidRDefault="00641BA9" w:rsidP="004A2047">
      <w:pPr>
        <w:keepLines/>
        <w:spacing w:after="0"/>
        <w:ind w:left="340"/>
      </w:pPr>
      <w:r>
        <w:t>Maximum RMSE (horizontal) = E / 10000</w:t>
      </w:r>
    </w:p>
    <w:p w14:paraId="2A801A77" w14:textId="77777777" w:rsidR="00641BA9" w:rsidRDefault="00641BA9" w:rsidP="004A2047">
      <w:pPr>
        <w:keepLines/>
        <w:spacing w:after="0"/>
        <w:ind w:left="340"/>
      </w:pPr>
      <w:r>
        <w:t>Where:</w:t>
      </w:r>
    </w:p>
    <w:p w14:paraId="3D9B44A3" w14:textId="064CC970" w:rsidR="00641BA9" w:rsidRDefault="00641BA9" w:rsidP="004A2047">
      <w:pPr>
        <w:keepLines/>
        <w:ind w:left="340"/>
      </w:pPr>
      <w:r>
        <w:t>E = Denominator of intended scale of mapping</w:t>
      </w:r>
    </w:p>
    <w:p w14:paraId="49853D0E" w14:textId="77777777" w:rsidR="004A2047" w:rsidRDefault="004A2047" w:rsidP="004A2047">
      <w:r>
        <w:t>In addition to the above, dataset usability must be assessed against:</w:t>
      </w:r>
    </w:p>
    <w:p w14:paraId="178425D1" w14:textId="3FB4C996" w:rsidR="004A2047" w:rsidRDefault="004A2047" w:rsidP="006A5C19">
      <w:pPr>
        <w:pStyle w:val="ListParagraph"/>
        <w:numPr>
          <w:ilvl w:val="0"/>
          <w:numId w:val="25"/>
        </w:numPr>
      </w:pPr>
      <w:r>
        <w:t>Intended user requirements in regard to coverage, scale and specific content requirements as defined by the Producing Agency and key stakeholders;</w:t>
      </w:r>
    </w:p>
    <w:p w14:paraId="43AB93B3" w14:textId="2CF5FC59" w:rsidR="004A2047" w:rsidRDefault="004A2047" w:rsidP="006A5C19">
      <w:pPr>
        <w:pStyle w:val="ListParagraph"/>
        <w:numPr>
          <w:ilvl w:val="0"/>
          <w:numId w:val="25"/>
        </w:numPr>
      </w:pPr>
      <w:r>
        <w:t xml:space="preserve">Conformance to established maintenance processes </w:t>
      </w:r>
      <w:r w:rsidR="00D96E5C">
        <w:t>(see Clause X.X)</w:t>
      </w:r>
      <w:r>
        <w:t>; and</w:t>
      </w:r>
    </w:p>
    <w:p w14:paraId="284E0C86" w14:textId="0670431D" w:rsidR="004A2047" w:rsidRDefault="004A2047" w:rsidP="006A5C19">
      <w:pPr>
        <w:pStyle w:val="ListParagraph"/>
        <w:numPr>
          <w:ilvl w:val="0"/>
          <w:numId w:val="25"/>
        </w:numPr>
      </w:pPr>
      <w:r>
        <w:lastRenderedPageBreak/>
        <w:t>Overall compliance with the S-1</w:t>
      </w:r>
      <w:r w:rsidR="00282150">
        <w:t>3</w:t>
      </w:r>
      <w:r>
        <w:t xml:space="preserve">1 Product Specification, including context-specific evaluation of individual encoding instances for requirement of conformance to checks classified as “Error” and “Warning” in Annex </w:t>
      </w:r>
      <w:r w:rsidR="00282150">
        <w:t>D</w:t>
      </w:r>
      <w:r>
        <w:t xml:space="preserve"> –</w:t>
      </w:r>
      <w:r w:rsidR="00282150">
        <w:t xml:space="preserve"> </w:t>
      </w:r>
      <w:r>
        <w:t xml:space="preserve">Validation Checks. </w:t>
      </w:r>
    </w:p>
    <w:p w14:paraId="14AEEEFE" w14:textId="013F4BA3" w:rsidR="00641BA9" w:rsidRDefault="004A2047" w:rsidP="004A2047">
      <w:r>
        <w:t xml:space="preserve">For dataset integrity requirements, see clause </w:t>
      </w:r>
      <w:r w:rsidR="00282150">
        <w:fldChar w:fldCharType="begin"/>
      </w:r>
      <w:r w:rsidR="00282150">
        <w:instrText xml:space="preserve"> REF _Ref111744933 \r \h </w:instrText>
      </w:r>
      <w:r w:rsidR="00282150">
        <w:fldChar w:fldCharType="separate"/>
      </w:r>
      <w:r w:rsidR="0082228C">
        <w:t>13.8</w:t>
      </w:r>
      <w:r w:rsidR="00282150">
        <w:fldChar w:fldCharType="end"/>
      </w:r>
      <w:r>
        <w:t>.</w:t>
      </w:r>
    </w:p>
    <w:p w14:paraId="40911DFD" w14:textId="77777777" w:rsidR="004A2047" w:rsidRDefault="004A2047" w:rsidP="004A2047">
      <w:pPr>
        <w:pStyle w:val="Heading2"/>
      </w:pPr>
      <w:bookmarkStart w:id="665" w:name="_Toc120228660"/>
      <w:r>
        <w:t>Data quality testing and reporting</w:t>
      </w:r>
      <w:bookmarkEnd w:id="665"/>
    </w:p>
    <w:p w14:paraId="6AA8F84A" w14:textId="786FA4AF" w:rsidR="004A2047" w:rsidRDefault="004A2047" w:rsidP="00641BA9">
      <w:r w:rsidRPr="004A2047">
        <w:t>S-</w:t>
      </w:r>
      <w:r w:rsidR="001D613B">
        <w:t>131</w:t>
      </w:r>
      <w:r w:rsidRPr="004A2047">
        <w:t xml:space="preserve"> products must be tested with the S-1</w:t>
      </w:r>
      <w:r w:rsidR="00D96E5C">
        <w:t>31</w:t>
      </w:r>
      <w:r w:rsidRPr="004A2047">
        <w:t xml:space="preserve"> specific checks prior to release by the data producer. The data producer must review the check results and address any issues to ensure sufficient quality of the data products. The checks are a mix of data format validation checks, conformance to standard checks and logical consistency checks. The checks are listed in </w:t>
      </w:r>
      <w:del w:id="666" w:author="Raphael Malyankar" w:date="2022-11-09T22:53:00Z">
        <w:r w:rsidR="00D96E5C" w:rsidDel="00CD0C97">
          <w:delText xml:space="preserve">a separate </w:delText>
        </w:r>
      </w:del>
      <w:r w:rsidRPr="004A2047">
        <w:t>Annex</w:t>
      </w:r>
      <w:ins w:id="667" w:author="Raphael Malyankar" w:date="2022-11-09T22:53:00Z">
        <w:r w:rsidR="00CD0C97">
          <w:t xml:space="preserve"> D</w:t>
        </w:r>
      </w:ins>
      <w:r w:rsidRPr="004A2047">
        <w:t>.</w:t>
      </w:r>
    </w:p>
    <w:p w14:paraId="6C6A804F" w14:textId="77777777" w:rsidR="009A4940" w:rsidRDefault="00641BA9" w:rsidP="00641BA9">
      <w:r>
        <w:t>Production and certification processes for S-</w:t>
      </w:r>
      <w:r w:rsidR="00D96E5C">
        <w:t>131</w:t>
      </w:r>
      <w:r>
        <w:t xml:space="preserve"> data </w:t>
      </w:r>
      <w:r w:rsidR="00D4518E">
        <w:t>may</w:t>
      </w:r>
      <w:r>
        <w:t xml:space="preserve"> include a standalone quality report which provides full information on the original results (with evaluation procedures and measures applied).</w:t>
      </w:r>
      <w:r w:rsidR="00D96E5C">
        <w:t xml:space="preserve"> This report may be included in the exchange set as a support file</w:t>
      </w:r>
      <w:r w:rsidR="00D4518E">
        <w:t xml:space="preserve"> (discovery metadata for data quality reports should indicate the datasets to which they apply and resource purpose “</w:t>
      </w:r>
      <w:r w:rsidR="00D4518E" w:rsidRPr="00D4518E">
        <w:rPr>
          <w:i/>
          <w:iCs/>
        </w:rPr>
        <w:t>other</w:t>
      </w:r>
      <w:r w:rsidR="00D4518E">
        <w:t>” (</w:t>
      </w:r>
      <w:proofErr w:type="spellStart"/>
      <w:r w:rsidR="00D4518E" w:rsidRPr="00D4518E">
        <w:rPr>
          <w:i/>
          <w:iCs/>
        </w:rPr>
        <w:t>ISOMetadataFile</w:t>
      </w:r>
      <w:proofErr w:type="spellEnd"/>
      <w:r w:rsidR="00D4518E">
        <w:t xml:space="preserve"> if the report is in ISO format).</w:t>
      </w:r>
    </w:p>
    <w:p w14:paraId="5AC042EF" w14:textId="242E2283" w:rsidR="00641BA9" w:rsidRDefault="00D4518E" w:rsidP="00641BA9">
      <w:r>
        <w:t>Alternatively, a quality report</w:t>
      </w:r>
      <w:r w:rsidR="00641BA9">
        <w:t xml:space="preserve"> distributed with the exchange set may describe only the aggregated result</w:t>
      </w:r>
      <w:r w:rsidR="009A4940">
        <w:t>s along</w:t>
      </w:r>
      <w:r w:rsidR="00641BA9">
        <w:t xml:space="preserve"> with a reference to </w:t>
      </w:r>
      <w:r>
        <w:t xml:space="preserve">a location where </w:t>
      </w:r>
      <w:r w:rsidR="00641BA9">
        <w:t xml:space="preserve">the </w:t>
      </w:r>
      <w:r>
        <w:t>full</w:t>
      </w:r>
      <w:r w:rsidR="00641BA9">
        <w:t xml:space="preserve"> results </w:t>
      </w:r>
      <w:r w:rsidR="009A4940">
        <w:t>may be obtained</w:t>
      </w:r>
      <w:r w:rsidR="00641BA9">
        <w:t>.</w:t>
      </w:r>
    </w:p>
    <w:p w14:paraId="4AD86F41" w14:textId="7681CA69" w:rsidR="00641BA9" w:rsidRDefault="00641BA9" w:rsidP="00641BA9">
      <w:r>
        <w:t xml:space="preserve">Data Quality Measure Aggregation results should be </w:t>
      </w:r>
      <w:r w:rsidR="009A4940">
        <w:t>computed</w:t>
      </w:r>
      <w:r>
        <w:t xml:space="preserve"> to indicate if the dataset/dataset series have passed the Product Specifications. The elements which must be included are described in </w:t>
      </w:r>
      <w:ins w:id="668" w:author="Raphael Malyankar" w:date="2022-10-27T23:30:00Z">
        <w:r w:rsidR="006069B1">
          <w:fldChar w:fldCharType="begin"/>
        </w:r>
        <w:r w:rsidR="006069B1">
          <w:instrText xml:space="preserve"> REF _Ref117805865 \h </w:instrText>
        </w:r>
      </w:ins>
      <w:r w:rsidR="006069B1">
        <w:fldChar w:fldCharType="separate"/>
      </w:r>
      <w:ins w:id="669" w:author="Raphael Malyankar" w:date="2022-10-27T23:30:00Z">
        <w:r w:rsidR="006069B1">
          <w:t xml:space="preserve">Table </w:t>
        </w:r>
        <w:r w:rsidR="006069B1">
          <w:rPr>
            <w:noProof/>
          </w:rPr>
          <w:t>8</w:t>
        </w:r>
        <w:r w:rsidR="006069B1">
          <w:t>.</w:t>
        </w:r>
        <w:r w:rsidR="006069B1">
          <w:rPr>
            <w:noProof/>
          </w:rPr>
          <w:t>2</w:t>
        </w:r>
        <w:r w:rsidR="006069B1">
          <w:fldChar w:fldCharType="end"/>
        </w:r>
      </w:ins>
      <w:del w:id="670" w:author="Raphael Malyankar" w:date="2022-10-27T23:30:00Z">
        <w:r w:rsidDel="006069B1">
          <w:delText>Table 9.2</w:delText>
        </w:r>
      </w:del>
      <w:r w:rsidR="009A4940">
        <w:t xml:space="preserve"> below</w:t>
      </w:r>
      <w:r>
        <w:t>.</w:t>
      </w:r>
    </w:p>
    <w:p w14:paraId="7A735B67" w14:textId="3E8FBB26" w:rsidR="00641BA9" w:rsidRDefault="00641BA9" w:rsidP="00641BA9">
      <w:pPr>
        <w:pStyle w:val="Caption"/>
        <w:keepNext/>
      </w:pPr>
      <w:bookmarkStart w:id="671" w:name="_Ref117805865"/>
      <w:r>
        <w:t xml:space="preserve">Table </w:t>
      </w:r>
      <w:ins w:id="672" w:author="Raphael Malyankar" w:date="2022-11-15T22:37:00Z">
        <w:r w:rsidR="00AC5C5D">
          <w:fldChar w:fldCharType="begin"/>
        </w:r>
        <w:r w:rsidR="00AC5C5D">
          <w:instrText xml:space="preserve"> STYLEREF 1 \s </w:instrText>
        </w:r>
      </w:ins>
      <w:r w:rsidR="00AC5C5D">
        <w:fldChar w:fldCharType="separate"/>
      </w:r>
      <w:r w:rsidR="00AC5C5D">
        <w:rPr>
          <w:noProof/>
        </w:rPr>
        <w:t>8</w:t>
      </w:r>
      <w:ins w:id="673" w:author="Raphael Malyankar" w:date="2022-11-15T22:37:00Z">
        <w:r w:rsidR="00AC5C5D">
          <w:fldChar w:fldCharType="end"/>
        </w:r>
        <w:r w:rsidR="00AC5C5D">
          <w:t>.</w:t>
        </w:r>
        <w:r w:rsidR="00AC5C5D">
          <w:fldChar w:fldCharType="begin"/>
        </w:r>
        <w:r w:rsidR="00AC5C5D">
          <w:instrText xml:space="preserve"> SEQ Table \* ARABIC \s 1 </w:instrText>
        </w:r>
      </w:ins>
      <w:r w:rsidR="00AC5C5D">
        <w:fldChar w:fldCharType="separate"/>
      </w:r>
      <w:ins w:id="674" w:author="Raphael Malyankar" w:date="2022-11-15T22:37:00Z">
        <w:r w:rsidR="00AC5C5D">
          <w:rPr>
            <w:noProof/>
          </w:rPr>
          <w:t>2</w:t>
        </w:r>
        <w:r w:rsidR="00AC5C5D">
          <w:fldChar w:fldCharType="end"/>
        </w:r>
      </w:ins>
      <w:del w:id="675" w:author="Raphael Malyankar" w:date="2022-11-15T22:37:00Z">
        <w:r w:rsidR="001E4CE0" w:rsidDel="00AC5C5D">
          <w:fldChar w:fldCharType="begin"/>
        </w:r>
        <w:r w:rsidR="001E4CE0" w:rsidDel="00AC5C5D">
          <w:delInstrText xml:space="preserve"> STYLEREF 1 \s </w:delInstrText>
        </w:r>
        <w:r w:rsidR="001E4CE0" w:rsidDel="00AC5C5D">
          <w:fldChar w:fldCharType="separate"/>
        </w:r>
        <w:r w:rsidR="0082228C" w:rsidDel="00AC5C5D">
          <w:rPr>
            <w:noProof/>
          </w:rPr>
          <w:delText>8</w:delText>
        </w:r>
        <w:r w:rsidR="001E4CE0" w:rsidDel="00AC5C5D">
          <w:fldChar w:fldCharType="end"/>
        </w:r>
        <w:r w:rsidR="001E4CE0" w:rsidDel="00AC5C5D">
          <w:delText>.</w:delText>
        </w:r>
        <w:r w:rsidR="001E4CE0" w:rsidDel="00AC5C5D">
          <w:fldChar w:fldCharType="begin"/>
        </w:r>
        <w:r w:rsidR="001E4CE0" w:rsidDel="00AC5C5D">
          <w:delInstrText xml:space="preserve"> SEQ Table \* ARABIC \s 1 </w:delInstrText>
        </w:r>
        <w:r w:rsidR="001E4CE0" w:rsidDel="00AC5C5D">
          <w:fldChar w:fldCharType="separate"/>
        </w:r>
        <w:r w:rsidR="0082228C" w:rsidDel="00AC5C5D">
          <w:rPr>
            <w:noProof/>
          </w:rPr>
          <w:delText>2</w:delText>
        </w:r>
        <w:r w:rsidR="001E4CE0" w:rsidDel="00AC5C5D">
          <w:fldChar w:fldCharType="end"/>
        </w:r>
      </w:del>
      <w:bookmarkEnd w:id="671"/>
      <w:r>
        <w:t xml:space="preserve"> - </w:t>
      </w:r>
      <w:r w:rsidRPr="00F908AE">
        <w:t>Elements of data quality aggregated report (extract from S-97 Part C checklist)</w:t>
      </w:r>
    </w:p>
    <w:tbl>
      <w:tblP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ook w:val="04A0" w:firstRow="1" w:lastRow="0" w:firstColumn="1" w:lastColumn="0" w:noHBand="0" w:noVBand="1"/>
      </w:tblPr>
      <w:tblGrid>
        <w:gridCol w:w="1727"/>
        <w:gridCol w:w="1963"/>
        <w:gridCol w:w="3070"/>
        <w:gridCol w:w="1215"/>
        <w:gridCol w:w="1273"/>
      </w:tblGrid>
      <w:tr w:rsidR="00641BA9" w:rsidRPr="0075712D" w14:paraId="188FAC8A" w14:textId="77777777" w:rsidTr="00641BA9">
        <w:trPr>
          <w:trHeight w:val="728"/>
          <w:tblHeader/>
        </w:trPr>
        <w:tc>
          <w:tcPr>
            <w:tcW w:w="933"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49BC80AB" w14:textId="77777777" w:rsidR="00641BA9" w:rsidRPr="002C3EC0" w:rsidRDefault="00641BA9" w:rsidP="00D4518E">
            <w:pPr>
              <w:pStyle w:val="TableStyle1"/>
              <w:rPr>
                <w:sz w:val="16"/>
                <w:szCs w:val="16"/>
              </w:rPr>
            </w:pPr>
            <w:r w:rsidRPr="002C3EC0">
              <w:rPr>
                <w:rFonts w:eastAsia="Arial Unicode MS" w:cs="Arial Unicode MS"/>
                <w:sz w:val="16"/>
                <w:szCs w:val="16"/>
              </w:rPr>
              <w:t>Data quality element and sub element</w:t>
            </w:r>
          </w:p>
        </w:tc>
        <w:tc>
          <w:tcPr>
            <w:tcW w:w="1061"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5FA107F8" w14:textId="77777777" w:rsidR="00641BA9" w:rsidRPr="002C3EC0" w:rsidRDefault="00641BA9" w:rsidP="00D4518E">
            <w:pPr>
              <w:pStyle w:val="TableStyle1"/>
              <w:rPr>
                <w:sz w:val="16"/>
                <w:szCs w:val="16"/>
              </w:rPr>
            </w:pPr>
            <w:r w:rsidRPr="002C3EC0">
              <w:rPr>
                <w:rFonts w:eastAsia="Arial Unicode MS" w:cs="Arial Unicode MS"/>
                <w:sz w:val="16"/>
                <w:szCs w:val="16"/>
              </w:rPr>
              <w:t>Definition</w:t>
            </w:r>
          </w:p>
        </w:tc>
        <w:tc>
          <w:tcPr>
            <w:tcW w:w="1660"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3FBBABDB" w14:textId="77777777" w:rsidR="00641BA9" w:rsidRPr="002C3EC0" w:rsidRDefault="00641BA9" w:rsidP="00D4518E">
            <w:pPr>
              <w:pStyle w:val="TableStyle1"/>
              <w:rPr>
                <w:sz w:val="16"/>
                <w:szCs w:val="16"/>
              </w:rPr>
            </w:pPr>
            <w:r w:rsidRPr="002C3EC0">
              <w:rPr>
                <w:rFonts w:eastAsia="Arial Unicode MS" w:cs="Arial Unicode MS"/>
                <w:sz w:val="16"/>
                <w:szCs w:val="16"/>
              </w:rPr>
              <w:t>DQ measure / description</w:t>
            </w:r>
          </w:p>
        </w:tc>
        <w:tc>
          <w:tcPr>
            <w:tcW w:w="657"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1DBCC694" w14:textId="77777777" w:rsidR="00641BA9" w:rsidRPr="002C3EC0" w:rsidRDefault="00641BA9" w:rsidP="00D4518E">
            <w:pPr>
              <w:pStyle w:val="TableStyle1"/>
              <w:rPr>
                <w:sz w:val="16"/>
                <w:szCs w:val="16"/>
              </w:rPr>
            </w:pPr>
            <w:r w:rsidRPr="002C3EC0">
              <w:rPr>
                <w:rFonts w:eastAsia="Arial Unicode MS" w:cs="Arial Unicode MS"/>
                <w:sz w:val="16"/>
                <w:szCs w:val="16"/>
              </w:rPr>
              <w:t>Evaluation scope</w:t>
            </w:r>
          </w:p>
        </w:tc>
        <w:tc>
          <w:tcPr>
            <w:tcW w:w="688"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hideMark/>
          </w:tcPr>
          <w:p w14:paraId="6E1AE352" w14:textId="77777777" w:rsidR="00641BA9" w:rsidRPr="002C3EC0" w:rsidRDefault="00641BA9" w:rsidP="00D4518E">
            <w:pPr>
              <w:pStyle w:val="TableStyle1"/>
              <w:rPr>
                <w:sz w:val="16"/>
                <w:szCs w:val="16"/>
              </w:rPr>
            </w:pPr>
            <w:r w:rsidRPr="002C3EC0">
              <w:rPr>
                <w:rFonts w:eastAsia="Arial Unicode MS" w:cs="Arial Unicode MS"/>
                <w:sz w:val="16"/>
                <w:szCs w:val="16"/>
              </w:rPr>
              <w:t>Applicable to spatial representation types</w:t>
            </w:r>
          </w:p>
        </w:tc>
      </w:tr>
      <w:tr w:rsidR="00641BA9" w:rsidRPr="0075712D" w14:paraId="5A4CDCB2" w14:textId="77777777" w:rsidTr="00641BA9">
        <w:trPr>
          <w:trHeight w:val="728"/>
        </w:trPr>
        <w:tc>
          <w:tcPr>
            <w:tcW w:w="933" w:type="pc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5ADAE566" w14:textId="77777777" w:rsidR="00641BA9" w:rsidRPr="00264B74" w:rsidRDefault="00641BA9" w:rsidP="00D4518E">
            <w:pPr>
              <w:pStyle w:val="TableStyle2"/>
              <w:rPr>
                <w:sz w:val="16"/>
                <w:szCs w:val="16"/>
              </w:rPr>
            </w:pPr>
            <w:r w:rsidRPr="00264B74">
              <w:rPr>
                <w:rFonts w:eastAsia="Arial Unicode MS" w:cs="Arial Unicode MS"/>
                <w:sz w:val="16"/>
                <w:szCs w:val="16"/>
              </w:rPr>
              <w:t xml:space="preserve">Aggregation Measures / </w:t>
            </w:r>
            <w:proofErr w:type="spellStart"/>
            <w:r w:rsidRPr="00264B74">
              <w:rPr>
                <w:rFonts w:eastAsia="Arial Unicode MS" w:cs="Arial Unicode MS"/>
                <w:sz w:val="16"/>
                <w:szCs w:val="16"/>
              </w:rPr>
              <w:t>AggregationMeasures</w:t>
            </w:r>
            <w:proofErr w:type="spellEnd"/>
          </w:p>
        </w:tc>
        <w:tc>
          <w:tcPr>
            <w:tcW w:w="1061" w:type="pc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1A9F6DE5" w14:textId="77777777" w:rsidR="00641BA9" w:rsidRPr="00264B74" w:rsidRDefault="00641BA9" w:rsidP="00D4518E">
            <w:pPr>
              <w:pStyle w:val="TableStyle2"/>
              <w:rPr>
                <w:sz w:val="16"/>
                <w:szCs w:val="16"/>
              </w:rPr>
            </w:pPr>
            <w:r w:rsidRPr="00264B74">
              <w:rPr>
                <w:rFonts w:eastAsia="Arial Unicode MS" w:cs="Arial Unicode MS"/>
                <w:sz w:val="16"/>
                <w:szCs w:val="16"/>
              </w:rPr>
              <w:t>In a data product specification, several requirements are set up for a product to conform to the specification.</w:t>
            </w:r>
          </w:p>
        </w:tc>
        <w:tc>
          <w:tcPr>
            <w:tcW w:w="1660" w:type="pc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7147BCFC" w14:textId="77777777" w:rsidR="00641BA9" w:rsidRPr="00264B74" w:rsidRDefault="00641BA9" w:rsidP="00D4518E">
            <w:pPr>
              <w:pStyle w:val="TableStyle2"/>
              <w:rPr>
                <w:sz w:val="16"/>
                <w:szCs w:val="16"/>
              </w:rPr>
            </w:pPr>
            <w:proofErr w:type="spellStart"/>
            <w:r w:rsidRPr="00264B74">
              <w:rPr>
                <w:rFonts w:eastAsia="Arial Unicode MS" w:cs="Arial Unicode MS"/>
                <w:sz w:val="16"/>
                <w:szCs w:val="16"/>
              </w:rPr>
              <w:t>DataProductSpecificationPassed</w:t>
            </w:r>
            <w:proofErr w:type="spellEnd"/>
            <w:r w:rsidRPr="00264B74">
              <w:rPr>
                <w:rFonts w:eastAsia="Arial Unicode MS" w:cs="Arial Unicode MS"/>
                <w:sz w:val="16"/>
                <w:szCs w:val="16"/>
              </w:rPr>
              <w:t xml:space="preserve"> / This data quality measure is a </w:t>
            </w:r>
            <w:proofErr w:type="spellStart"/>
            <w:r w:rsidRPr="00264B74">
              <w:rPr>
                <w:rFonts w:eastAsia="Arial Unicode MS" w:cs="Arial Unicode MS"/>
                <w:sz w:val="16"/>
                <w:szCs w:val="16"/>
              </w:rPr>
              <w:t>boolean</w:t>
            </w:r>
            <w:proofErr w:type="spellEnd"/>
            <w:r w:rsidRPr="00264B74">
              <w:rPr>
                <w:rFonts w:eastAsia="Arial Unicode MS" w:cs="Arial Unicode MS"/>
                <w:sz w:val="16"/>
                <w:szCs w:val="16"/>
              </w:rPr>
              <w:t xml:space="preserve"> indicating that all requirements in the referred data product specification are fulfilled.</w:t>
            </w:r>
          </w:p>
        </w:tc>
        <w:tc>
          <w:tcPr>
            <w:tcW w:w="657" w:type="pc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682A04BC" w14:textId="77777777" w:rsidR="00641BA9" w:rsidRPr="00264B74" w:rsidRDefault="00641BA9" w:rsidP="00D4518E">
            <w:pPr>
              <w:pStyle w:val="TableStyle2"/>
              <w:rPr>
                <w:sz w:val="16"/>
                <w:szCs w:val="16"/>
              </w:rPr>
            </w:pPr>
            <w:r w:rsidRPr="00264B74">
              <w:rPr>
                <w:rFonts w:eastAsia="Arial Unicode MS" w:cs="Arial Unicode MS"/>
                <w:sz w:val="16"/>
                <w:szCs w:val="16"/>
              </w:rPr>
              <w:t>dataset</w:t>
            </w:r>
          </w:p>
        </w:tc>
        <w:tc>
          <w:tcPr>
            <w:tcW w:w="688" w:type="pc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hideMark/>
          </w:tcPr>
          <w:p w14:paraId="2F047D6F" w14:textId="77777777" w:rsidR="00641BA9" w:rsidRPr="00264B74" w:rsidRDefault="00641BA9" w:rsidP="00D4518E">
            <w:pPr>
              <w:pStyle w:val="TableStyle2"/>
              <w:rPr>
                <w:sz w:val="16"/>
                <w:szCs w:val="16"/>
              </w:rPr>
            </w:pPr>
            <w:r w:rsidRPr="00264B74">
              <w:rPr>
                <w:rFonts w:eastAsia="Arial Unicode MS" w:cs="Arial Unicode MS"/>
                <w:sz w:val="16"/>
                <w:szCs w:val="16"/>
              </w:rPr>
              <w:t>All features and information types of the dataset</w:t>
            </w:r>
          </w:p>
        </w:tc>
      </w:tr>
      <w:tr w:rsidR="00641BA9" w:rsidRPr="0075712D" w14:paraId="2A30B7E5" w14:textId="77777777" w:rsidTr="00641BA9">
        <w:trPr>
          <w:trHeight w:val="725"/>
        </w:trPr>
        <w:tc>
          <w:tcPr>
            <w:tcW w:w="933"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51BB7C8B" w14:textId="77777777" w:rsidR="00641BA9" w:rsidRPr="00264B74" w:rsidRDefault="00641BA9" w:rsidP="00D4518E">
            <w:pPr>
              <w:pStyle w:val="TableStyle2"/>
              <w:rPr>
                <w:sz w:val="16"/>
                <w:szCs w:val="16"/>
              </w:rPr>
            </w:pPr>
            <w:r w:rsidRPr="00264B74">
              <w:rPr>
                <w:rFonts w:eastAsia="Arial Unicode MS" w:cs="Arial Unicode MS"/>
                <w:sz w:val="16"/>
                <w:szCs w:val="16"/>
              </w:rPr>
              <w:t xml:space="preserve">Aggregation Measures / </w:t>
            </w:r>
            <w:proofErr w:type="spellStart"/>
            <w:r w:rsidRPr="00264B74">
              <w:rPr>
                <w:rFonts w:eastAsia="Arial Unicode MS" w:cs="Arial Unicode MS"/>
                <w:sz w:val="16"/>
                <w:szCs w:val="16"/>
              </w:rPr>
              <w:t>AggregationMeasures</w:t>
            </w:r>
            <w:proofErr w:type="spellEnd"/>
          </w:p>
        </w:tc>
        <w:tc>
          <w:tcPr>
            <w:tcW w:w="1061"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20A5BF35" w14:textId="77777777" w:rsidR="00641BA9" w:rsidRPr="00264B74" w:rsidRDefault="00641BA9" w:rsidP="00D4518E">
            <w:pPr>
              <w:pStyle w:val="TableStyle2"/>
              <w:rPr>
                <w:sz w:val="16"/>
                <w:szCs w:val="16"/>
              </w:rPr>
            </w:pPr>
            <w:r w:rsidRPr="00264B74">
              <w:rPr>
                <w:rFonts w:eastAsia="Arial Unicode MS" w:cs="Arial Unicode MS"/>
                <w:sz w:val="16"/>
                <w:szCs w:val="16"/>
              </w:rPr>
              <w:t>In a data product specification, several requirements are set up for a product to conform to the specification.</w:t>
            </w:r>
          </w:p>
        </w:tc>
        <w:tc>
          <w:tcPr>
            <w:tcW w:w="1660"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11A51E83" w14:textId="77777777" w:rsidR="00641BA9" w:rsidRPr="00264B74" w:rsidRDefault="00641BA9" w:rsidP="00D4518E">
            <w:pPr>
              <w:pStyle w:val="TableStyle2"/>
              <w:rPr>
                <w:sz w:val="16"/>
                <w:szCs w:val="16"/>
              </w:rPr>
            </w:pPr>
            <w:proofErr w:type="spellStart"/>
            <w:r w:rsidRPr="00264B74">
              <w:rPr>
                <w:rFonts w:eastAsia="Arial Unicode MS" w:cs="Arial Unicode MS"/>
                <w:sz w:val="16"/>
                <w:szCs w:val="16"/>
              </w:rPr>
              <w:t>DataProductSpecificationFailRate</w:t>
            </w:r>
            <w:proofErr w:type="spellEnd"/>
            <w:r w:rsidRPr="00264B74">
              <w:rPr>
                <w:rFonts w:eastAsia="Arial Unicode MS" w:cs="Arial Unicode MS"/>
                <w:sz w:val="16"/>
                <w:szCs w:val="16"/>
              </w:rPr>
              <w:t xml:space="preserve"> / This data quality measure is a number indicating the number of data product specification requirements that are not fulfilled by the current product/dataset in relation to the total number of data product specification requirements.</w:t>
            </w:r>
          </w:p>
        </w:tc>
        <w:tc>
          <w:tcPr>
            <w:tcW w:w="65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06903B4B" w14:textId="77777777" w:rsidR="00641BA9" w:rsidRPr="00264B74" w:rsidRDefault="00641BA9" w:rsidP="00D4518E">
            <w:pPr>
              <w:pStyle w:val="TableStyle2"/>
              <w:rPr>
                <w:sz w:val="16"/>
                <w:szCs w:val="16"/>
              </w:rPr>
            </w:pPr>
            <w:r w:rsidRPr="00264B74">
              <w:rPr>
                <w:rFonts w:eastAsia="Arial Unicode MS" w:cs="Arial Unicode MS"/>
                <w:sz w:val="16"/>
                <w:szCs w:val="16"/>
              </w:rPr>
              <w:t>dataset</w:t>
            </w:r>
          </w:p>
        </w:tc>
        <w:tc>
          <w:tcPr>
            <w:tcW w:w="688"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hideMark/>
          </w:tcPr>
          <w:p w14:paraId="663F6C75" w14:textId="77777777" w:rsidR="00641BA9" w:rsidRPr="00264B74" w:rsidRDefault="00641BA9" w:rsidP="00D4518E">
            <w:pPr>
              <w:pStyle w:val="TableStyle2"/>
              <w:keepNext/>
              <w:rPr>
                <w:sz w:val="16"/>
                <w:szCs w:val="16"/>
              </w:rPr>
            </w:pPr>
            <w:r w:rsidRPr="00264B74">
              <w:rPr>
                <w:rFonts w:eastAsia="Arial Unicode MS" w:cs="Arial Unicode MS"/>
                <w:sz w:val="16"/>
                <w:szCs w:val="16"/>
              </w:rPr>
              <w:t>All features and information types of the dataset</w:t>
            </w:r>
          </w:p>
        </w:tc>
      </w:tr>
      <w:bookmarkEnd w:id="656"/>
    </w:tbl>
    <w:p w14:paraId="749DBEC6" w14:textId="31DBE924" w:rsidR="00374A60" w:rsidRPr="00F74A0D" w:rsidRDefault="00374A60" w:rsidP="00FF5200">
      <w:pPr>
        <w:spacing w:after="120" w:line="240" w:lineRule="auto"/>
      </w:pPr>
    </w:p>
    <w:p w14:paraId="67697EA0" w14:textId="77777777" w:rsidR="00E73EDF" w:rsidRPr="00F74A0D" w:rsidRDefault="00E73EDF" w:rsidP="00FF5200">
      <w:pPr>
        <w:tabs>
          <w:tab w:val="left" w:pos="-1440"/>
          <w:tab w:val="left" w:pos="-1157"/>
          <w:tab w:val="left" w:pos="-874"/>
          <w:tab w:val="left" w:pos="-590"/>
          <w:tab w:val="left" w:pos="-306"/>
          <w:tab w:val="left" w:pos="-23"/>
          <w:tab w:val="left" w:pos="260"/>
          <w:tab w:val="left" w:pos="543"/>
          <w:tab w:val="left" w:pos="828"/>
          <w:tab w:val="left" w:pos="1111"/>
          <w:tab w:val="left" w:pos="1394"/>
          <w:tab w:val="left" w:pos="1677"/>
          <w:tab w:val="left" w:pos="1960"/>
          <w:tab w:val="left" w:pos="2245"/>
          <w:tab w:val="left" w:pos="2528"/>
          <w:tab w:val="left" w:pos="2811"/>
          <w:tab w:val="left" w:pos="3094"/>
          <w:tab w:val="left" w:pos="3378"/>
          <w:tab w:val="left" w:pos="3662"/>
          <w:tab w:val="left" w:pos="3945"/>
          <w:tab w:val="left" w:pos="4228"/>
          <w:tab w:val="left" w:pos="4512"/>
          <w:tab w:val="left" w:pos="4795"/>
          <w:tab w:val="left" w:pos="5079"/>
          <w:tab w:val="left" w:pos="5362"/>
          <w:tab w:val="left" w:pos="5646"/>
          <w:tab w:val="left" w:pos="5929"/>
          <w:tab w:val="left" w:pos="6212"/>
          <w:tab w:val="left" w:pos="6496"/>
          <w:tab w:val="left" w:pos="6780"/>
          <w:tab w:val="left" w:pos="7063"/>
          <w:tab w:val="left" w:pos="7346"/>
          <w:tab w:val="left" w:pos="7629"/>
          <w:tab w:val="left" w:pos="7914"/>
          <w:tab w:val="left" w:pos="8197"/>
          <w:tab w:val="left" w:pos="8480"/>
          <w:tab w:val="left" w:pos="8763"/>
        </w:tabs>
        <w:spacing w:after="120" w:line="240" w:lineRule="auto"/>
      </w:pPr>
      <w:bookmarkStart w:id="676" w:name="_Toc510784300"/>
      <w:bookmarkStart w:id="677" w:name="_Toc510785449"/>
      <w:bookmarkEnd w:id="676"/>
      <w:bookmarkEnd w:id="677"/>
    </w:p>
    <w:p w14:paraId="552BA760" w14:textId="77777777" w:rsidR="00E73EDF" w:rsidRPr="00F74A0D" w:rsidRDefault="007653F1" w:rsidP="004A47EC">
      <w:pPr>
        <w:pStyle w:val="Heading1"/>
        <w:tabs>
          <w:tab w:val="clear" w:pos="400"/>
        </w:tabs>
        <w:spacing w:before="120" w:after="200" w:line="240" w:lineRule="auto"/>
        <w:ind w:left="567" w:hanging="567"/>
      </w:pPr>
      <w:bookmarkStart w:id="678" w:name="_Toc225065206"/>
      <w:bookmarkStart w:id="679" w:name="_Toc225648349"/>
      <w:bookmarkStart w:id="680" w:name="_Toc439685287"/>
      <w:bookmarkStart w:id="681" w:name="_Toc120228661"/>
      <w:bookmarkEnd w:id="648"/>
      <w:bookmarkEnd w:id="649"/>
      <w:bookmarkEnd w:id="650"/>
      <w:bookmarkEnd w:id="651"/>
      <w:bookmarkEnd w:id="652"/>
      <w:bookmarkEnd w:id="653"/>
      <w:bookmarkEnd w:id="654"/>
      <w:r w:rsidRPr="00F74A0D">
        <w:t>Data Capture and Classification</w:t>
      </w:r>
      <w:bookmarkEnd w:id="678"/>
      <w:bookmarkEnd w:id="679"/>
      <w:bookmarkEnd w:id="680"/>
      <w:bookmarkEnd w:id="681"/>
    </w:p>
    <w:p w14:paraId="3340D53D" w14:textId="3FDE3BA8" w:rsidR="00E73EDF" w:rsidRPr="00F74A0D" w:rsidRDefault="007653F1" w:rsidP="004A47EC">
      <w:pPr>
        <w:spacing w:after="120" w:line="240" w:lineRule="auto"/>
      </w:pPr>
      <w:r w:rsidRPr="00F74A0D">
        <w:t>The S-1</w:t>
      </w:r>
      <w:r w:rsidR="00CB0082">
        <w:t>3</w:t>
      </w:r>
      <w:r w:rsidRPr="00F74A0D">
        <w:t xml:space="preserve">1 </w:t>
      </w:r>
      <w:r w:rsidR="00CB0082">
        <w:t>MHI</w:t>
      </w:r>
      <w:r w:rsidRPr="00F74A0D">
        <w:t xml:space="preserve"> Data Classification and Encoding Guide (DCEG) </w:t>
      </w:r>
      <w:r w:rsidRPr="00F74A0D">
        <w:rPr>
          <w:lang w:eastAsia="en-GB"/>
        </w:rPr>
        <w:t>describes how data describing the real world should be captured using the types defined in the S-1</w:t>
      </w:r>
      <w:r w:rsidR="00CB0082">
        <w:rPr>
          <w:lang w:eastAsia="en-GB"/>
        </w:rPr>
        <w:t>3</w:t>
      </w:r>
      <w:r w:rsidRPr="00F74A0D">
        <w:rPr>
          <w:lang w:eastAsia="en-GB"/>
        </w:rPr>
        <w:t>1 Feature Catalogue</w:t>
      </w:r>
      <w:r w:rsidRPr="00F74A0D">
        <w:t xml:space="preserve">.  This Guide is </w:t>
      </w:r>
      <w:r w:rsidR="00CB0082">
        <w:t xml:space="preserve">provided as </w:t>
      </w:r>
      <w:del w:id="682" w:author="Raphael Malyankar" w:date="2022-11-09T22:53:00Z">
        <w:r w:rsidR="00CB0082" w:rsidDel="00CD0C97">
          <w:delText xml:space="preserve">a separate </w:delText>
        </w:r>
      </w:del>
      <w:r w:rsidR="00CB0082">
        <w:t>Annex</w:t>
      </w:r>
      <w:ins w:id="683" w:author="Raphael Malyankar" w:date="2022-11-09T22:53:00Z">
        <w:r w:rsidR="00CD0C97">
          <w:t xml:space="preserve"> A</w:t>
        </w:r>
      </w:ins>
      <w:r w:rsidRPr="00F74A0D">
        <w:t xml:space="preserve">. </w:t>
      </w:r>
    </w:p>
    <w:p w14:paraId="594149B8" w14:textId="77777777" w:rsidR="00E73EDF" w:rsidRPr="00F74A0D" w:rsidRDefault="00E73EDF" w:rsidP="004A47EC">
      <w:pPr>
        <w:spacing w:after="120" w:line="240" w:lineRule="auto"/>
      </w:pPr>
    </w:p>
    <w:p w14:paraId="38B5F967" w14:textId="77777777" w:rsidR="00E73EDF" w:rsidRPr="00F74A0D" w:rsidRDefault="007653F1" w:rsidP="004A47EC">
      <w:pPr>
        <w:pStyle w:val="Heading1"/>
        <w:tabs>
          <w:tab w:val="clear" w:pos="400"/>
        </w:tabs>
        <w:spacing w:before="120" w:after="200" w:line="240" w:lineRule="auto"/>
        <w:ind w:left="567" w:hanging="567"/>
      </w:pPr>
      <w:bookmarkStart w:id="684" w:name="_Toc191284919"/>
      <w:bookmarkStart w:id="685" w:name="_Toc8629863"/>
      <w:bookmarkStart w:id="686" w:name="_Toc19077382"/>
      <w:bookmarkStart w:id="687" w:name="_Toc8629995"/>
      <w:bookmarkStart w:id="688" w:name="_Toc225065208"/>
      <w:bookmarkStart w:id="689" w:name="_Toc439685289"/>
      <w:bookmarkStart w:id="690" w:name="_Toc225648351"/>
      <w:bookmarkStart w:id="691" w:name="_Toc120228662"/>
      <w:bookmarkEnd w:id="684"/>
      <w:bookmarkEnd w:id="685"/>
      <w:bookmarkEnd w:id="686"/>
      <w:bookmarkEnd w:id="687"/>
      <w:r w:rsidRPr="00F74A0D">
        <w:t>Maintenance</w:t>
      </w:r>
      <w:bookmarkEnd w:id="688"/>
      <w:bookmarkEnd w:id="689"/>
      <w:bookmarkEnd w:id="690"/>
      <w:bookmarkEnd w:id="691"/>
    </w:p>
    <w:p w14:paraId="382DAAED" w14:textId="77777777" w:rsidR="00E73EDF" w:rsidRPr="00F74A0D" w:rsidRDefault="007653F1" w:rsidP="00636ED5">
      <w:pPr>
        <w:pStyle w:val="Heading2"/>
        <w:tabs>
          <w:tab w:val="clear" w:pos="540"/>
          <w:tab w:val="clear" w:pos="700"/>
          <w:tab w:val="left" w:pos="709"/>
        </w:tabs>
        <w:spacing w:before="120" w:after="200" w:line="240" w:lineRule="auto"/>
        <w:ind w:left="709" w:hanging="709"/>
      </w:pPr>
      <w:bookmarkStart w:id="692" w:name="_Toc439685290"/>
      <w:bookmarkStart w:id="693" w:name="_Toc120228663"/>
      <w:r w:rsidRPr="00F74A0D">
        <w:t>Introduction</w:t>
      </w:r>
      <w:bookmarkEnd w:id="692"/>
      <w:bookmarkEnd w:id="693"/>
    </w:p>
    <w:p w14:paraId="4B031D04" w14:textId="523FD68A" w:rsidR="00E73EDF" w:rsidRDefault="007653F1" w:rsidP="00636ED5">
      <w:pPr>
        <w:spacing w:after="120" w:line="240" w:lineRule="auto"/>
      </w:pPr>
      <w:r w:rsidRPr="00F74A0D">
        <w:t xml:space="preserve">This clause describes the </w:t>
      </w:r>
      <w:r w:rsidR="00D34F9D" w:rsidRPr="00F74A0D">
        <w:t xml:space="preserve">requirement to </w:t>
      </w:r>
      <w:r w:rsidR="00D12EDA" w:rsidRPr="00F74A0D">
        <w:t xml:space="preserve">adequately </w:t>
      </w:r>
      <w:r w:rsidR="00D34F9D" w:rsidRPr="00F74A0D">
        <w:t xml:space="preserve">maintain </w:t>
      </w:r>
      <w:r w:rsidRPr="00F74A0D">
        <w:t>datasets</w:t>
      </w:r>
      <w:r w:rsidR="00D34F9D" w:rsidRPr="00F74A0D">
        <w:t>;</w:t>
      </w:r>
      <w:r w:rsidRPr="00F74A0D">
        <w:t xml:space="preserve"> </w:t>
      </w:r>
      <w:r w:rsidR="00D34F9D" w:rsidRPr="00F74A0D">
        <w:t xml:space="preserve">use of newly acquired </w:t>
      </w:r>
      <w:r w:rsidRPr="00F74A0D">
        <w:t>source</w:t>
      </w:r>
      <w:r w:rsidR="00D34F9D" w:rsidRPr="00F74A0D">
        <w:t xml:space="preserve"> data;</w:t>
      </w:r>
      <w:r w:rsidRPr="00F74A0D">
        <w:t xml:space="preserve"> </w:t>
      </w:r>
      <w:r w:rsidR="00D34F9D" w:rsidRPr="00F74A0D">
        <w:t xml:space="preserve">maintenance requirements within the overall </w:t>
      </w:r>
      <w:r w:rsidRPr="00F74A0D">
        <w:t>production process</w:t>
      </w:r>
      <w:r w:rsidR="00D34F9D" w:rsidRPr="00F74A0D">
        <w:t>;</w:t>
      </w:r>
      <w:r w:rsidRPr="00F74A0D">
        <w:t xml:space="preserve"> and how </w:t>
      </w:r>
      <w:r w:rsidR="00A5342D" w:rsidRPr="00F74A0D">
        <w:t xml:space="preserve">Feature </w:t>
      </w:r>
      <w:r w:rsidRPr="00F74A0D">
        <w:t xml:space="preserve">and </w:t>
      </w:r>
      <w:r w:rsidR="00A5342D" w:rsidRPr="00F74A0D">
        <w:t xml:space="preserve">Portrayal Catalogues </w:t>
      </w:r>
      <w:r w:rsidRPr="00F74A0D">
        <w:t xml:space="preserve">are to be managed within an S-100 </w:t>
      </w:r>
      <w:r w:rsidR="00535E66" w:rsidRPr="00F74A0D">
        <w:t xml:space="preserve">based marine navigation </w:t>
      </w:r>
      <w:r w:rsidRPr="00F74A0D">
        <w:t>system.</w:t>
      </w:r>
    </w:p>
    <w:p w14:paraId="2908AFA1" w14:textId="77777777" w:rsidR="00636ED5" w:rsidRPr="00F74A0D" w:rsidRDefault="00636ED5" w:rsidP="00636ED5">
      <w:pPr>
        <w:spacing w:after="120" w:line="240" w:lineRule="auto"/>
      </w:pPr>
    </w:p>
    <w:p w14:paraId="517CF0E7" w14:textId="3F747AD0" w:rsidR="00E73EDF" w:rsidRPr="00F74A0D" w:rsidRDefault="007653F1" w:rsidP="00636ED5">
      <w:pPr>
        <w:pStyle w:val="Heading2"/>
        <w:tabs>
          <w:tab w:val="clear" w:pos="540"/>
          <w:tab w:val="clear" w:pos="700"/>
          <w:tab w:val="left" w:pos="709"/>
        </w:tabs>
        <w:spacing w:before="120" w:after="200" w:line="240" w:lineRule="auto"/>
        <w:ind w:left="709" w:hanging="709"/>
      </w:pPr>
      <w:bookmarkStart w:id="694" w:name="_Toc439685291"/>
      <w:bookmarkStart w:id="695" w:name="_Toc120228664"/>
      <w:r w:rsidRPr="00F74A0D">
        <w:t xml:space="preserve">Maintenance and </w:t>
      </w:r>
      <w:r w:rsidR="00636ED5">
        <w:t>u</w:t>
      </w:r>
      <w:r w:rsidRPr="00F74A0D">
        <w:t xml:space="preserve">pdate </w:t>
      </w:r>
      <w:r w:rsidR="00636ED5">
        <w:t>f</w:t>
      </w:r>
      <w:r w:rsidRPr="00F74A0D">
        <w:t>requency</w:t>
      </w:r>
      <w:bookmarkEnd w:id="694"/>
      <w:bookmarkEnd w:id="695"/>
    </w:p>
    <w:p w14:paraId="4132AE93" w14:textId="6EFC9A6D" w:rsidR="00E73EDF" w:rsidRDefault="007653F1" w:rsidP="00975677">
      <w:pPr>
        <w:spacing w:after="120" w:line="240" w:lineRule="auto"/>
        <w:rPr>
          <w:rFonts w:ascii="Verdana" w:hAnsi="Verdana" w:cs="Verdana"/>
          <w:sz w:val="22"/>
          <w:szCs w:val="22"/>
          <w:lang w:val="en-US" w:eastAsia="en-US"/>
        </w:rPr>
      </w:pPr>
      <w:r w:rsidRPr="00F74A0D">
        <w:t xml:space="preserve">Datasets </w:t>
      </w:r>
      <w:r w:rsidR="00745987" w:rsidRPr="00F74A0D">
        <w:t xml:space="preserve">must be </w:t>
      </w:r>
      <w:r w:rsidRPr="00F74A0D">
        <w:t>maintained as needed</w:t>
      </w:r>
      <w:r w:rsidR="00745987" w:rsidRPr="00F74A0D">
        <w:t>;</w:t>
      </w:r>
      <w:r w:rsidRPr="00F74A0D">
        <w:t xml:space="preserve"> and</w:t>
      </w:r>
      <w:r w:rsidR="00745987" w:rsidRPr="00F74A0D">
        <w:t xml:space="preserve"> the overall production process </w:t>
      </w:r>
      <w:r w:rsidRPr="00F74A0D">
        <w:rPr>
          <w:rFonts w:cs="Arial"/>
          <w:lang w:val="en-US" w:eastAsia="en-US"/>
        </w:rPr>
        <w:t>must include mechanisms for updating designed to meet the needs of the mariner regarding safety of navigation.</w:t>
      </w:r>
    </w:p>
    <w:p w14:paraId="226B944D" w14:textId="77777777" w:rsidR="00975677" w:rsidRPr="00F74A0D" w:rsidRDefault="00975677" w:rsidP="00975677">
      <w:pPr>
        <w:spacing w:after="120" w:line="240" w:lineRule="auto"/>
        <w:rPr>
          <w:b/>
        </w:rPr>
      </w:pPr>
    </w:p>
    <w:p w14:paraId="50602361" w14:textId="77777777" w:rsidR="00E73EDF" w:rsidRPr="00F74A0D" w:rsidRDefault="007653F1" w:rsidP="00975677">
      <w:pPr>
        <w:pStyle w:val="Heading2"/>
        <w:tabs>
          <w:tab w:val="clear" w:pos="540"/>
        </w:tabs>
        <w:spacing w:before="120" w:after="200" w:line="240" w:lineRule="auto"/>
        <w:ind w:left="709" w:hanging="709"/>
      </w:pPr>
      <w:bookmarkStart w:id="696" w:name="_Toc439685292"/>
      <w:bookmarkStart w:id="697" w:name="_Toc120228665"/>
      <w:r w:rsidRPr="00F74A0D">
        <w:t>Data Source</w:t>
      </w:r>
      <w:bookmarkEnd w:id="696"/>
      <w:bookmarkEnd w:id="697"/>
    </w:p>
    <w:p w14:paraId="133A223F" w14:textId="6BBD2C99" w:rsidR="00E73EDF" w:rsidRDefault="007653F1" w:rsidP="00975677">
      <w:pPr>
        <w:spacing w:after="120" w:line="240" w:lineRule="auto"/>
      </w:pPr>
      <w:r w:rsidRPr="00F74A0D">
        <w:t xml:space="preserve">Data Producers must use </w:t>
      </w:r>
      <w:r w:rsidR="00D34F9D" w:rsidRPr="00F74A0D">
        <w:t>all available</w:t>
      </w:r>
      <w:r w:rsidR="00D12EDA" w:rsidRPr="00F74A0D">
        <w:t xml:space="preserve"> and</w:t>
      </w:r>
      <w:r w:rsidR="00D34F9D" w:rsidRPr="00F74A0D">
        <w:t xml:space="preserve"> </w:t>
      </w:r>
      <w:r w:rsidRPr="00F74A0D">
        <w:t>applicable sources</w:t>
      </w:r>
      <w:r w:rsidR="00D34F9D" w:rsidRPr="00F74A0D">
        <w:t>, as evaluated against a robust data assessment process,</w:t>
      </w:r>
      <w:r w:rsidRPr="00F74A0D">
        <w:t xml:space="preserve"> to maintain and update data</w:t>
      </w:r>
      <w:r w:rsidR="00D34F9D" w:rsidRPr="00F74A0D">
        <w:t>sets</w:t>
      </w:r>
      <w:r w:rsidR="00745987" w:rsidRPr="00F74A0D">
        <w:t xml:space="preserve"> as required</w:t>
      </w:r>
      <w:r w:rsidR="00975677">
        <w:t xml:space="preserve">. </w:t>
      </w:r>
    </w:p>
    <w:p w14:paraId="6C87157F" w14:textId="77777777" w:rsidR="00975677" w:rsidRPr="00F74A0D" w:rsidRDefault="00975677" w:rsidP="00975677">
      <w:pPr>
        <w:spacing w:after="120" w:line="240" w:lineRule="auto"/>
      </w:pPr>
    </w:p>
    <w:p w14:paraId="384094D7" w14:textId="77777777" w:rsidR="00E73EDF" w:rsidRPr="00F74A0D" w:rsidRDefault="007653F1" w:rsidP="00975677">
      <w:pPr>
        <w:pStyle w:val="Heading2"/>
        <w:tabs>
          <w:tab w:val="clear" w:pos="540"/>
        </w:tabs>
        <w:spacing w:before="120" w:after="200" w:line="240" w:lineRule="auto"/>
        <w:ind w:left="709" w:hanging="709"/>
      </w:pPr>
      <w:bookmarkStart w:id="698" w:name="_Toc439685293"/>
      <w:bookmarkStart w:id="699" w:name="_Toc120228666"/>
      <w:r w:rsidRPr="00F74A0D">
        <w:t>Production Process</w:t>
      </w:r>
      <w:bookmarkEnd w:id="698"/>
      <w:bookmarkEnd w:id="699"/>
    </w:p>
    <w:p w14:paraId="209AE0A9" w14:textId="1507006E" w:rsidR="00E73EDF" w:rsidRPr="00F74A0D" w:rsidRDefault="007653F1" w:rsidP="00975677">
      <w:pPr>
        <w:spacing w:after="120" w:line="240" w:lineRule="auto"/>
      </w:pPr>
      <w:r w:rsidRPr="00F74A0D">
        <w:t xml:space="preserve">Data Producers should follow their established production processes for maintaining and updating datasets. Data </w:t>
      </w:r>
      <w:r w:rsidR="00745987" w:rsidRPr="00F74A0D">
        <w:t xml:space="preserve">must be maintained </w:t>
      </w:r>
      <w:r w:rsidRPr="00F74A0D">
        <w:t>against S-1</w:t>
      </w:r>
      <w:r w:rsidR="0008774F">
        <w:t>3</w:t>
      </w:r>
      <w:r w:rsidRPr="00F74A0D">
        <w:t xml:space="preserve">1 Annex A – </w:t>
      </w:r>
      <w:r w:rsidRPr="00FA6483">
        <w:rPr>
          <w:i/>
        </w:rPr>
        <w:t>Data Classification and Encoding Guide</w:t>
      </w:r>
      <w:r w:rsidRPr="00F74A0D">
        <w:t>, checked against S-1</w:t>
      </w:r>
      <w:r w:rsidR="0008774F">
        <w:t>3</w:t>
      </w:r>
      <w:r w:rsidRPr="00F74A0D">
        <w:t xml:space="preserve">1 Annex </w:t>
      </w:r>
      <w:r w:rsidR="0008774F">
        <w:t>D</w:t>
      </w:r>
      <w:r w:rsidRPr="00F74A0D">
        <w:t xml:space="preserve"> –</w:t>
      </w:r>
      <w:r w:rsidRPr="00FA6483">
        <w:rPr>
          <w:i/>
        </w:rPr>
        <w:t>Validation Checks</w:t>
      </w:r>
      <w:r w:rsidRPr="00F74A0D">
        <w:t xml:space="preserve">, and encapsulated in </w:t>
      </w:r>
      <w:r w:rsidR="0008774F">
        <w:t>GML conforming to the S-131 GML schema</w:t>
      </w:r>
      <w:r w:rsidRPr="00F74A0D">
        <w:t>.</w:t>
      </w:r>
    </w:p>
    <w:p w14:paraId="466169A9" w14:textId="77777777" w:rsidR="00975677" w:rsidRPr="003F76E9" w:rsidRDefault="00975677" w:rsidP="00975677">
      <w:pPr>
        <w:spacing w:after="120" w:line="240" w:lineRule="auto"/>
        <w:rPr>
          <w:lang w:val="en-AU"/>
        </w:rPr>
      </w:pPr>
    </w:p>
    <w:p w14:paraId="766F4652" w14:textId="4862D18E" w:rsidR="00E73EDF" w:rsidRPr="003F76E9" w:rsidRDefault="007653F1" w:rsidP="00975677">
      <w:pPr>
        <w:pStyle w:val="Heading2"/>
        <w:tabs>
          <w:tab w:val="clear" w:pos="540"/>
        </w:tabs>
        <w:spacing w:before="120" w:after="200" w:line="240" w:lineRule="auto"/>
        <w:ind w:left="709" w:hanging="709"/>
        <w:rPr>
          <w:lang w:val="en-AU"/>
        </w:rPr>
      </w:pPr>
      <w:bookmarkStart w:id="700" w:name="_Toc510785459"/>
      <w:bookmarkStart w:id="701" w:name="_Toc510784310"/>
      <w:bookmarkStart w:id="702" w:name="_Toc439685294"/>
      <w:bookmarkStart w:id="703" w:name="_Toc120228667"/>
      <w:bookmarkEnd w:id="700"/>
      <w:bookmarkEnd w:id="701"/>
      <w:r w:rsidRPr="003F76E9">
        <w:rPr>
          <w:lang w:val="en-AU"/>
        </w:rPr>
        <w:t xml:space="preserve">Feature and Portrayal Catalogue </w:t>
      </w:r>
      <w:r w:rsidR="00975677">
        <w:rPr>
          <w:lang w:val="en-AU"/>
        </w:rPr>
        <w:t>m</w:t>
      </w:r>
      <w:r w:rsidRPr="003F76E9">
        <w:rPr>
          <w:lang w:val="en-AU"/>
        </w:rPr>
        <w:t>anagement</w:t>
      </w:r>
      <w:bookmarkEnd w:id="702"/>
      <w:bookmarkEnd w:id="703"/>
    </w:p>
    <w:p w14:paraId="25E9A509" w14:textId="1D5B1C71" w:rsidR="00E73EDF" w:rsidRPr="003F76E9" w:rsidRDefault="007653F1" w:rsidP="00975677">
      <w:pPr>
        <w:spacing w:after="120" w:line="240" w:lineRule="auto"/>
        <w:rPr>
          <w:lang w:val="en-AU"/>
        </w:rPr>
      </w:pPr>
      <w:r w:rsidRPr="003F76E9">
        <w:rPr>
          <w:lang w:val="en-AU"/>
        </w:rPr>
        <w:t>For each new version of the S-</w:t>
      </w:r>
      <w:r w:rsidR="0008774F">
        <w:rPr>
          <w:lang w:val="en-AU"/>
        </w:rPr>
        <w:t>131</w:t>
      </w:r>
      <w:r w:rsidRPr="003F76E9">
        <w:rPr>
          <w:lang w:val="en-AU"/>
        </w:rPr>
        <w:t xml:space="preserve"> Product Specification a new </w:t>
      </w:r>
      <w:r w:rsidR="0012488D" w:rsidRPr="003F76E9">
        <w:rPr>
          <w:lang w:val="en-AU"/>
        </w:rPr>
        <w:t xml:space="preserve">Feature </w:t>
      </w:r>
      <w:r w:rsidRPr="003F76E9">
        <w:rPr>
          <w:lang w:val="en-AU"/>
        </w:rPr>
        <w:t xml:space="preserve">and </w:t>
      </w:r>
      <w:r w:rsidR="0012488D" w:rsidRPr="003F76E9">
        <w:rPr>
          <w:lang w:val="en-AU"/>
        </w:rPr>
        <w:t xml:space="preserve">Portrayal Catalogue </w:t>
      </w:r>
      <w:r w:rsidR="00FA6483">
        <w:rPr>
          <w:lang w:val="en-AU"/>
        </w:rPr>
        <w:t xml:space="preserve">will be released. </w:t>
      </w:r>
      <w:r w:rsidRPr="003F76E9">
        <w:rPr>
          <w:lang w:val="en-AU"/>
        </w:rPr>
        <w:t xml:space="preserve">The end user system must be able to manage datasets and their </w:t>
      </w:r>
      <w:r w:rsidR="00275B1C" w:rsidRPr="003F76E9">
        <w:rPr>
          <w:lang w:val="en-AU"/>
        </w:rPr>
        <w:t xml:space="preserve">corresponding </w:t>
      </w:r>
      <w:r w:rsidR="00FA6483">
        <w:rPr>
          <w:lang w:val="en-AU"/>
        </w:rPr>
        <w:t>C</w:t>
      </w:r>
      <w:r w:rsidRPr="003F76E9">
        <w:rPr>
          <w:lang w:val="en-AU"/>
        </w:rPr>
        <w:t>atalogues that are created using different versions of the S-</w:t>
      </w:r>
      <w:r w:rsidR="0008774F">
        <w:rPr>
          <w:lang w:val="en-AU"/>
        </w:rPr>
        <w:t>131</w:t>
      </w:r>
      <w:r w:rsidRPr="003F76E9">
        <w:rPr>
          <w:lang w:val="en-AU"/>
        </w:rPr>
        <w:t xml:space="preserve"> Product Specification.</w:t>
      </w:r>
    </w:p>
    <w:p w14:paraId="53F7D40B" w14:textId="77777777" w:rsidR="00E73EDF" w:rsidRPr="003F76E9" w:rsidRDefault="00E73EDF" w:rsidP="00975677">
      <w:pPr>
        <w:spacing w:after="120" w:line="240" w:lineRule="auto"/>
        <w:rPr>
          <w:lang w:val="en-AU"/>
        </w:rPr>
      </w:pPr>
    </w:p>
    <w:p w14:paraId="658E7F1D" w14:textId="77777777" w:rsidR="00E73EDF" w:rsidRPr="003F76E9" w:rsidRDefault="007653F1" w:rsidP="00FA6483">
      <w:pPr>
        <w:pStyle w:val="Heading1"/>
        <w:tabs>
          <w:tab w:val="clear" w:pos="400"/>
        </w:tabs>
        <w:spacing w:before="120" w:after="200" w:line="240" w:lineRule="auto"/>
        <w:ind w:left="567" w:hanging="567"/>
      </w:pPr>
      <w:bookmarkStart w:id="704" w:name="_Toc225065220"/>
      <w:bookmarkStart w:id="705" w:name="_Toc439685295"/>
      <w:bookmarkStart w:id="706" w:name="_Toc225648363"/>
      <w:bookmarkStart w:id="707" w:name="_Toc120228668"/>
      <w:r w:rsidRPr="003F76E9">
        <w:t>Portrayal</w:t>
      </w:r>
      <w:bookmarkEnd w:id="704"/>
      <w:bookmarkEnd w:id="705"/>
      <w:bookmarkEnd w:id="706"/>
      <w:bookmarkEnd w:id="707"/>
    </w:p>
    <w:p w14:paraId="26AF6290" w14:textId="77777777" w:rsidR="00E73EDF" w:rsidRPr="003F76E9" w:rsidRDefault="007653F1" w:rsidP="00750665">
      <w:pPr>
        <w:pStyle w:val="Heading2"/>
        <w:tabs>
          <w:tab w:val="clear" w:pos="540"/>
        </w:tabs>
        <w:spacing w:before="120" w:after="200" w:line="240" w:lineRule="auto"/>
        <w:ind w:left="709" w:hanging="709"/>
      </w:pPr>
      <w:bookmarkStart w:id="708" w:name="_Toc439685296"/>
      <w:bookmarkStart w:id="709" w:name="_Toc120228669"/>
      <w:r w:rsidRPr="003F76E9">
        <w:t>Introduction</w:t>
      </w:r>
      <w:bookmarkEnd w:id="708"/>
      <w:bookmarkEnd w:id="709"/>
    </w:p>
    <w:p w14:paraId="3164FEC9" w14:textId="705EE670" w:rsidR="00E73EDF" w:rsidRPr="003F76E9" w:rsidRDefault="007653F1" w:rsidP="00FA6483">
      <w:pPr>
        <w:tabs>
          <w:tab w:val="left" w:pos="993"/>
          <w:tab w:val="left" w:pos="1440"/>
          <w:tab w:val="left" w:pos="1985"/>
        </w:tabs>
        <w:snapToGrid w:val="0"/>
        <w:spacing w:after="60" w:line="240" w:lineRule="auto"/>
        <w:rPr>
          <w:rFonts w:cs="Arial"/>
          <w:szCs w:val="22"/>
        </w:rPr>
      </w:pPr>
      <w:r w:rsidRPr="003F76E9">
        <w:rPr>
          <w:rFonts w:cs="Arial"/>
          <w:szCs w:val="22"/>
        </w:rPr>
        <w:t>S-1</w:t>
      </w:r>
      <w:r w:rsidR="000F6550">
        <w:rPr>
          <w:rFonts w:cs="Arial"/>
          <w:szCs w:val="22"/>
        </w:rPr>
        <w:t>3</w:t>
      </w:r>
      <w:r w:rsidRPr="003F76E9">
        <w:rPr>
          <w:rFonts w:cs="Arial"/>
          <w:szCs w:val="22"/>
        </w:rPr>
        <w:t xml:space="preserve">1 portrayal is intended to </w:t>
      </w:r>
      <w:r w:rsidR="000F6550">
        <w:rPr>
          <w:rFonts w:cs="Arial"/>
          <w:szCs w:val="22"/>
        </w:rPr>
        <w:t>provide a way to visualize the contents of S-131 information either in isolation or in combination with an S-101 ENC.</w:t>
      </w:r>
    </w:p>
    <w:p w14:paraId="4C71B0BF" w14:textId="0271EE1C" w:rsidR="00E73EDF" w:rsidRPr="003F76E9" w:rsidRDefault="007653F1" w:rsidP="00750665">
      <w:pPr>
        <w:spacing w:after="120" w:line="240" w:lineRule="auto"/>
        <w:rPr>
          <w:rFonts w:cs="Arial"/>
        </w:rPr>
      </w:pPr>
      <w:r w:rsidRPr="003F76E9">
        <w:rPr>
          <w:rFonts w:cs="Arial"/>
          <w:szCs w:val="22"/>
        </w:rPr>
        <w:t>S-1</w:t>
      </w:r>
      <w:r w:rsidR="000F6550">
        <w:rPr>
          <w:rFonts w:cs="Arial"/>
          <w:szCs w:val="22"/>
        </w:rPr>
        <w:t>3</w:t>
      </w:r>
      <w:r w:rsidRPr="003F76E9">
        <w:rPr>
          <w:rFonts w:cs="Arial"/>
          <w:szCs w:val="22"/>
        </w:rPr>
        <w:t>1 portrayal is covered by the portrayal model as defined in S-100.  The Portrayal Catalogue defines symbology and the portrayal rules for each feature</w:t>
      </w:r>
      <w:r w:rsidR="00D12EDA" w:rsidRPr="003F76E9">
        <w:rPr>
          <w:rFonts w:cs="Arial"/>
          <w:szCs w:val="22"/>
        </w:rPr>
        <w:t>/</w:t>
      </w:r>
      <w:r w:rsidRPr="003F76E9">
        <w:rPr>
          <w:rFonts w:cs="Arial"/>
          <w:szCs w:val="22"/>
        </w:rPr>
        <w:t xml:space="preserve">attribute combination contained in the Feature </w:t>
      </w:r>
      <w:r w:rsidRPr="003F76E9">
        <w:rPr>
          <w:rFonts w:cs="Arial"/>
        </w:rPr>
        <w:t xml:space="preserve">Catalogue. </w:t>
      </w:r>
    </w:p>
    <w:p w14:paraId="1DA544A0" w14:textId="0E032EE0" w:rsidR="00010978" w:rsidRDefault="00010978" w:rsidP="00750665">
      <w:pPr>
        <w:spacing w:after="120" w:line="240" w:lineRule="auto"/>
      </w:pPr>
      <w:r w:rsidRPr="003F76E9">
        <w:t>S-1</w:t>
      </w:r>
      <w:r w:rsidR="000F6550">
        <w:t>3</w:t>
      </w:r>
      <w:r w:rsidRPr="003F76E9">
        <w:t>1 uses the portrayal process defined in S-100 Part 9A.</w:t>
      </w:r>
    </w:p>
    <w:p w14:paraId="5C794F43" w14:textId="77777777" w:rsidR="002D60A8" w:rsidRPr="003F76E9" w:rsidRDefault="002D60A8" w:rsidP="00750665">
      <w:pPr>
        <w:spacing w:after="120" w:line="240" w:lineRule="auto"/>
      </w:pPr>
    </w:p>
    <w:p w14:paraId="12B49A80" w14:textId="77777777" w:rsidR="00E73EDF" w:rsidRPr="003F76E9" w:rsidRDefault="007653F1" w:rsidP="002D60A8">
      <w:pPr>
        <w:pStyle w:val="Heading2"/>
        <w:tabs>
          <w:tab w:val="clear" w:pos="540"/>
        </w:tabs>
        <w:spacing w:before="120" w:after="200" w:line="240" w:lineRule="auto"/>
        <w:ind w:left="709" w:hanging="709"/>
      </w:pPr>
      <w:bookmarkStart w:id="710" w:name="_Toc439685297"/>
      <w:bookmarkStart w:id="711" w:name="_Toc120228670"/>
      <w:r w:rsidRPr="003F76E9">
        <w:t>Portrayal Catalogue</w:t>
      </w:r>
      <w:bookmarkEnd w:id="710"/>
      <w:bookmarkEnd w:id="711"/>
    </w:p>
    <w:p w14:paraId="691D8645" w14:textId="2DEDAF51" w:rsidR="00235F26" w:rsidRDefault="00235F26" w:rsidP="002D60A8">
      <w:pPr>
        <w:spacing w:after="120" w:line="240" w:lineRule="auto"/>
      </w:pPr>
      <w:r w:rsidRPr="003F76E9">
        <w:t xml:space="preserve">Citation information for the Portrayal Catalogue is provided in Table </w:t>
      </w:r>
      <w:r w:rsidR="000F6550">
        <w:t>11</w:t>
      </w:r>
      <w:r w:rsidR="002D60A8">
        <w:t>-1</w:t>
      </w:r>
      <w:r w:rsidR="002D60A8" w:rsidRPr="003F76E9">
        <w:t xml:space="preserve"> </w:t>
      </w:r>
      <w:r w:rsidRPr="003F76E9">
        <w:t>below.</w:t>
      </w:r>
    </w:p>
    <w:p w14:paraId="4324AE89" w14:textId="0A17CF21" w:rsidR="000F6550" w:rsidRDefault="000F6550" w:rsidP="000F6550">
      <w:pPr>
        <w:pStyle w:val="Caption"/>
        <w:keepNext/>
      </w:pPr>
      <w:r>
        <w:t xml:space="preserve">Table </w:t>
      </w:r>
      <w:ins w:id="712" w:author="Raphael Malyankar" w:date="2022-11-15T22:37:00Z">
        <w:r w:rsidR="00AC5C5D">
          <w:fldChar w:fldCharType="begin"/>
        </w:r>
        <w:r w:rsidR="00AC5C5D">
          <w:instrText xml:space="preserve"> STYLEREF 1 \s </w:instrText>
        </w:r>
      </w:ins>
      <w:r w:rsidR="00AC5C5D">
        <w:fldChar w:fldCharType="separate"/>
      </w:r>
      <w:r w:rsidR="00AC5C5D">
        <w:rPr>
          <w:noProof/>
        </w:rPr>
        <w:t>11</w:t>
      </w:r>
      <w:ins w:id="713" w:author="Raphael Malyankar" w:date="2022-11-15T22:37:00Z">
        <w:r w:rsidR="00AC5C5D">
          <w:fldChar w:fldCharType="end"/>
        </w:r>
        <w:r w:rsidR="00AC5C5D">
          <w:t>.</w:t>
        </w:r>
        <w:r w:rsidR="00AC5C5D">
          <w:fldChar w:fldCharType="begin"/>
        </w:r>
        <w:r w:rsidR="00AC5C5D">
          <w:instrText xml:space="preserve"> SEQ Table \* ARABIC \s 1 </w:instrText>
        </w:r>
      </w:ins>
      <w:r w:rsidR="00AC5C5D">
        <w:fldChar w:fldCharType="separate"/>
      </w:r>
      <w:ins w:id="714" w:author="Raphael Malyankar" w:date="2022-11-15T22:37:00Z">
        <w:r w:rsidR="00AC5C5D">
          <w:rPr>
            <w:noProof/>
          </w:rPr>
          <w:t>1</w:t>
        </w:r>
        <w:r w:rsidR="00AC5C5D">
          <w:fldChar w:fldCharType="end"/>
        </w:r>
      </w:ins>
      <w:del w:id="715" w:author="Raphael Malyankar" w:date="2022-11-15T22:37:00Z">
        <w:r w:rsidR="001E4CE0" w:rsidDel="00AC5C5D">
          <w:fldChar w:fldCharType="begin"/>
        </w:r>
        <w:r w:rsidR="001E4CE0" w:rsidDel="00AC5C5D">
          <w:delInstrText xml:space="preserve"> STYLEREF 1 \s </w:delInstrText>
        </w:r>
        <w:r w:rsidR="001E4CE0" w:rsidDel="00AC5C5D">
          <w:fldChar w:fldCharType="separate"/>
        </w:r>
        <w:r w:rsidR="0082228C" w:rsidDel="00AC5C5D">
          <w:rPr>
            <w:noProof/>
          </w:rPr>
          <w:delText>11</w:delText>
        </w:r>
        <w:r w:rsidR="001E4CE0" w:rsidDel="00AC5C5D">
          <w:fldChar w:fldCharType="end"/>
        </w:r>
        <w:r w:rsidR="001E4CE0" w:rsidDel="00AC5C5D">
          <w:delText>.</w:delText>
        </w:r>
        <w:r w:rsidR="001E4CE0" w:rsidDel="00AC5C5D">
          <w:fldChar w:fldCharType="begin"/>
        </w:r>
        <w:r w:rsidR="001E4CE0" w:rsidDel="00AC5C5D">
          <w:delInstrText xml:space="preserve"> SEQ Table \* ARABIC \s 1 </w:delInstrText>
        </w:r>
        <w:r w:rsidR="001E4CE0" w:rsidDel="00AC5C5D">
          <w:fldChar w:fldCharType="separate"/>
        </w:r>
        <w:r w:rsidR="0082228C" w:rsidDel="00AC5C5D">
          <w:rPr>
            <w:noProof/>
          </w:rPr>
          <w:delText>1</w:delText>
        </w:r>
        <w:r w:rsidR="001E4CE0" w:rsidDel="00AC5C5D">
          <w:fldChar w:fldCharType="end"/>
        </w:r>
      </w:del>
      <w:r>
        <w:t xml:space="preserve"> - S-131 Portrayal Catalogue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7"/>
        <w:gridCol w:w="2281"/>
        <w:gridCol w:w="1941"/>
        <w:gridCol w:w="4465"/>
      </w:tblGrid>
      <w:tr w:rsidR="003F76E9" w:rsidRPr="002D60A8" w14:paraId="17742FC7" w14:textId="77777777" w:rsidTr="00C20D46">
        <w:trPr>
          <w:cantSplit/>
          <w:jc w:val="center"/>
        </w:trPr>
        <w:tc>
          <w:tcPr>
            <w:tcW w:w="200" w:type="pct"/>
            <w:tcBorders>
              <w:bottom w:val="double" w:sz="4" w:space="0" w:color="auto"/>
            </w:tcBorders>
            <w:shd w:val="clear" w:color="auto" w:fill="D9D9D9" w:themeFill="background1" w:themeFillShade="D9"/>
          </w:tcPr>
          <w:p w14:paraId="604D7E6D"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No.</w:t>
            </w:r>
          </w:p>
        </w:tc>
        <w:tc>
          <w:tcPr>
            <w:tcW w:w="1270" w:type="pct"/>
            <w:tcBorders>
              <w:bottom w:val="double" w:sz="4" w:space="0" w:color="auto"/>
            </w:tcBorders>
            <w:shd w:val="clear" w:color="auto" w:fill="D9D9D9" w:themeFill="background1" w:themeFillShade="D9"/>
          </w:tcPr>
          <w:p w14:paraId="17F7F42B"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ISO class or attribute</w:t>
            </w:r>
          </w:p>
        </w:tc>
        <w:tc>
          <w:tcPr>
            <w:tcW w:w="1087" w:type="pct"/>
            <w:tcBorders>
              <w:bottom w:val="double" w:sz="4" w:space="0" w:color="auto"/>
            </w:tcBorders>
            <w:shd w:val="clear" w:color="auto" w:fill="D9D9D9" w:themeFill="background1" w:themeFillShade="D9"/>
          </w:tcPr>
          <w:p w14:paraId="1E5ED490"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Type</w:t>
            </w:r>
          </w:p>
        </w:tc>
        <w:tc>
          <w:tcPr>
            <w:tcW w:w="2443" w:type="pct"/>
            <w:tcBorders>
              <w:bottom w:val="double" w:sz="4" w:space="0" w:color="auto"/>
            </w:tcBorders>
            <w:shd w:val="clear" w:color="auto" w:fill="D9D9D9" w:themeFill="background1" w:themeFillShade="D9"/>
          </w:tcPr>
          <w:p w14:paraId="370D61F8" w14:textId="77777777" w:rsidR="002B17B1" w:rsidRPr="002D60A8" w:rsidRDefault="002B17B1" w:rsidP="002D60A8">
            <w:pPr>
              <w:spacing w:before="60" w:after="60" w:line="240" w:lineRule="auto"/>
              <w:rPr>
                <w:rFonts w:eastAsia="Times New Roman" w:cs="Arial"/>
                <w:b/>
                <w:sz w:val="18"/>
                <w:szCs w:val="18"/>
              </w:rPr>
            </w:pPr>
            <w:r w:rsidRPr="002D60A8">
              <w:rPr>
                <w:rFonts w:eastAsia="Times New Roman" w:cs="Arial"/>
                <w:b/>
                <w:sz w:val="18"/>
                <w:szCs w:val="18"/>
              </w:rPr>
              <w:t>Value</w:t>
            </w:r>
          </w:p>
        </w:tc>
      </w:tr>
      <w:tr w:rsidR="003F76E9" w:rsidRPr="002D60A8" w14:paraId="01A3BCB2" w14:textId="77777777" w:rsidTr="00C20D46">
        <w:trPr>
          <w:cantSplit/>
          <w:jc w:val="center"/>
        </w:trPr>
        <w:tc>
          <w:tcPr>
            <w:tcW w:w="200" w:type="pct"/>
            <w:tcBorders>
              <w:top w:val="double" w:sz="4" w:space="0" w:color="auto"/>
              <w:bottom w:val="single" w:sz="4" w:space="0" w:color="auto"/>
            </w:tcBorders>
          </w:tcPr>
          <w:p w14:paraId="5F59A01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c>
          <w:tcPr>
            <w:tcW w:w="1270" w:type="pct"/>
            <w:tcBorders>
              <w:top w:val="double" w:sz="4" w:space="0" w:color="auto"/>
              <w:bottom w:val="single" w:sz="4" w:space="0" w:color="auto"/>
            </w:tcBorders>
          </w:tcPr>
          <w:p w14:paraId="0C60429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CI_Citation</w:t>
            </w:r>
            <w:proofErr w:type="spellEnd"/>
          </w:p>
        </w:tc>
        <w:tc>
          <w:tcPr>
            <w:tcW w:w="1087" w:type="pct"/>
            <w:tcBorders>
              <w:top w:val="double" w:sz="4" w:space="0" w:color="auto"/>
              <w:bottom w:val="single" w:sz="4" w:space="0" w:color="auto"/>
            </w:tcBorders>
          </w:tcPr>
          <w:p w14:paraId="63E679D5" w14:textId="77777777" w:rsidR="002B17B1" w:rsidRPr="002D60A8" w:rsidRDefault="002B17B1" w:rsidP="002D60A8">
            <w:pPr>
              <w:spacing w:before="60" w:after="60" w:line="240" w:lineRule="auto"/>
              <w:rPr>
                <w:rFonts w:cs="Arial"/>
                <w:sz w:val="18"/>
                <w:szCs w:val="18"/>
              </w:rPr>
            </w:pPr>
            <w:r w:rsidRPr="002D60A8">
              <w:rPr>
                <w:rFonts w:cs="Arial"/>
                <w:sz w:val="18"/>
                <w:szCs w:val="18"/>
              </w:rPr>
              <w:t>Class</w:t>
            </w:r>
          </w:p>
        </w:tc>
        <w:tc>
          <w:tcPr>
            <w:tcW w:w="2443" w:type="pct"/>
            <w:tcBorders>
              <w:top w:val="double" w:sz="4" w:space="0" w:color="auto"/>
              <w:bottom w:val="single" w:sz="4" w:space="0" w:color="auto"/>
            </w:tcBorders>
          </w:tcPr>
          <w:p w14:paraId="1BDCD352"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46B5A176" w14:textId="77777777" w:rsidTr="00C20D46">
        <w:trPr>
          <w:cantSplit/>
          <w:jc w:val="center"/>
        </w:trPr>
        <w:tc>
          <w:tcPr>
            <w:tcW w:w="200" w:type="pct"/>
            <w:tcBorders>
              <w:top w:val="single" w:sz="4" w:space="0" w:color="auto"/>
              <w:bottom w:val="single" w:sz="4" w:space="0" w:color="auto"/>
            </w:tcBorders>
          </w:tcPr>
          <w:p w14:paraId="018AAC38" w14:textId="77777777" w:rsidR="002B17B1" w:rsidRPr="002D60A8" w:rsidRDefault="002B17B1" w:rsidP="002D60A8">
            <w:pPr>
              <w:spacing w:before="60" w:after="60" w:line="240" w:lineRule="auto"/>
              <w:rPr>
                <w:rFonts w:cs="Arial"/>
                <w:sz w:val="18"/>
                <w:szCs w:val="18"/>
              </w:rPr>
            </w:pPr>
            <w:r w:rsidRPr="002D60A8">
              <w:rPr>
                <w:rFonts w:cs="Arial"/>
                <w:sz w:val="18"/>
                <w:szCs w:val="18"/>
              </w:rPr>
              <w:t>1</w:t>
            </w:r>
          </w:p>
        </w:tc>
        <w:tc>
          <w:tcPr>
            <w:tcW w:w="1270" w:type="pct"/>
            <w:tcBorders>
              <w:top w:val="single" w:sz="4" w:space="0" w:color="auto"/>
              <w:bottom w:val="single" w:sz="4" w:space="0" w:color="auto"/>
            </w:tcBorders>
          </w:tcPr>
          <w:p w14:paraId="3FFD929F"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title</w:t>
            </w:r>
          </w:p>
        </w:tc>
        <w:tc>
          <w:tcPr>
            <w:tcW w:w="1087" w:type="pct"/>
            <w:tcBorders>
              <w:top w:val="single" w:sz="4" w:space="0" w:color="auto"/>
              <w:bottom w:val="single" w:sz="4" w:space="0" w:color="auto"/>
            </w:tcBorders>
          </w:tcPr>
          <w:p w14:paraId="7DEEBE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2443" w:type="pct"/>
            <w:tcBorders>
              <w:top w:val="single" w:sz="4" w:space="0" w:color="auto"/>
              <w:bottom w:val="single" w:sz="4" w:space="0" w:color="auto"/>
            </w:tcBorders>
          </w:tcPr>
          <w:p w14:paraId="4B102DB0" w14:textId="2278C001" w:rsidR="002B17B1" w:rsidRPr="002D60A8" w:rsidRDefault="002B17B1" w:rsidP="002D60A8">
            <w:pPr>
              <w:spacing w:before="60" w:after="60" w:line="240" w:lineRule="auto"/>
              <w:rPr>
                <w:rFonts w:cs="Arial"/>
                <w:sz w:val="18"/>
                <w:szCs w:val="18"/>
              </w:rPr>
            </w:pPr>
            <w:r w:rsidRPr="002D60A8">
              <w:rPr>
                <w:rFonts w:cs="Arial"/>
                <w:sz w:val="18"/>
                <w:szCs w:val="18"/>
              </w:rPr>
              <w:t>S-1</w:t>
            </w:r>
            <w:r w:rsidR="000F6550">
              <w:rPr>
                <w:rFonts w:cs="Arial"/>
                <w:sz w:val="18"/>
                <w:szCs w:val="18"/>
              </w:rPr>
              <w:t>3</w:t>
            </w:r>
            <w:r w:rsidRPr="002D60A8">
              <w:rPr>
                <w:rFonts w:cs="Arial"/>
                <w:sz w:val="18"/>
                <w:szCs w:val="18"/>
              </w:rPr>
              <w:t>1 Portrayal Catalogue</w:t>
            </w:r>
          </w:p>
        </w:tc>
      </w:tr>
      <w:tr w:rsidR="003F76E9" w:rsidRPr="002D60A8" w14:paraId="63CC34E5" w14:textId="77777777" w:rsidTr="00C20D46">
        <w:trPr>
          <w:cantSplit/>
          <w:jc w:val="center"/>
        </w:trPr>
        <w:tc>
          <w:tcPr>
            <w:tcW w:w="200" w:type="pct"/>
            <w:tcBorders>
              <w:top w:val="single" w:sz="4" w:space="0" w:color="auto"/>
              <w:bottom w:val="single" w:sz="4" w:space="0" w:color="auto"/>
            </w:tcBorders>
          </w:tcPr>
          <w:p w14:paraId="4100149E" w14:textId="77777777" w:rsidR="002B17B1" w:rsidRPr="002D60A8" w:rsidRDefault="002B17B1" w:rsidP="002D60A8">
            <w:pPr>
              <w:spacing w:before="60" w:after="60" w:line="240" w:lineRule="auto"/>
              <w:rPr>
                <w:rFonts w:cs="Arial"/>
                <w:sz w:val="18"/>
                <w:szCs w:val="18"/>
              </w:rPr>
            </w:pPr>
            <w:r w:rsidRPr="002D60A8">
              <w:rPr>
                <w:rFonts w:cs="Arial"/>
                <w:sz w:val="18"/>
                <w:szCs w:val="18"/>
              </w:rPr>
              <w:t>2</w:t>
            </w:r>
          </w:p>
        </w:tc>
        <w:tc>
          <w:tcPr>
            <w:tcW w:w="1270" w:type="pct"/>
            <w:tcBorders>
              <w:top w:val="single" w:sz="4" w:space="0" w:color="auto"/>
              <w:bottom w:val="single" w:sz="4" w:space="0" w:color="auto"/>
            </w:tcBorders>
          </w:tcPr>
          <w:p w14:paraId="3B23C8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1087" w:type="pct"/>
            <w:tcBorders>
              <w:top w:val="single" w:sz="4" w:space="0" w:color="auto"/>
              <w:bottom w:val="single" w:sz="4" w:space="0" w:color="auto"/>
            </w:tcBorders>
          </w:tcPr>
          <w:p w14:paraId="66D6F93A"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w:t>
            </w:r>
            <w:proofErr w:type="spellEnd"/>
            <w:r w:rsidRPr="002D60A8">
              <w:rPr>
                <w:rFonts w:cs="Arial"/>
                <w:sz w:val="18"/>
                <w:szCs w:val="18"/>
              </w:rPr>
              <w:t xml:space="preserve"> (class)</w:t>
            </w:r>
          </w:p>
        </w:tc>
        <w:tc>
          <w:tcPr>
            <w:tcW w:w="2443" w:type="pct"/>
            <w:tcBorders>
              <w:top w:val="single" w:sz="4" w:space="0" w:color="auto"/>
              <w:bottom w:val="single" w:sz="4" w:space="0" w:color="auto"/>
            </w:tcBorders>
          </w:tcPr>
          <w:p w14:paraId="6024187C"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3F76E9" w:rsidRPr="002D60A8" w14:paraId="21E788AA" w14:textId="77777777" w:rsidTr="00C20D46">
        <w:trPr>
          <w:cantSplit/>
          <w:jc w:val="center"/>
        </w:trPr>
        <w:tc>
          <w:tcPr>
            <w:tcW w:w="200" w:type="pct"/>
            <w:tcBorders>
              <w:top w:val="single" w:sz="4" w:space="0" w:color="auto"/>
              <w:bottom w:val="single" w:sz="4" w:space="0" w:color="auto"/>
            </w:tcBorders>
          </w:tcPr>
          <w:p w14:paraId="2C162BF4" w14:textId="77777777" w:rsidR="002B17B1" w:rsidRPr="002D60A8" w:rsidRDefault="002B17B1" w:rsidP="002D60A8">
            <w:pPr>
              <w:spacing w:before="60" w:after="60" w:line="240" w:lineRule="auto"/>
              <w:rPr>
                <w:rFonts w:cs="Arial"/>
                <w:sz w:val="18"/>
                <w:szCs w:val="18"/>
              </w:rPr>
            </w:pPr>
            <w:r w:rsidRPr="002D60A8">
              <w:rPr>
                <w:rFonts w:cs="Arial"/>
                <w:sz w:val="18"/>
                <w:szCs w:val="18"/>
              </w:rPr>
              <w:t>2.1</w:t>
            </w:r>
          </w:p>
        </w:tc>
        <w:tc>
          <w:tcPr>
            <w:tcW w:w="1270" w:type="pct"/>
            <w:tcBorders>
              <w:top w:val="single" w:sz="4" w:space="0" w:color="auto"/>
              <w:bottom w:val="single" w:sz="4" w:space="0" w:color="auto"/>
            </w:tcBorders>
          </w:tcPr>
          <w:p w14:paraId="69A105A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date</w:t>
            </w:r>
          </w:p>
        </w:tc>
        <w:tc>
          <w:tcPr>
            <w:tcW w:w="1087" w:type="pct"/>
            <w:tcBorders>
              <w:top w:val="single" w:sz="4" w:space="0" w:color="auto"/>
              <w:bottom w:val="single" w:sz="4" w:space="0" w:color="auto"/>
            </w:tcBorders>
          </w:tcPr>
          <w:p w14:paraId="6162EB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2443" w:type="pct"/>
            <w:tcBorders>
              <w:top w:val="single" w:sz="4" w:space="0" w:color="auto"/>
              <w:bottom w:val="single" w:sz="4" w:space="0" w:color="auto"/>
            </w:tcBorders>
          </w:tcPr>
          <w:p w14:paraId="2B02B507" w14:textId="4D2C32C9" w:rsidR="002B17B1" w:rsidRPr="002D60A8" w:rsidRDefault="00D06273" w:rsidP="002233B4">
            <w:pPr>
              <w:spacing w:before="60" w:after="60" w:line="240" w:lineRule="auto"/>
              <w:rPr>
                <w:rFonts w:cs="Arial"/>
                <w:sz w:val="18"/>
                <w:szCs w:val="18"/>
              </w:rPr>
            </w:pPr>
            <w:del w:id="716" w:author="Raphael Malyankar" w:date="2023-01-10T14:31:00Z">
              <w:r w:rsidDel="009E40BB">
                <w:rPr>
                  <w:rFonts w:cs="Arial"/>
                  <w:sz w:val="18"/>
                  <w:szCs w:val="18"/>
                </w:rPr>
                <w:delText>TBD</w:delText>
              </w:r>
            </w:del>
            <w:ins w:id="717" w:author="Raphael Malyankar" w:date="2023-01-10T14:31:00Z">
              <w:r w:rsidR="009E40BB">
                <w:rPr>
                  <w:rFonts w:cs="Arial"/>
                  <w:sz w:val="18"/>
                  <w:szCs w:val="18"/>
                </w:rPr>
                <w:t>2022-12-31 (or later - see note)</w:t>
              </w:r>
            </w:ins>
          </w:p>
        </w:tc>
      </w:tr>
      <w:tr w:rsidR="000520A1" w:rsidRPr="002D60A8" w14:paraId="7EB8CACB" w14:textId="77777777" w:rsidTr="00C20D46">
        <w:trPr>
          <w:cantSplit/>
          <w:jc w:val="center"/>
        </w:trPr>
        <w:tc>
          <w:tcPr>
            <w:tcW w:w="200" w:type="pct"/>
            <w:tcBorders>
              <w:top w:val="single" w:sz="4" w:space="0" w:color="auto"/>
              <w:bottom w:val="single" w:sz="4" w:space="0" w:color="auto"/>
            </w:tcBorders>
          </w:tcPr>
          <w:p w14:paraId="4A72A14C" w14:textId="77777777" w:rsidR="002B17B1" w:rsidRPr="002D60A8" w:rsidRDefault="002B17B1" w:rsidP="002D60A8">
            <w:pPr>
              <w:spacing w:before="60" w:after="60" w:line="240" w:lineRule="auto"/>
              <w:rPr>
                <w:rFonts w:cs="Arial"/>
                <w:sz w:val="18"/>
                <w:szCs w:val="18"/>
              </w:rPr>
            </w:pPr>
            <w:r w:rsidRPr="002D60A8">
              <w:rPr>
                <w:rFonts w:cs="Arial"/>
                <w:sz w:val="18"/>
                <w:szCs w:val="18"/>
              </w:rPr>
              <w:t>2.2</w:t>
            </w:r>
          </w:p>
        </w:tc>
        <w:tc>
          <w:tcPr>
            <w:tcW w:w="1270" w:type="pct"/>
            <w:tcBorders>
              <w:top w:val="single" w:sz="4" w:space="0" w:color="auto"/>
              <w:bottom w:val="single" w:sz="4" w:space="0" w:color="auto"/>
            </w:tcBorders>
          </w:tcPr>
          <w:p w14:paraId="2AA2BBA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dateType</w:t>
            </w:r>
            <w:proofErr w:type="spellEnd"/>
          </w:p>
        </w:tc>
        <w:tc>
          <w:tcPr>
            <w:tcW w:w="1087" w:type="pct"/>
            <w:tcBorders>
              <w:top w:val="single" w:sz="4" w:space="0" w:color="auto"/>
              <w:bottom w:val="single" w:sz="4" w:space="0" w:color="auto"/>
            </w:tcBorders>
          </w:tcPr>
          <w:p w14:paraId="40059D61"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CI_DateTypeCode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2443" w:type="pct"/>
            <w:tcBorders>
              <w:top w:val="single" w:sz="4" w:space="0" w:color="auto"/>
              <w:bottom w:val="single" w:sz="4" w:space="0" w:color="auto"/>
            </w:tcBorders>
          </w:tcPr>
          <w:p w14:paraId="3273766B" w14:textId="77777777" w:rsidR="002B17B1" w:rsidRPr="002D60A8" w:rsidRDefault="002B17B1" w:rsidP="002D60A8">
            <w:pPr>
              <w:spacing w:before="60" w:after="60" w:line="240" w:lineRule="auto"/>
              <w:rPr>
                <w:rFonts w:cs="Arial"/>
                <w:sz w:val="18"/>
                <w:szCs w:val="18"/>
              </w:rPr>
            </w:pPr>
            <w:r w:rsidRPr="002D60A8">
              <w:rPr>
                <w:rFonts w:cs="Arial"/>
                <w:sz w:val="18"/>
                <w:szCs w:val="18"/>
              </w:rPr>
              <w:t>publication</w:t>
            </w:r>
          </w:p>
        </w:tc>
      </w:tr>
      <w:tr w:rsidR="000520A1" w:rsidRPr="002D60A8" w14:paraId="5B5CBBE2" w14:textId="77777777" w:rsidTr="00C20D46">
        <w:trPr>
          <w:cantSplit/>
          <w:jc w:val="center"/>
        </w:trPr>
        <w:tc>
          <w:tcPr>
            <w:tcW w:w="200" w:type="pct"/>
            <w:tcBorders>
              <w:top w:val="single" w:sz="4" w:space="0" w:color="auto"/>
              <w:bottom w:val="single" w:sz="4" w:space="0" w:color="auto"/>
            </w:tcBorders>
          </w:tcPr>
          <w:p w14:paraId="2220417E" w14:textId="77777777" w:rsidR="002B17B1" w:rsidRPr="002D60A8" w:rsidRDefault="002B17B1" w:rsidP="002D60A8">
            <w:pPr>
              <w:spacing w:before="60" w:after="60" w:line="240" w:lineRule="auto"/>
              <w:rPr>
                <w:rFonts w:cs="Arial"/>
                <w:sz w:val="18"/>
                <w:szCs w:val="18"/>
              </w:rPr>
            </w:pPr>
            <w:r w:rsidRPr="002D60A8">
              <w:rPr>
                <w:rFonts w:cs="Arial"/>
                <w:sz w:val="18"/>
                <w:szCs w:val="18"/>
              </w:rPr>
              <w:t>3</w:t>
            </w:r>
          </w:p>
        </w:tc>
        <w:tc>
          <w:tcPr>
            <w:tcW w:w="1270" w:type="pct"/>
            <w:tcBorders>
              <w:top w:val="single" w:sz="4" w:space="0" w:color="auto"/>
              <w:bottom w:val="single" w:sz="4" w:space="0" w:color="auto"/>
            </w:tcBorders>
          </w:tcPr>
          <w:p w14:paraId="4A7D33F9"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edition</w:t>
            </w:r>
          </w:p>
        </w:tc>
        <w:tc>
          <w:tcPr>
            <w:tcW w:w="1087" w:type="pct"/>
            <w:tcBorders>
              <w:top w:val="single" w:sz="4" w:space="0" w:color="auto"/>
              <w:bottom w:val="single" w:sz="4" w:space="0" w:color="auto"/>
            </w:tcBorders>
          </w:tcPr>
          <w:p w14:paraId="403FAFF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2443" w:type="pct"/>
            <w:tcBorders>
              <w:top w:val="single" w:sz="4" w:space="0" w:color="auto"/>
              <w:bottom w:val="single" w:sz="4" w:space="0" w:color="auto"/>
            </w:tcBorders>
          </w:tcPr>
          <w:p w14:paraId="664DC49B" w14:textId="523729C1" w:rsidR="002B17B1" w:rsidRPr="002D60A8" w:rsidRDefault="002B17B1" w:rsidP="002233B4">
            <w:pPr>
              <w:spacing w:before="60" w:after="60" w:line="240" w:lineRule="auto"/>
              <w:rPr>
                <w:rFonts w:cs="Arial"/>
                <w:sz w:val="18"/>
                <w:szCs w:val="18"/>
              </w:rPr>
            </w:pPr>
            <w:r w:rsidRPr="002D60A8">
              <w:rPr>
                <w:rFonts w:cs="Arial"/>
                <w:sz w:val="18"/>
                <w:szCs w:val="18"/>
              </w:rPr>
              <w:t>1.</w:t>
            </w:r>
            <w:r w:rsidR="000F6550">
              <w:rPr>
                <w:rFonts w:cs="Arial"/>
                <w:sz w:val="18"/>
                <w:szCs w:val="18"/>
              </w:rPr>
              <w:t>0</w:t>
            </w:r>
            <w:r w:rsidRPr="002D60A8">
              <w:rPr>
                <w:rFonts w:cs="Arial"/>
                <w:sz w:val="18"/>
                <w:szCs w:val="18"/>
              </w:rPr>
              <w:t>.0</w:t>
            </w:r>
          </w:p>
        </w:tc>
      </w:tr>
      <w:tr w:rsidR="000520A1" w:rsidRPr="002D60A8" w14:paraId="3934BE8E" w14:textId="77777777" w:rsidTr="00C20D46">
        <w:trPr>
          <w:cantSplit/>
          <w:jc w:val="center"/>
        </w:trPr>
        <w:tc>
          <w:tcPr>
            <w:tcW w:w="200" w:type="pct"/>
            <w:tcBorders>
              <w:top w:val="single" w:sz="4" w:space="0" w:color="auto"/>
              <w:bottom w:val="single" w:sz="4" w:space="0" w:color="auto"/>
            </w:tcBorders>
          </w:tcPr>
          <w:p w14:paraId="50356E6F" w14:textId="77777777" w:rsidR="002B17B1" w:rsidRPr="002D60A8" w:rsidRDefault="002B17B1" w:rsidP="002D60A8">
            <w:pPr>
              <w:spacing w:before="60" w:after="60" w:line="240" w:lineRule="auto"/>
              <w:rPr>
                <w:rFonts w:cs="Arial"/>
                <w:sz w:val="18"/>
                <w:szCs w:val="18"/>
              </w:rPr>
            </w:pPr>
            <w:r w:rsidRPr="002D60A8">
              <w:rPr>
                <w:rFonts w:cs="Arial"/>
                <w:sz w:val="18"/>
                <w:szCs w:val="18"/>
              </w:rPr>
              <w:t>4</w:t>
            </w:r>
          </w:p>
        </w:tc>
        <w:tc>
          <w:tcPr>
            <w:tcW w:w="1270" w:type="pct"/>
            <w:tcBorders>
              <w:top w:val="single" w:sz="4" w:space="0" w:color="auto"/>
              <w:bottom w:val="single" w:sz="4" w:space="0" w:color="auto"/>
            </w:tcBorders>
          </w:tcPr>
          <w:p w14:paraId="2CDA7D1B"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editionDate</w:t>
            </w:r>
            <w:proofErr w:type="spellEnd"/>
          </w:p>
        </w:tc>
        <w:tc>
          <w:tcPr>
            <w:tcW w:w="1087" w:type="pct"/>
            <w:tcBorders>
              <w:top w:val="single" w:sz="4" w:space="0" w:color="auto"/>
              <w:bottom w:val="single" w:sz="4" w:space="0" w:color="auto"/>
            </w:tcBorders>
          </w:tcPr>
          <w:p w14:paraId="54FE340C"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DateTime</w:t>
            </w:r>
            <w:proofErr w:type="spellEnd"/>
          </w:p>
        </w:tc>
        <w:tc>
          <w:tcPr>
            <w:tcW w:w="2443" w:type="pct"/>
            <w:tcBorders>
              <w:top w:val="single" w:sz="4" w:space="0" w:color="auto"/>
              <w:bottom w:val="single" w:sz="4" w:space="0" w:color="auto"/>
            </w:tcBorders>
          </w:tcPr>
          <w:p w14:paraId="371F95E3" w14:textId="603248AC" w:rsidR="002B17B1" w:rsidRPr="002D60A8" w:rsidRDefault="009E40BB" w:rsidP="002233B4">
            <w:pPr>
              <w:spacing w:before="60" w:after="60" w:line="240" w:lineRule="auto"/>
              <w:rPr>
                <w:rFonts w:cs="Arial"/>
                <w:sz w:val="18"/>
                <w:szCs w:val="18"/>
              </w:rPr>
            </w:pPr>
            <w:ins w:id="718" w:author="Raphael Malyankar" w:date="2023-01-10T14:32:00Z">
              <w:r w:rsidRPr="009E40BB">
                <w:rPr>
                  <w:rFonts w:cs="Arial"/>
                  <w:sz w:val="18"/>
                  <w:szCs w:val="18"/>
                </w:rPr>
                <w:t>2022-12-31 (or later - see note)</w:t>
              </w:r>
            </w:ins>
            <w:del w:id="719" w:author="Raphael Malyankar" w:date="2023-01-10T14:32:00Z">
              <w:r w:rsidR="00D06273" w:rsidDel="009E40BB">
                <w:rPr>
                  <w:rFonts w:cs="Arial"/>
                  <w:sz w:val="18"/>
                  <w:szCs w:val="18"/>
                </w:rPr>
                <w:delText>TBD</w:delText>
              </w:r>
            </w:del>
          </w:p>
        </w:tc>
      </w:tr>
      <w:tr w:rsidR="000520A1" w:rsidRPr="002D60A8" w14:paraId="1F550F53" w14:textId="77777777" w:rsidTr="00C20D46">
        <w:trPr>
          <w:cantSplit/>
          <w:jc w:val="center"/>
        </w:trPr>
        <w:tc>
          <w:tcPr>
            <w:tcW w:w="200" w:type="pct"/>
            <w:tcBorders>
              <w:top w:val="single" w:sz="4" w:space="0" w:color="auto"/>
              <w:bottom w:val="single" w:sz="4" w:space="0" w:color="auto"/>
            </w:tcBorders>
          </w:tcPr>
          <w:p w14:paraId="34953CDC" w14:textId="77777777" w:rsidR="002B17B1" w:rsidRPr="002D60A8" w:rsidRDefault="002B17B1" w:rsidP="002D60A8">
            <w:pPr>
              <w:spacing w:before="60" w:after="60" w:line="240" w:lineRule="auto"/>
              <w:rPr>
                <w:rFonts w:cs="Arial"/>
                <w:sz w:val="18"/>
                <w:szCs w:val="18"/>
              </w:rPr>
            </w:pPr>
            <w:r w:rsidRPr="002D60A8">
              <w:rPr>
                <w:rFonts w:cs="Arial"/>
                <w:sz w:val="18"/>
                <w:szCs w:val="18"/>
              </w:rPr>
              <w:lastRenderedPageBreak/>
              <w:t>5</w:t>
            </w:r>
          </w:p>
        </w:tc>
        <w:tc>
          <w:tcPr>
            <w:tcW w:w="1270" w:type="pct"/>
            <w:tcBorders>
              <w:top w:val="single" w:sz="4" w:space="0" w:color="auto"/>
              <w:bottom w:val="single" w:sz="4" w:space="0" w:color="auto"/>
            </w:tcBorders>
          </w:tcPr>
          <w:p w14:paraId="5C4CA63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citedResponsibleParty</w:t>
            </w:r>
            <w:proofErr w:type="spellEnd"/>
          </w:p>
        </w:tc>
        <w:tc>
          <w:tcPr>
            <w:tcW w:w="1087" w:type="pct"/>
            <w:tcBorders>
              <w:top w:val="single" w:sz="4" w:space="0" w:color="auto"/>
              <w:bottom w:val="single" w:sz="4" w:space="0" w:color="auto"/>
            </w:tcBorders>
          </w:tcPr>
          <w:p w14:paraId="0391E4E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CI_Responsibility</w:t>
            </w:r>
            <w:proofErr w:type="spellEnd"/>
            <w:r w:rsidRPr="002D60A8">
              <w:rPr>
                <w:rFonts w:cs="Arial"/>
                <w:sz w:val="18"/>
                <w:szCs w:val="18"/>
              </w:rPr>
              <w:t xml:space="preserve"> (class)</w:t>
            </w:r>
          </w:p>
        </w:tc>
        <w:tc>
          <w:tcPr>
            <w:tcW w:w="2443" w:type="pct"/>
            <w:tcBorders>
              <w:top w:val="single" w:sz="4" w:space="0" w:color="auto"/>
              <w:bottom w:val="single" w:sz="4" w:space="0" w:color="auto"/>
            </w:tcBorders>
          </w:tcPr>
          <w:p w14:paraId="0F071FA1"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622F337" w14:textId="77777777" w:rsidTr="00C20D46">
        <w:trPr>
          <w:cantSplit/>
          <w:jc w:val="center"/>
        </w:trPr>
        <w:tc>
          <w:tcPr>
            <w:tcW w:w="200" w:type="pct"/>
            <w:tcBorders>
              <w:top w:val="single" w:sz="4" w:space="0" w:color="auto"/>
              <w:bottom w:val="single" w:sz="4" w:space="0" w:color="auto"/>
            </w:tcBorders>
          </w:tcPr>
          <w:p w14:paraId="1D39A099" w14:textId="77777777" w:rsidR="002B17B1" w:rsidRPr="002D60A8" w:rsidRDefault="002B17B1" w:rsidP="002D60A8">
            <w:pPr>
              <w:spacing w:before="60" w:after="60" w:line="240" w:lineRule="auto"/>
              <w:rPr>
                <w:rFonts w:cs="Arial"/>
                <w:sz w:val="18"/>
                <w:szCs w:val="18"/>
              </w:rPr>
            </w:pPr>
            <w:r w:rsidRPr="002D60A8">
              <w:rPr>
                <w:rFonts w:cs="Arial"/>
                <w:sz w:val="18"/>
                <w:szCs w:val="18"/>
              </w:rPr>
              <w:t>5.1</w:t>
            </w:r>
          </w:p>
        </w:tc>
        <w:tc>
          <w:tcPr>
            <w:tcW w:w="1270" w:type="pct"/>
            <w:tcBorders>
              <w:top w:val="single" w:sz="4" w:space="0" w:color="auto"/>
              <w:bottom w:val="single" w:sz="4" w:space="0" w:color="auto"/>
            </w:tcBorders>
          </w:tcPr>
          <w:p w14:paraId="46D2BEF6"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role</w:t>
            </w:r>
          </w:p>
        </w:tc>
        <w:tc>
          <w:tcPr>
            <w:tcW w:w="1087" w:type="pct"/>
            <w:tcBorders>
              <w:top w:val="single" w:sz="4" w:space="0" w:color="auto"/>
              <w:bottom w:val="single" w:sz="4" w:space="0" w:color="auto"/>
            </w:tcBorders>
          </w:tcPr>
          <w:p w14:paraId="1DF4B1BF"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CI_RoleCode</w:t>
            </w:r>
            <w:proofErr w:type="spellEnd"/>
            <w:r w:rsidRPr="002D60A8">
              <w:rPr>
                <w:rFonts w:cs="Arial"/>
                <w:sz w:val="18"/>
                <w:szCs w:val="18"/>
              </w:rPr>
              <w:t xml:space="preserve"> (ISO </w:t>
            </w:r>
            <w:proofErr w:type="spellStart"/>
            <w:r w:rsidRPr="002D60A8">
              <w:rPr>
                <w:rFonts w:cs="Arial"/>
                <w:sz w:val="18"/>
                <w:szCs w:val="18"/>
              </w:rPr>
              <w:t>codelist</w:t>
            </w:r>
            <w:proofErr w:type="spellEnd"/>
            <w:r w:rsidRPr="002D60A8">
              <w:rPr>
                <w:rFonts w:cs="Arial"/>
                <w:sz w:val="18"/>
                <w:szCs w:val="18"/>
              </w:rPr>
              <w:t>)</w:t>
            </w:r>
          </w:p>
        </w:tc>
        <w:tc>
          <w:tcPr>
            <w:tcW w:w="2443" w:type="pct"/>
            <w:tcBorders>
              <w:top w:val="single" w:sz="4" w:space="0" w:color="auto"/>
              <w:bottom w:val="single" w:sz="4" w:space="0" w:color="auto"/>
            </w:tcBorders>
          </w:tcPr>
          <w:p w14:paraId="4F539FB6" w14:textId="77777777" w:rsidR="002B17B1" w:rsidRPr="002D60A8" w:rsidRDefault="002B17B1" w:rsidP="002D60A8">
            <w:pPr>
              <w:spacing w:before="60" w:after="60" w:line="240" w:lineRule="auto"/>
              <w:rPr>
                <w:rFonts w:cs="Arial"/>
                <w:sz w:val="18"/>
                <w:szCs w:val="18"/>
              </w:rPr>
            </w:pPr>
            <w:r w:rsidRPr="002D60A8">
              <w:rPr>
                <w:rFonts w:cs="Arial"/>
                <w:sz w:val="18"/>
                <w:szCs w:val="18"/>
              </w:rPr>
              <w:t>publisher</w:t>
            </w:r>
          </w:p>
        </w:tc>
      </w:tr>
      <w:tr w:rsidR="000520A1" w:rsidRPr="002D60A8" w14:paraId="1088B486" w14:textId="77777777" w:rsidTr="00C20D46">
        <w:trPr>
          <w:cantSplit/>
          <w:jc w:val="center"/>
        </w:trPr>
        <w:tc>
          <w:tcPr>
            <w:tcW w:w="200" w:type="pct"/>
            <w:tcBorders>
              <w:top w:val="single" w:sz="4" w:space="0" w:color="auto"/>
              <w:bottom w:val="single" w:sz="4" w:space="0" w:color="auto"/>
            </w:tcBorders>
          </w:tcPr>
          <w:p w14:paraId="15D9669D" w14:textId="77777777" w:rsidR="002B17B1" w:rsidRPr="002D60A8" w:rsidRDefault="002B17B1" w:rsidP="002D60A8">
            <w:pPr>
              <w:spacing w:before="60" w:after="60" w:line="240" w:lineRule="auto"/>
              <w:rPr>
                <w:rFonts w:cs="Arial"/>
                <w:sz w:val="18"/>
                <w:szCs w:val="18"/>
              </w:rPr>
            </w:pPr>
            <w:r w:rsidRPr="002D60A8">
              <w:rPr>
                <w:rFonts w:cs="Arial"/>
                <w:sz w:val="18"/>
                <w:szCs w:val="18"/>
              </w:rPr>
              <w:t>5.2</w:t>
            </w:r>
          </w:p>
        </w:tc>
        <w:tc>
          <w:tcPr>
            <w:tcW w:w="1270" w:type="pct"/>
            <w:tcBorders>
              <w:top w:val="single" w:sz="4" w:space="0" w:color="auto"/>
              <w:bottom w:val="single" w:sz="4" w:space="0" w:color="auto"/>
            </w:tcBorders>
          </w:tcPr>
          <w:p w14:paraId="5042628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party</w:t>
            </w:r>
          </w:p>
        </w:tc>
        <w:tc>
          <w:tcPr>
            <w:tcW w:w="1087" w:type="pct"/>
            <w:tcBorders>
              <w:top w:val="single" w:sz="4" w:space="0" w:color="auto"/>
              <w:bottom w:val="single" w:sz="4" w:space="0" w:color="auto"/>
            </w:tcBorders>
          </w:tcPr>
          <w:p w14:paraId="1DCA0E63"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CI_Organisation</w:t>
            </w:r>
            <w:proofErr w:type="spellEnd"/>
            <w:r w:rsidRPr="002D60A8">
              <w:rPr>
                <w:rFonts w:cs="Arial"/>
                <w:sz w:val="18"/>
                <w:szCs w:val="18"/>
              </w:rPr>
              <w:t xml:space="preserve"> (class)</w:t>
            </w:r>
          </w:p>
        </w:tc>
        <w:tc>
          <w:tcPr>
            <w:tcW w:w="2443" w:type="pct"/>
            <w:tcBorders>
              <w:top w:val="single" w:sz="4" w:space="0" w:color="auto"/>
              <w:bottom w:val="single" w:sz="4" w:space="0" w:color="auto"/>
            </w:tcBorders>
          </w:tcPr>
          <w:p w14:paraId="6B96BAC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74003A06" w14:textId="77777777" w:rsidTr="00C20D46">
        <w:trPr>
          <w:cantSplit/>
          <w:jc w:val="center"/>
        </w:trPr>
        <w:tc>
          <w:tcPr>
            <w:tcW w:w="200" w:type="pct"/>
            <w:tcBorders>
              <w:top w:val="single" w:sz="4" w:space="0" w:color="auto"/>
              <w:bottom w:val="single" w:sz="4" w:space="0" w:color="auto"/>
            </w:tcBorders>
          </w:tcPr>
          <w:p w14:paraId="678223C3" w14:textId="77777777" w:rsidR="002B17B1" w:rsidRPr="002D60A8" w:rsidRDefault="002B17B1" w:rsidP="002D60A8">
            <w:pPr>
              <w:spacing w:before="60" w:after="60" w:line="240" w:lineRule="auto"/>
              <w:rPr>
                <w:rFonts w:cs="Arial"/>
                <w:sz w:val="18"/>
                <w:szCs w:val="18"/>
              </w:rPr>
            </w:pPr>
            <w:r w:rsidRPr="002D60A8">
              <w:rPr>
                <w:rFonts w:cs="Arial"/>
                <w:sz w:val="18"/>
                <w:szCs w:val="18"/>
              </w:rPr>
              <w:t>5.2.1</w:t>
            </w:r>
          </w:p>
        </w:tc>
        <w:tc>
          <w:tcPr>
            <w:tcW w:w="1270" w:type="pct"/>
            <w:tcBorders>
              <w:top w:val="single" w:sz="4" w:space="0" w:color="auto"/>
              <w:bottom w:val="single" w:sz="4" w:space="0" w:color="auto"/>
            </w:tcBorders>
          </w:tcPr>
          <w:p w14:paraId="06A2DAB1"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1087" w:type="pct"/>
            <w:tcBorders>
              <w:top w:val="single" w:sz="4" w:space="0" w:color="auto"/>
              <w:bottom w:val="single" w:sz="4" w:space="0" w:color="auto"/>
            </w:tcBorders>
          </w:tcPr>
          <w:p w14:paraId="30AC6C8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2443" w:type="pct"/>
            <w:tcBorders>
              <w:top w:val="single" w:sz="4" w:space="0" w:color="auto"/>
              <w:bottom w:val="single" w:sz="4" w:space="0" w:color="auto"/>
            </w:tcBorders>
          </w:tcPr>
          <w:p w14:paraId="61CC41AB" w14:textId="77777777" w:rsidR="002B17B1" w:rsidRPr="002D60A8" w:rsidRDefault="002B17B1" w:rsidP="002D60A8">
            <w:pPr>
              <w:spacing w:before="60" w:after="60" w:line="240" w:lineRule="auto"/>
              <w:rPr>
                <w:rFonts w:cs="Arial"/>
                <w:sz w:val="18"/>
                <w:szCs w:val="18"/>
              </w:rPr>
            </w:pPr>
            <w:r w:rsidRPr="002D60A8">
              <w:rPr>
                <w:rFonts w:cs="Arial"/>
                <w:sz w:val="18"/>
                <w:szCs w:val="18"/>
              </w:rPr>
              <w:t>International Hydrographic Organization</w:t>
            </w:r>
          </w:p>
        </w:tc>
      </w:tr>
      <w:tr w:rsidR="000520A1" w:rsidRPr="002D60A8" w14:paraId="450CE65F" w14:textId="77777777" w:rsidTr="00C20D46">
        <w:trPr>
          <w:cantSplit/>
          <w:jc w:val="center"/>
        </w:trPr>
        <w:tc>
          <w:tcPr>
            <w:tcW w:w="200" w:type="pct"/>
            <w:tcBorders>
              <w:top w:val="single" w:sz="4" w:space="0" w:color="auto"/>
              <w:bottom w:val="single" w:sz="4" w:space="0" w:color="auto"/>
            </w:tcBorders>
          </w:tcPr>
          <w:p w14:paraId="47BEF084" w14:textId="77777777" w:rsidR="002B17B1" w:rsidRPr="002D60A8" w:rsidRDefault="002B17B1" w:rsidP="002D60A8">
            <w:pPr>
              <w:spacing w:before="60" w:after="60" w:line="240" w:lineRule="auto"/>
              <w:rPr>
                <w:rFonts w:cs="Arial"/>
                <w:sz w:val="18"/>
                <w:szCs w:val="18"/>
              </w:rPr>
            </w:pPr>
            <w:r w:rsidRPr="002D60A8">
              <w:rPr>
                <w:rFonts w:cs="Arial"/>
                <w:sz w:val="18"/>
                <w:szCs w:val="18"/>
              </w:rPr>
              <w:t>6</w:t>
            </w:r>
          </w:p>
        </w:tc>
        <w:tc>
          <w:tcPr>
            <w:tcW w:w="1270" w:type="pct"/>
            <w:tcBorders>
              <w:top w:val="single" w:sz="4" w:space="0" w:color="auto"/>
              <w:bottom w:val="single" w:sz="4" w:space="0" w:color="auto"/>
            </w:tcBorders>
          </w:tcPr>
          <w:p w14:paraId="031DC702"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otherCitationDetails</w:t>
            </w:r>
            <w:proofErr w:type="spellEnd"/>
          </w:p>
        </w:tc>
        <w:tc>
          <w:tcPr>
            <w:tcW w:w="1087" w:type="pct"/>
            <w:tcBorders>
              <w:top w:val="single" w:sz="4" w:space="0" w:color="auto"/>
              <w:bottom w:val="single" w:sz="4" w:space="0" w:color="auto"/>
            </w:tcBorders>
          </w:tcPr>
          <w:p w14:paraId="28683D0B"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2443" w:type="pct"/>
            <w:tcBorders>
              <w:top w:val="single" w:sz="4" w:space="0" w:color="auto"/>
              <w:bottom w:val="single" w:sz="4" w:space="0" w:color="auto"/>
            </w:tcBorders>
          </w:tcPr>
          <w:p w14:paraId="41FA9402" w14:textId="11537C31" w:rsidR="002B17B1" w:rsidRPr="002D60A8" w:rsidRDefault="002B17B1" w:rsidP="002D60A8">
            <w:pPr>
              <w:spacing w:before="60" w:after="60" w:line="240" w:lineRule="auto"/>
              <w:rPr>
                <w:rFonts w:cs="Arial"/>
                <w:sz w:val="18"/>
                <w:szCs w:val="18"/>
              </w:rPr>
            </w:pPr>
            <w:r w:rsidRPr="002D60A8">
              <w:rPr>
                <w:rFonts w:cs="Arial"/>
                <w:sz w:val="18"/>
                <w:szCs w:val="18"/>
              </w:rPr>
              <w:t>(</w:t>
            </w:r>
            <w:del w:id="720" w:author="Raphael Malyankar" w:date="2023-01-10T14:37:00Z">
              <w:r w:rsidR="000F6550" w:rsidDel="00FE0225">
                <w:rPr>
                  <w:rFonts w:cs="Arial"/>
                  <w:sz w:val="18"/>
                  <w:szCs w:val="18"/>
                </w:rPr>
                <w:delText>TBD</w:delText>
              </w:r>
            </w:del>
            <w:ins w:id="721" w:author="Raphael Malyankar" w:date="2023-01-10T14:37:00Z">
              <w:r w:rsidR="00FE0225">
                <w:rPr>
                  <w:rFonts w:cs="Arial"/>
                  <w:sz w:val="18"/>
                  <w:szCs w:val="18"/>
                </w:rPr>
                <w:t>reserved</w:t>
              </w:r>
            </w:ins>
            <w:r w:rsidR="000F6550">
              <w:rPr>
                <w:rFonts w:cs="Arial"/>
                <w:sz w:val="18"/>
                <w:szCs w:val="18"/>
              </w:rPr>
              <w:t>)</w:t>
            </w:r>
          </w:p>
        </w:tc>
      </w:tr>
      <w:tr w:rsidR="000520A1" w:rsidRPr="002D60A8" w14:paraId="2FC2F67C" w14:textId="77777777" w:rsidTr="00C20D46">
        <w:trPr>
          <w:cantSplit/>
          <w:jc w:val="center"/>
        </w:trPr>
        <w:tc>
          <w:tcPr>
            <w:tcW w:w="200" w:type="pct"/>
            <w:tcBorders>
              <w:top w:val="single" w:sz="4" w:space="0" w:color="auto"/>
              <w:bottom w:val="single" w:sz="4" w:space="0" w:color="auto"/>
            </w:tcBorders>
          </w:tcPr>
          <w:p w14:paraId="1AEE9598" w14:textId="77777777" w:rsidR="002B17B1" w:rsidRPr="002D60A8" w:rsidRDefault="002B17B1" w:rsidP="002D60A8">
            <w:pPr>
              <w:spacing w:before="60" w:after="60" w:line="240" w:lineRule="auto"/>
              <w:rPr>
                <w:rFonts w:cs="Arial"/>
                <w:sz w:val="18"/>
                <w:szCs w:val="18"/>
              </w:rPr>
            </w:pPr>
            <w:r w:rsidRPr="002D60A8">
              <w:rPr>
                <w:rFonts w:cs="Arial"/>
                <w:sz w:val="18"/>
                <w:szCs w:val="18"/>
              </w:rPr>
              <w:t>7</w:t>
            </w:r>
          </w:p>
        </w:tc>
        <w:tc>
          <w:tcPr>
            <w:tcW w:w="1270" w:type="pct"/>
            <w:tcBorders>
              <w:top w:val="single" w:sz="4" w:space="0" w:color="auto"/>
              <w:bottom w:val="single" w:sz="4" w:space="0" w:color="auto"/>
            </w:tcBorders>
          </w:tcPr>
          <w:p w14:paraId="4DED9BD8"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w:t>
            </w:r>
            <w:proofErr w:type="spellStart"/>
            <w:r w:rsidRPr="002D60A8">
              <w:rPr>
                <w:rFonts w:cs="Arial"/>
                <w:sz w:val="18"/>
                <w:szCs w:val="18"/>
              </w:rPr>
              <w:t>onlineResource</w:t>
            </w:r>
            <w:proofErr w:type="spellEnd"/>
          </w:p>
        </w:tc>
        <w:tc>
          <w:tcPr>
            <w:tcW w:w="1087" w:type="pct"/>
            <w:tcBorders>
              <w:top w:val="single" w:sz="4" w:space="0" w:color="auto"/>
              <w:bottom w:val="single" w:sz="4" w:space="0" w:color="auto"/>
            </w:tcBorders>
          </w:tcPr>
          <w:p w14:paraId="2F808D14"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CI_OnlineResource</w:t>
            </w:r>
            <w:proofErr w:type="spellEnd"/>
            <w:r w:rsidRPr="002D60A8">
              <w:rPr>
                <w:rFonts w:cs="Arial"/>
                <w:sz w:val="18"/>
                <w:szCs w:val="18"/>
              </w:rPr>
              <w:t xml:space="preserve"> (class)</w:t>
            </w:r>
          </w:p>
        </w:tc>
        <w:tc>
          <w:tcPr>
            <w:tcW w:w="2443" w:type="pct"/>
            <w:tcBorders>
              <w:top w:val="single" w:sz="4" w:space="0" w:color="auto"/>
              <w:bottom w:val="single" w:sz="4" w:space="0" w:color="auto"/>
            </w:tcBorders>
          </w:tcPr>
          <w:p w14:paraId="71B10969" w14:textId="77777777" w:rsidR="002B17B1" w:rsidRPr="002D60A8" w:rsidRDefault="002B17B1" w:rsidP="002D60A8">
            <w:pPr>
              <w:spacing w:before="60" w:after="60" w:line="240" w:lineRule="auto"/>
              <w:rPr>
                <w:rFonts w:cs="Arial"/>
                <w:sz w:val="18"/>
                <w:szCs w:val="18"/>
              </w:rPr>
            </w:pPr>
            <w:r w:rsidRPr="002D60A8">
              <w:rPr>
                <w:rFonts w:cs="Arial"/>
                <w:sz w:val="18"/>
                <w:szCs w:val="18"/>
              </w:rPr>
              <w:t>--</w:t>
            </w:r>
          </w:p>
        </w:tc>
      </w:tr>
      <w:tr w:rsidR="000520A1" w:rsidRPr="002D60A8" w14:paraId="58B559B4" w14:textId="77777777" w:rsidTr="00C20D46">
        <w:trPr>
          <w:cantSplit/>
          <w:jc w:val="center"/>
        </w:trPr>
        <w:tc>
          <w:tcPr>
            <w:tcW w:w="200" w:type="pct"/>
            <w:tcBorders>
              <w:top w:val="single" w:sz="4" w:space="0" w:color="auto"/>
              <w:bottom w:val="single" w:sz="4" w:space="0" w:color="auto"/>
            </w:tcBorders>
          </w:tcPr>
          <w:p w14:paraId="6576B7E7" w14:textId="77777777" w:rsidR="002B17B1" w:rsidRPr="002D60A8" w:rsidRDefault="002B17B1" w:rsidP="002D60A8">
            <w:pPr>
              <w:spacing w:before="60" w:after="60" w:line="240" w:lineRule="auto"/>
              <w:rPr>
                <w:rFonts w:cs="Arial"/>
                <w:sz w:val="18"/>
                <w:szCs w:val="18"/>
              </w:rPr>
            </w:pPr>
            <w:r w:rsidRPr="002D60A8">
              <w:rPr>
                <w:rFonts w:cs="Arial"/>
                <w:sz w:val="18"/>
                <w:szCs w:val="18"/>
              </w:rPr>
              <w:t>7.1</w:t>
            </w:r>
          </w:p>
        </w:tc>
        <w:tc>
          <w:tcPr>
            <w:tcW w:w="1270" w:type="pct"/>
            <w:tcBorders>
              <w:top w:val="single" w:sz="4" w:space="0" w:color="auto"/>
              <w:bottom w:val="single" w:sz="4" w:space="0" w:color="auto"/>
            </w:tcBorders>
          </w:tcPr>
          <w:p w14:paraId="167A165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linkage</w:t>
            </w:r>
          </w:p>
        </w:tc>
        <w:tc>
          <w:tcPr>
            <w:tcW w:w="1087" w:type="pct"/>
            <w:tcBorders>
              <w:top w:val="single" w:sz="4" w:space="0" w:color="auto"/>
              <w:bottom w:val="single" w:sz="4" w:space="0" w:color="auto"/>
            </w:tcBorders>
          </w:tcPr>
          <w:p w14:paraId="64B830B7"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r w:rsidRPr="002D60A8">
              <w:rPr>
                <w:rFonts w:cs="Arial"/>
                <w:sz w:val="18"/>
                <w:szCs w:val="18"/>
              </w:rPr>
              <w:t xml:space="preserve"> (URL)</w:t>
            </w:r>
          </w:p>
        </w:tc>
        <w:tc>
          <w:tcPr>
            <w:tcW w:w="2443" w:type="pct"/>
            <w:tcBorders>
              <w:top w:val="single" w:sz="4" w:space="0" w:color="auto"/>
              <w:bottom w:val="single" w:sz="4" w:space="0" w:color="auto"/>
            </w:tcBorders>
          </w:tcPr>
          <w:p w14:paraId="0931DB43" w14:textId="2E1758C7" w:rsidR="002B17B1" w:rsidRPr="002D60A8" w:rsidRDefault="009E40BB" w:rsidP="002233B4">
            <w:pPr>
              <w:spacing w:before="60" w:after="60" w:line="240" w:lineRule="auto"/>
              <w:rPr>
                <w:rFonts w:cs="Arial"/>
                <w:sz w:val="18"/>
                <w:szCs w:val="18"/>
              </w:rPr>
            </w:pPr>
            <w:hyperlink r:id="rId51" w:history="1">
              <w:r w:rsidR="002233B4" w:rsidRPr="006766CB">
                <w:rPr>
                  <w:rStyle w:val="Hyperlink"/>
                  <w:rFonts w:cs="Arial"/>
                  <w:sz w:val="18"/>
                  <w:szCs w:val="18"/>
                  <w:lang w:val="en-GB"/>
                </w:rPr>
                <w:t>https://registry.iho.int/</w:t>
              </w:r>
            </w:hyperlink>
          </w:p>
        </w:tc>
      </w:tr>
      <w:tr w:rsidR="000520A1" w:rsidRPr="002D60A8" w14:paraId="0D608267" w14:textId="77777777" w:rsidTr="00C20D46">
        <w:trPr>
          <w:cantSplit/>
          <w:jc w:val="center"/>
        </w:trPr>
        <w:tc>
          <w:tcPr>
            <w:tcW w:w="200" w:type="pct"/>
            <w:tcBorders>
              <w:top w:val="single" w:sz="4" w:space="0" w:color="auto"/>
              <w:bottom w:val="single" w:sz="4" w:space="0" w:color="auto"/>
            </w:tcBorders>
          </w:tcPr>
          <w:p w14:paraId="403F295B" w14:textId="77777777" w:rsidR="002B17B1" w:rsidRPr="002D60A8" w:rsidRDefault="002B17B1" w:rsidP="002D60A8">
            <w:pPr>
              <w:spacing w:before="60" w:after="60" w:line="240" w:lineRule="auto"/>
              <w:rPr>
                <w:rFonts w:cs="Arial"/>
                <w:sz w:val="18"/>
                <w:szCs w:val="18"/>
              </w:rPr>
            </w:pPr>
            <w:r w:rsidRPr="002D60A8">
              <w:rPr>
                <w:rFonts w:cs="Arial"/>
                <w:sz w:val="18"/>
                <w:szCs w:val="18"/>
              </w:rPr>
              <w:t>7.2</w:t>
            </w:r>
          </w:p>
        </w:tc>
        <w:tc>
          <w:tcPr>
            <w:tcW w:w="1270" w:type="pct"/>
            <w:tcBorders>
              <w:top w:val="single" w:sz="4" w:space="0" w:color="auto"/>
              <w:bottom w:val="single" w:sz="4" w:space="0" w:color="auto"/>
            </w:tcBorders>
          </w:tcPr>
          <w:p w14:paraId="52224F2A"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name</w:t>
            </w:r>
          </w:p>
        </w:tc>
        <w:tc>
          <w:tcPr>
            <w:tcW w:w="1087" w:type="pct"/>
            <w:tcBorders>
              <w:top w:val="single" w:sz="4" w:space="0" w:color="auto"/>
              <w:bottom w:val="single" w:sz="4" w:space="0" w:color="auto"/>
            </w:tcBorders>
          </w:tcPr>
          <w:p w14:paraId="0943E690"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2443" w:type="pct"/>
            <w:tcBorders>
              <w:top w:val="single" w:sz="4" w:space="0" w:color="auto"/>
              <w:bottom w:val="single" w:sz="4" w:space="0" w:color="auto"/>
            </w:tcBorders>
          </w:tcPr>
          <w:p w14:paraId="0CF0CFCC" w14:textId="09DFA7F0" w:rsidR="002B17B1" w:rsidRPr="002D60A8" w:rsidRDefault="002B17B1" w:rsidP="002233B4">
            <w:pPr>
              <w:spacing w:before="60" w:after="60" w:line="240" w:lineRule="auto"/>
              <w:rPr>
                <w:rFonts w:cs="Arial"/>
                <w:sz w:val="18"/>
                <w:szCs w:val="18"/>
              </w:rPr>
            </w:pPr>
            <w:r w:rsidRPr="002D60A8">
              <w:rPr>
                <w:rFonts w:cs="Arial"/>
                <w:sz w:val="18"/>
                <w:szCs w:val="18"/>
              </w:rPr>
              <w:t>S-1</w:t>
            </w:r>
            <w:r w:rsidR="000F6550">
              <w:rPr>
                <w:rFonts w:cs="Arial"/>
                <w:sz w:val="18"/>
                <w:szCs w:val="18"/>
              </w:rPr>
              <w:t>3</w:t>
            </w:r>
            <w:r w:rsidRPr="002D60A8">
              <w:rPr>
                <w:rFonts w:cs="Arial"/>
                <w:sz w:val="18"/>
                <w:szCs w:val="18"/>
              </w:rPr>
              <w:t xml:space="preserve">1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w:t>
            </w:r>
          </w:p>
        </w:tc>
      </w:tr>
      <w:tr w:rsidR="000520A1" w:rsidRPr="002D60A8" w14:paraId="7A04DA8C" w14:textId="77777777" w:rsidTr="00C20D46">
        <w:trPr>
          <w:cantSplit/>
          <w:jc w:val="center"/>
        </w:trPr>
        <w:tc>
          <w:tcPr>
            <w:tcW w:w="200" w:type="pct"/>
            <w:tcBorders>
              <w:top w:val="single" w:sz="4" w:space="0" w:color="auto"/>
            </w:tcBorders>
          </w:tcPr>
          <w:p w14:paraId="4A777339" w14:textId="77777777" w:rsidR="002B17B1" w:rsidRPr="002D60A8" w:rsidRDefault="002B17B1" w:rsidP="002D60A8">
            <w:pPr>
              <w:spacing w:before="60" w:after="60" w:line="240" w:lineRule="auto"/>
              <w:rPr>
                <w:rFonts w:cs="Arial"/>
                <w:sz w:val="18"/>
                <w:szCs w:val="18"/>
              </w:rPr>
            </w:pPr>
            <w:r w:rsidRPr="002D60A8">
              <w:rPr>
                <w:rFonts w:cs="Arial"/>
                <w:sz w:val="18"/>
                <w:szCs w:val="18"/>
              </w:rPr>
              <w:t>7.3</w:t>
            </w:r>
          </w:p>
        </w:tc>
        <w:tc>
          <w:tcPr>
            <w:tcW w:w="1270" w:type="pct"/>
            <w:tcBorders>
              <w:top w:val="single" w:sz="4" w:space="0" w:color="auto"/>
            </w:tcBorders>
          </w:tcPr>
          <w:p w14:paraId="638C2853" w14:textId="77777777" w:rsidR="002B17B1" w:rsidRPr="002D60A8" w:rsidRDefault="002B17B1" w:rsidP="002D60A8">
            <w:pPr>
              <w:spacing w:before="60" w:after="60" w:line="240" w:lineRule="auto"/>
              <w:rPr>
                <w:rFonts w:cs="Arial"/>
                <w:sz w:val="18"/>
                <w:szCs w:val="18"/>
              </w:rPr>
            </w:pPr>
            <w:r w:rsidRPr="002D60A8">
              <w:rPr>
                <w:rFonts w:cs="Arial"/>
                <w:sz w:val="18"/>
                <w:szCs w:val="18"/>
              </w:rPr>
              <w:t xml:space="preserve">        description</w:t>
            </w:r>
          </w:p>
        </w:tc>
        <w:tc>
          <w:tcPr>
            <w:tcW w:w="1087" w:type="pct"/>
            <w:tcBorders>
              <w:top w:val="single" w:sz="4" w:space="0" w:color="auto"/>
            </w:tcBorders>
          </w:tcPr>
          <w:p w14:paraId="12F3D118" w14:textId="77777777" w:rsidR="002B17B1" w:rsidRPr="002D60A8" w:rsidRDefault="002B17B1" w:rsidP="002D60A8">
            <w:pPr>
              <w:spacing w:before="60" w:after="60" w:line="240" w:lineRule="auto"/>
              <w:rPr>
                <w:rFonts w:cs="Arial"/>
                <w:sz w:val="18"/>
                <w:szCs w:val="18"/>
              </w:rPr>
            </w:pPr>
            <w:proofErr w:type="spellStart"/>
            <w:r w:rsidRPr="002D60A8">
              <w:rPr>
                <w:rFonts w:cs="Arial"/>
                <w:sz w:val="18"/>
                <w:szCs w:val="18"/>
              </w:rPr>
              <w:t>CharacterString</w:t>
            </w:r>
            <w:proofErr w:type="spellEnd"/>
          </w:p>
        </w:tc>
        <w:tc>
          <w:tcPr>
            <w:tcW w:w="2443" w:type="pct"/>
            <w:tcBorders>
              <w:top w:val="single" w:sz="4" w:space="0" w:color="auto"/>
            </w:tcBorders>
          </w:tcPr>
          <w:p w14:paraId="2EA95080" w14:textId="227BFDF6" w:rsidR="002B17B1" w:rsidRPr="002D60A8" w:rsidRDefault="002B17B1" w:rsidP="002233B4">
            <w:pPr>
              <w:spacing w:before="60" w:after="60" w:line="240" w:lineRule="auto"/>
              <w:rPr>
                <w:rFonts w:cs="Arial"/>
                <w:sz w:val="18"/>
                <w:szCs w:val="18"/>
              </w:rPr>
            </w:pPr>
            <w:r w:rsidRPr="002D60A8">
              <w:rPr>
                <w:rFonts w:cs="Arial"/>
                <w:sz w:val="18"/>
                <w:szCs w:val="18"/>
              </w:rPr>
              <w:t xml:space="preserve">XML </w:t>
            </w:r>
            <w:r w:rsidR="002233B4">
              <w:rPr>
                <w:rFonts w:cs="Arial"/>
                <w:sz w:val="18"/>
                <w:szCs w:val="18"/>
              </w:rPr>
              <w:t>P</w:t>
            </w:r>
            <w:r w:rsidRPr="002D60A8">
              <w:rPr>
                <w:rFonts w:cs="Arial"/>
                <w:sz w:val="18"/>
                <w:szCs w:val="18"/>
              </w:rPr>
              <w:t xml:space="preserve">ortrayal </w:t>
            </w:r>
            <w:r w:rsidR="002233B4">
              <w:rPr>
                <w:rFonts w:cs="Arial"/>
                <w:sz w:val="18"/>
                <w:szCs w:val="18"/>
              </w:rPr>
              <w:t>C</w:t>
            </w:r>
            <w:r w:rsidRPr="002D60A8">
              <w:rPr>
                <w:rFonts w:cs="Arial"/>
                <w:sz w:val="18"/>
                <w:szCs w:val="18"/>
              </w:rPr>
              <w:t>atalogue accompanied by related files for symbo</w:t>
            </w:r>
            <w:r w:rsidR="002233B4">
              <w:rPr>
                <w:rFonts w:cs="Arial"/>
                <w:sz w:val="18"/>
                <w:szCs w:val="18"/>
              </w:rPr>
              <w:t>ls, colour profiles, rules, etc</w:t>
            </w:r>
          </w:p>
        </w:tc>
      </w:tr>
    </w:tbl>
    <w:p w14:paraId="5BE9850D" w14:textId="4AC6DAB8" w:rsidR="002D60A8" w:rsidRDefault="002D60A8" w:rsidP="002D60A8">
      <w:pPr>
        <w:spacing w:after="0" w:line="240" w:lineRule="auto"/>
        <w:rPr>
          <w:ins w:id="722" w:author="Raphael Malyankar" w:date="2023-01-10T14:31:00Z"/>
        </w:rPr>
      </w:pPr>
    </w:p>
    <w:p w14:paraId="49C1AF9E" w14:textId="1E258A15" w:rsidR="009E40BB" w:rsidRDefault="009E40BB" w:rsidP="002D60A8">
      <w:pPr>
        <w:spacing w:after="0" w:line="240" w:lineRule="auto"/>
        <w:rPr>
          <w:ins w:id="723" w:author="Raphael Malyankar" w:date="2023-01-10T14:32:00Z"/>
        </w:rPr>
      </w:pPr>
      <w:ins w:id="724" w:author="Raphael Malyankar" w:date="2023-01-10T14:31:00Z">
        <w:r>
          <w:t xml:space="preserve">NOTE: </w:t>
        </w:r>
      </w:ins>
      <w:ins w:id="725" w:author="Raphael Malyankar" w:date="2023-01-10T14:33:00Z">
        <w:r>
          <w:t xml:space="preserve">As of the preparation of this document, </w:t>
        </w:r>
      </w:ins>
      <w:ins w:id="726" w:author="Raphael Malyankar" w:date="2023-01-10T14:34:00Z">
        <w:r>
          <w:t>development</w:t>
        </w:r>
      </w:ins>
      <w:ins w:id="727" w:author="Raphael Malyankar" w:date="2023-01-10T14:33:00Z">
        <w:r>
          <w:t xml:space="preserve"> tools and viewers </w:t>
        </w:r>
      </w:ins>
      <w:ins w:id="728" w:author="Raphael Malyankar" w:date="2023-01-10T14:34:00Z">
        <w:r>
          <w:t>for S-100 GML datasets using S-100</w:t>
        </w:r>
      </w:ins>
      <w:ins w:id="729" w:author="Raphael Malyankar" w:date="2023-01-10T14:37:00Z">
        <w:r w:rsidR="006F4E6C">
          <w:t>-conformant</w:t>
        </w:r>
      </w:ins>
      <w:ins w:id="730" w:author="Raphael Malyankar" w:date="2023-01-10T14:34:00Z">
        <w:r>
          <w:t xml:space="preserve"> portrayal catalogues are</w:t>
        </w:r>
      </w:ins>
      <w:ins w:id="731" w:author="Raphael Malyankar" w:date="2023-01-10T14:35:00Z">
        <w:r>
          <w:t xml:space="preserve"> not available. The portrayal catalogue may therefore need to be updated and later builds with later </w:t>
        </w:r>
      </w:ins>
      <w:ins w:id="732" w:author="Raphael Malyankar" w:date="2023-01-10T14:36:00Z">
        <w:r w:rsidR="00F42909">
          <w:t xml:space="preserve">dates may become available as development tools and viewers are updated. </w:t>
        </w:r>
      </w:ins>
      <w:ins w:id="733" w:author="Raphael Malyankar" w:date="2023-01-10T14:34:00Z">
        <w:r>
          <w:t xml:space="preserve"> </w:t>
        </w:r>
      </w:ins>
    </w:p>
    <w:p w14:paraId="168BDB66" w14:textId="77777777" w:rsidR="009E40BB" w:rsidRDefault="009E40BB" w:rsidP="002D60A8">
      <w:pPr>
        <w:spacing w:after="0" w:line="240" w:lineRule="auto"/>
        <w:rPr>
          <w:ins w:id="734" w:author="Raphael Malyankar" w:date="2022-11-15T19:23:00Z"/>
        </w:rPr>
      </w:pPr>
    </w:p>
    <w:p w14:paraId="2BF9D1CC" w14:textId="6719C95B" w:rsidR="00563317" w:rsidRDefault="00563317" w:rsidP="0052329A">
      <w:pPr>
        <w:pStyle w:val="Heading2"/>
        <w:rPr>
          <w:ins w:id="735" w:author="Raphael Malyankar" w:date="2022-11-16T16:41:00Z"/>
        </w:rPr>
      </w:pPr>
      <w:bookmarkStart w:id="736" w:name="_Toc120228671"/>
      <w:ins w:id="737" w:author="Raphael Malyankar" w:date="2022-11-16T16:41:00Z">
        <w:r>
          <w:t xml:space="preserve">General </w:t>
        </w:r>
      </w:ins>
      <w:ins w:id="738" w:author="Raphael Malyankar" w:date="2022-11-17T00:34:00Z">
        <w:r w:rsidR="001E339E">
          <w:t>rules and guidelines</w:t>
        </w:r>
      </w:ins>
      <w:bookmarkEnd w:id="736"/>
    </w:p>
    <w:p w14:paraId="3CE8883A" w14:textId="69A3A47E" w:rsidR="00721108" w:rsidRDefault="00A9201F" w:rsidP="00721108">
      <w:pPr>
        <w:pStyle w:val="Heading3"/>
        <w:rPr>
          <w:ins w:id="739" w:author="Raphael Malyankar" w:date="2022-11-16T16:58:00Z"/>
        </w:rPr>
      </w:pPr>
      <w:bookmarkStart w:id="740" w:name="_Toc120228672"/>
      <w:ins w:id="741" w:author="Raphael Malyankar" w:date="2022-11-16T23:01:00Z">
        <w:r>
          <w:t xml:space="preserve">The attribute </w:t>
        </w:r>
        <w:r w:rsidRPr="00A9201F">
          <w:rPr>
            <w:i/>
            <w:iCs/>
          </w:rPr>
          <w:t>l</w:t>
        </w:r>
      </w:ins>
      <w:ins w:id="742" w:author="Raphael Malyankar" w:date="2022-11-16T16:58:00Z">
        <w:r w:rsidR="00721108" w:rsidRPr="00A9201F">
          <w:rPr>
            <w:i/>
            <w:iCs/>
          </w:rPr>
          <w:t>anguage</w:t>
        </w:r>
        <w:bookmarkEnd w:id="740"/>
      </w:ins>
    </w:p>
    <w:p w14:paraId="6AD01D75" w14:textId="14BD4ABA" w:rsidR="00563317" w:rsidRDefault="00563317" w:rsidP="00037B49">
      <w:pPr>
        <w:rPr>
          <w:ins w:id="743" w:author="Raphael Malyankar" w:date="2022-11-16T16:55:00Z"/>
        </w:rPr>
      </w:pPr>
      <w:ins w:id="744" w:author="Raphael Malyankar" w:date="2022-11-16T16:42:00Z">
        <w:r>
          <w:t>The attribute</w:t>
        </w:r>
      </w:ins>
      <w:ins w:id="745" w:author="Raphael Malyankar" w:date="2022-11-16T16:43:00Z">
        <w:r w:rsidR="00037B49">
          <w:t xml:space="preserve"> </w:t>
        </w:r>
        <w:r w:rsidR="00037B49" w:rsidRPr="00037B49">
          <w:rPr>
            <w:i/>
            <w:iCs/>
          </w:rPr>
          <w:t>language</w:t>
        </w:r>
      </w:ins>
      <w:ins w:id="746" w:author="Raphael Malyankar" w:date="2022-11-16T16:42:00Z">
        <w:r>
          <w:t xml:space="preserve"> </w:t>
        </w:r>
      </w:ins>
      <w:ins w:id="747" w:author="Raphael Malyankar" w:date="2022-11-16T16:43:00Z">
        <w:r w:rsidR="00037B49">
          <w:t xml:space="preserve">is intended to allow the </w:t>
        </w:r>
      </w:ins>
      <w:ins w:id="748" w:author="Raphael Malyankar" w:date="2022-11-16T16:44:00Z">
        <w:r w:rsidR="00037B49">
          <w:t>portrayal implementation to select instances</w:t>
        </w:r>
      </w:ins>
      <w:ins w:id="749" w:author="Raphael Malyankar" w:date="2022-11-16T16:46:00Z">
        <w:r w:rsidR="00037B49">
          <w:t xml:space="preserve"> of information types or complex </w:t>
        </w:r>
      </w:ins>
      <w:ins w:id="750" w:author="Raphael Malyankar" w:date="2022-11-16T16:47:00Z">
        <w:r w:rsidR="00037B49">
          <w:t xml:space="preserve">attributes </w:t>
        </w:r>
      </w:ins>
      <w:ins w:id="751" w:author="Raphael Malyankar" w:date="2022-11-16T16:51:00Z">
        <w:r w:rsidR="00015019">
          <w:t>according to</w:t>
        </w:r>
      </w:ins>
      <w:ins w:id="752" w:author="Raphael Malyankar" w:date="2022-11-16T16:44:00Z">
        <w:r w:rsidR="00037B49">
          <w:t xml:space="preserve"> </w:t>
        </w:r>
      </w:ins>
      <w:ins w:id="753" w:author="Raphael Malyankar" w:date="2022-11-16T16:51:00Z">
        <w:r w:rsidR="00015019">
          <w:t xml:space="preserve">the user’s </w:t>
        </w:r>
      </w:ins>
      <w:ins w:id="754" w:author="Raphael Malyankar" w:date="2022-11-16T16:44:00Z">
        <w:r w:rsidR="00037B49">
          <w:t>prefe</w:t>
        </w:r>
      </w:ins>
      <w:ins w:id="755" w:author="Raphael Malyankar" w:date="2022-11-16T16:45:00Z">
        <w:r w:rsidR="00037B49">
          <w:t>rred language</w:t>
        </w:r>
      </w:ins>
      <w:ins w:id="756" w:author="Raphael Malyankar" w:date="2022-11-16T16:47:00Z">
        <w:r w:rsidR="00037B49">
          <w:t xml:space="preserve">. </w:t>
        </w:r>
      </w:ins>
      <w:ins w:id="757" w:author="Raphael Malyankar" w:date="2022-11-16T16:48:00Z">
        <w:r w:rsidR="00037B49">
          <w:t xml:space="preserve">Implementers should use </w:t>
        </w:r>
        <w:r w:rsidR="00037B49" w:rsidRPr="00015019">
          <w:rPr>
            <w:i/>
            <w:iCs/>
          </w:rPr>
          <w:t>language</w:t>
        </w:r>
        <w:r w:rsidR="00037B49">
          <w:t xml:space="preserve"> values to structure the display</w:t>
        </w:r>
      </w:ins>
      <w:ins w:id="758" w:author="Raphael Malyankar" w:date="2022-11-16T16:50:00Z">
        <w:r w:rsidR="00015019">
          <w:t xml:space="preserve"> according </w:t>
        </w:r>
      </w:ins>
      <w:ins w:id="759" w:author="Raphael Malyankar" w:date="2022-11-16T16:51:00Z">
        <w:r w:rsidR="00015019">
          <w:t xml:space="preserve">to </w:t>
        </w:r>
      </w:ins>
      <w:ins w:id="760" w:author="Raphael Malyankar" w:date="2022-11-16T16:50:00Z">
        <w:r w:rsidR="00015019">
          <w:t>the</w:t>
        </w:r>
      </w:ins>
      <w:ins w:id="761" w:author="Raphael Malyankar" w:date="2022-11-16T16:51:00Z">
        <w:r w:rsidR="00015019">
          <w:t xml:space="preserve"> </w:t>
        </w:r>
      </w:ins>
      <w:ins w:id="762" w:author="Raphael Malyankar" w:date="2022-11-16T16:50:00Z">
        <w:r w:rsidR="00015019">
          <w:t>language setting</w:t>
        </w:r>
      </w:ins>
      <w:ins w:id="763" w:author="Raphael Malyankar" w:date="2022-11-16T16:51:00Z">
        <w:r w:rsidR="00015019">
          <w:t>s</w:t>
        </w:r>
      </w:ins>
      <w:ins w:id="764" w:author="Raphael Malyankar" w:date="2022-11-16T16:53:00Z">
        <w:r w:rsidR="00015019">
          <w:t>,</w:t>
        </w:r>
      </w:ins>
      <w:ins w:id="765" w:author="Raphael Malyankar" w:date="2022-11-16T16:50:00Z">
        <w:r w:rsidR="00015019">
          <w:t xml:space="preserve"> for example to display </w:t>
        </w:r>
      </w:ins>
      <w:ins w:id="766" w:author="Raphael Malyankar" w:date="2022-11-16T16:51:00Z">
        <w:r w:rsidR="00015019">
          <w:t>feature names</w:t>
        </w:r>
      </w:ins>
      <w:ins w:id="767" w:author="Raphael Malyankar" w:date="2022-11-16T16:52:00Z">
        <w:r w:rsidR="00015019">
          <w:t xml:space="preserve"> (from the </w:t>
        </w:r>
        <w:proofErr w:type="spellStart"/>
        <w:r w:rsidR="00015019" w:rsidRPr="00015019">
          <w:rPr>
            <w:i/>
            <w:iCs/>
          </w:rPr>
          <w:t>featureName</w:t>
        </w:r>
        <w:proofErr w:type="spellEnd"/>
        <w:r w:rsidR="00015019">
          <w:t xml:space="preserve"> complex attribute)</w:t>
        </w:r>
      </w:ins>
      <w:ins w:id="768" w:author="Raphael Malyankar" w:date="2022-11-16T16:51:00Z">
        <w:r w:rsidR="00015019">
          <w:t xml:space="preserve"> </w:t>
        </w:r>
      </w:ins>
      <w:ins w:id="769" w:author="Raphael Malyankar" w:date="2022-11-16T16:52:00Z">
        <w:r w:rsidR="00015019">
          <w:t>in the preferred language</w:t>
        </w:r>
      </w:ins>
      <w:ins w:id="770" w:author="Raphael Malyankar" w:date="2022-11-16T16:53:00Z">
        <w:r w:rsidR="00015019">
          <w:t xml:space="preserve"> or </w:t>
        </w:r>
      </w:ins>
      <w:ins w:id="771" w:author="Raphael Malyankar" w:date="2022-11-16T16:54:00Z">
        <w:r w:rsidR="00015019">
          <w:t xml:space="preserve">link to support files in the preferred language (as indicated by the </w:t>
        </w:r>
        <w:r w:rsidR="00015019" w:rsidRPr="00015019">
          <w:rPr>
            <w:i/>
            <w:iCs/>
          </w:rPr>
          <w:t>language</w:t>
        </w:r>
        <w:r w:rsidR="00015019">
          <w:t xml:space="preserve"> attribute of complex attribute </w:t>
        </w:r>
        <w:r w:rsidR="00015019" w:rsidRPr="00015019">
          <w:rPr>
            <w:i/>
            <w:iCs/>
          </w:rPr>
          <w:t>information</w:t>
        </w:r>
        <w:r w:rsidR="00015019">
          <w:t>).</w:t>
        </w:r>
      </w:ins>
    </w:p>
    <w:p w14:paraId="37A3558D" w14:textId="07BDEDF6" w:rsidR="00015019" w:rsidRDefault="00015019" w:rsidP="00037B49">
      <w:pPr>
        <w:rPr>
          <w:ins w:id="772" w:author="Raphael Malyankar" w:date="2022-11-16T19:28:00Z"/>
        </w:rPr>
      </w:pPr>
      <w:ins w:id="773" w:author="Raphael Malyankar" w:date="2022-11-16T16:55:00Z">
        <w:r>
          <w:t>If there is no preferred language set by the display or there is no instance in</w:t>
        </w:r>
      </w:ins>
      <w:ins w:id="774" w:author="Raphael Malyankar" w:date="2022-11-16T16:56:00Z">
        <w:r>
          <w:t xml:space="preserve"> the preferred language, the default</w:t>
        </w:r>
        <w:r w:rsidR="00721108">
          <w:t xml:space="preserve"> instance (designat</w:t>
        </w:r>
      </w:ins>
      <w:ins w:id="775" w:author="Raphael Malyankar" w:date="2022-11-16T16:57:00Z">
        <w:r w:rsidR="00721108">
          <w:t xml:space="preserve">ed by the absence of a </w:t>
        </w:r>
        <w:r w:rsidR="00721108" w:rsidRPr="00721108">
          <w:rPr>
            <w:i/>
            <w:iCs/>
          </w:rPr>
          <w:t>language</w:t>
        </w:r>
        <w:r w:rsidR="00721108">
          <w:t xml:space="preserve"> attribute or with </w:t>
        </w:r>
        <w:r w:rsidR="00721108" w:rsidRPr="00721108">
          <w:rPr>
            <w:i/>
            <w:iCs/>
          </w:rPr>
          <w:t>language</w:t>
        </w:r>
        <w:r w:rsidR="00721108">
          <w:t xml:space="preserve"> attribute indicating English</w:t>
        </w:r>
      </w:ins>
      <w:ins w:id="776" w:author="Raphael Malyankar" w:date="2022-11-16T16:56:00Z">
        <w:r w:rsidR="00721108">
          <w:t xml:space="preserve">) </w:t>
        </w:r>
        <w:r>
          <w:t>should be displayed.</w:t>
        </w:r>
      </w:ins>
    </w:p>
    <w:p w14:paraId="1C5EB9BB" w14:textId="3B21175B" w:rsidR="009172A4" w:rsidRDefault="009172A4" w:rsidP="00037B49">
      <w:pPr>
        <w:rPr>
          <w:ins w:id="777" w:author="Raphael Malyankar" w:date="2022-11-17T00:29:00Z"/>
        </w:rPr>
      </w:pPr>
      <w:bookmarkStart w:id="778" w:name="_Hlk119520021"/>
      <w:ins w:id="779" w:author="Raphael Malyankar" w:date="2022-11-16T19:28:00Z">
        <w:r>
          <w:t xml:space="preserve">The specification of the </w:t>
        </w:r>
        <w:r w:rsidRPr="009172A4">
          <w:rPr>
            <w:i/>
            <w:iCs/>
          </w:rPr>
          <w:t>language</w:t>
        </w:r>
        <w:r>
          <w:t xml:space="preserve"> attribute in the IHO GI registry</w:t>
        </w:r>
      </w:ins>
      <w:ins w:id="780" w:author="Raphael Malyankar" w:date="2022-11-16T19:29:00Z">
        <w:r>
          <w:t xml:space="preserve"> states “</w:t>
        </w:r>
        <w:r w:rsidRPr="009172A4">
          <w:t>The language is encoded by a 3 character code following ISO 639-2/T.</w:t>
        </w:r>
      </w:ins>
      <w:ins w:id="781" w:author="Raphael Malyankar" w:date="2022-11-16T19:30:00Z">
        <w:r>
          <w:t xml:space="preserve">” These codes and the corresponding language names </w:t>
        </w:r>
      </w:ins>
      <w:ins w:id="782" w:author="Raphael Malyankar" w:date="2022-11-16T19:38:00Z">
        <w:r w:rsidR="00FB7C25">
          <w:t xml:space="preserve">for display purposes </w:t>
        </w:r>
      </w:ins>
      <w:ins w:id="783" w:author="Raphael Malyankar" w:date="2022-11-16T19:30:00Z">
        <w:r>
          <w:t xml:space="preserve">may be obtained from the </w:t>
        </w:r>
      </w:ins>
      <w:proofErr w:type="spellStart"/>
      <w:ins w:id="784" w:author="Raphael Malyankar" w:date="2022-11-16T19:33:00Z">
        <w:r>
          <w:t>codelist</w:t>
        </w:r>
        <w:proofErr w:type="spellEnd"/>
        <w:r>
          <w:t xml:space="preserve"> </w:t>
        </w:r>
      </w:ins>
      <w:ins w:id="785" w:author="Raphael Malyankar" w:date="2022-11-16T19:31:00Z">
        <w:r w:rsidRPr="00FB7C25">
          <w:rPr>
            <w:i/>
            <w:iCs/>
          </w:rPr>
          <w:t>S100_MD_LanguageCode</w:t>
        </w:r>
        <w:r>
          <w:t xml:space="preserve"> in </w:t>
        </w:r>
      </w:ins>
      <w:ins w:id="786" w:author="Raphael Malyankar" w:date="2022-11-16T19:32:00Z">
        <w:r>
          <w:t>the S-100</w:t>
        </w:r>
      </w:ins>
      <w:ins w:id="787" w:author="Raphael Malyankar" w:date="2022-11-16T19:33:00Z">
        <w:r>
          <w:t xml:space="preserve"> </w:t>
        </w:r>
        <w:proofErr w:type="spellStart"/>
        <w:r>
          <w:t>codelists</w:t>
        </w:r>
        <w:proofErr w:type="spellEnd"/>
        <w:r>
          <w:t xml:space="preserve"> file, which is part of the S-100 schemas distribution</w:t>
        </w:r>
      </w:ins>
      <w:ins w:id="788" w:author="Raphael Malyankar" w:date="2022-11-16T19:34:00Z">
        <w:r>
          <w:rPr>
            <w:rStyle w:val="FootnoteReference"/>
          </w:rPr>
          <w:footnoteReference w:id="2"/>
        </w:r>
      </w:ins>
      <w:ins w:id="801" w:author="Raphael Malyankar" w:date="2022-11-16T19:33:00Z">
        <w:r>
          <w:t>.</w:t>
        </w:r>
      </w:ins>
    </w:p>
    <w:p w14:paraId="6412DC69" w14:textId="641520AA" w:rsidR="001227A5" w:rsidRDefault="001227A5" w:rsidP="001227A5">
      <w:pPr>
        <w:pStyle w:val="Heading3"/>
        <w:rPr>
          <w:ins w:id="802" w:author="Raphael Malyankar" w:date="2022-11-17T00:29:00Z"/>
        </w:rPr>
      </w:pPr>
      <w:bookmarkStart w:id="803" w:name="_Toc120228673"/>
      <w:ins w:id="804" w:author="Raphael Malyankar" w:date="2022-11-17T00:30:00Z">
        <w:r>
          <w:t>Structured text in displays</w:t>
        </w:r>
      </w:ins>
      <w:bookmarkEnd w:id="803"/>
    </w:p>
    <w:p w14:paraId="40BCD2EE" w14:textId="168295AC" w:rsidR="001227A5" w:rsidRPr="00563317" w:rsidRDefault="001227A5" w:rsidP="00037B49">
      <w:pPr>
        <w:rPr>
          <w:ins w:id="805" w:author="Raphael Malyankar" w:date="2022-11-16T16:41:00Z"/>
        </w:rPr>
      </w:pPr>
      <w:ins w:id="806" w:author="Raphael Malyankar" w:date="2022-11-17T00:29:00Z">
        <w:r w:rsidRPr="001227A5">
          <w:t xml:space="preserve">Sailing directions may provide information </w:t>
        </w:r>
      </w:ins>
      <w:ins w:id="807" w:author="Raphael Malyankar" w:date="2022-11-17T00:30:00Z">
        <w:r>
          <w:t xml:space="preserve">in structured form (tables, bulleted </w:t>
        </w:r>
      </w:ins>
      <w:ins w:id="808" w:author="Raphael Malyankar" w:date="2022-11-17T00:31:00Z">
        <w:r>
          <w:t xml:space="preserve">or numbered </w:t>
        </w:r>
      </w:ins>
      <w:ins w:id="809" w:author="Raphael Malyankar" w:date="2022-11-17T00:30:00Z">
        <w:r>
          <w:t>list</w:t>
        </w:r>
      </w:ins>
      <w:ins w:id="810" w:author="Raphael Malyankar" w:date="2022-11-17T00:31:00Z">
        <w:r>
          <w:t>s</w:t>
        </w:r>
      </w:ins>
      <w:ins w:id="811" w:author="Raphael Malyankar" w:date="2022-11-17T00:30:00Z">
        <w:r>
          <w:t>, e</w:t>
        </w:r>
      </w:ins>
      <w:ins w:id="812" w:author="Raphael Malyankar" w:date="2022-11-17T00:31:00Z">
        <w:r>
          <w:t>tc.)</w:t>
        </w:r>
      </w:ins>
      <w:ins w:id="813" w:author="Raphael Malyankar" w:date="2022-11-17T00:30:00Z">
        <w:r>
          <w:t xml:space="preserve">, </w:t>
        </w:r>
      </w:ins>
      <w:ins w:id="814" w:author="Raphael Malyankar" w:date="2022-11-17T00:29:00Z">
        <w:r w:rsidRPr="001227A5">
          <w:t xml:space="preserve">which </w:t>
        </w:r>
      </w:ins>
      <w:ins w:id="815" w:author="Raphael Malyankar" w:date="2022-11-17T00:32:00Z">
        <w:r w:rsidR="000452EC">
          <w:t>may</w:t>
        </w:r>
      </w:ins>
      <w:ins w:id="816" w:author="Raphael Malyankar" w:date="2022-11-17T00:29:00Z">
        <w:r w:rsidRPr="001227A5">
          <w:t xml:space="preserve"> be taken </w:t>
        </w:r>
      </w:ins>
      <w:ins w:id="817" w:author="Raphael Malyankar" w:date="2022-11-17T00:32:00Z">
        <w:r w:rsidR="000452EC">
          <w:t>as</w:t>
        </w:r>
      </w:ins>
      <w:ins w:id="818" w:author="Raphael Malyankar" w:date="2022-11-17T00:29:00Z">
        <w:r w:rsidRPr="001227A5">
          <w:t xml:space="preserve"> guidance</w:t>
        </w:r>
      </w:ins>
      <w:ins w:id="819" w:author="Raphael Malyankar" w:date="2022-11-17T00:31:00Z">
        <w:r>
          <w:t xml:space="preserve"> for online display</w:t>
        </w:r>
      </w:ins>
      <w:ins w:id="820" w:author="Raphael Malyankar" w:date="2022-11-17T00:35:00Z">
        <w:r w:rsidR="001E339E">
          <w:t xml:space="preserve"> of </w:t>
        </w:r>
      </w:ins>
      <w:ins w:id="821" w:author="Raphael Malyankar" w:date="2022-11-17T00:36:00Z">
        <w:r w:rsidR="001E339E">
          <w:t>the S-131 equivalents</w:t>
        </w:r>
      </w:ins>
      <w:ins w:id="822" w:author="Raphael Malyankar" w:date="2022-11-17T00:29:00Z">
        <w:r w:rsidRPr="001227A5">
          <w:t>, since</w:t>
        </w:r>
      </w:ins>
      <w:ins w:id="823" w:author="Raphael Malyankar" w:date="2022-11-17T00:31:00Z">
        <w:r>
          <w:t xml:space="preserve"> mariners may be familiar with</w:t>
        </w:r>
      </w:ins>
      <w:ins w:id="824" w:author="Raphael Malyankar" w:date="2022-11-17T00:29:00Z">
        <w:r w:rsidRPr="001227A5">
          <w:t xml:space="preserve"> the </w:t>
        </w:r>
      </w:ins>
      <w:ins w:id="825" w:author="Raphael Malyankar" w:date="2022-11-17T00:31:00Z">
        <w:r>
          <w:t>structure</w:t>
        </w:r>
      </w:ins>
      <w:ins w:id="826" w:author="Raphael Malyankar" w:date="2022-11-17T00:32:00Z">
        <w:r w:rsidR="000452EC">
          <w:t xml:space="preserve"> of similar information</w:t>
        </w:r>
      </w:ins>
      <w:ins w:id="827" w:author="Raphael Malyankar" w:date="2022-11-17T00:29:00Z">
        <w:r w:rsidRPr="001227A5">
          <w:t xml:space="preserve"> </w:t>
        </w:r>
      </w:ins>
      <w:ins w:id="828" w:author="Raphael Malyankar" w:date="2022-11-17T00:33:00Z">
        <w:r w:rsidR="000452EC">
          <w:t>in</w:t>
        </w:r>
      </w:ins>
      <w:ins w:id="829" w:author="Raphael Malyankar" w:date="2022-11-17T00:32:00Z">
        <w:r>
          <w:t xml:space="preserve"> printed or digital publications</w:t>
        </w:r>
      </w:ins>
      <w:ins w:id="830" w:author="Raphael Malyankar" w:date="2022-11-17T00:29:00Z">
        <w:r w:rsidRPr="001227A5">
          <w:t xml:space="preserve">.    </w:t>
        </w:r>
      </w:ins>
    </w:p>
    <w:p w14:paraId="48BCB820" w14:textId="04F366CC" w:rsidR="004C530B" w:rsidRDefault="009E7BA6" w:rsidP="0052329A">
      <w:pPr>
        <w:pStyle w:val="Heading2"/>
        <w:rPr>
          <w:ins w:id="831" w:author="Raphael Malyankar" w:date="2022-11-15T19:24:00Z"/>
        </w:rPr>
      </w:pPr>
      <w:bookmarkStart w:id="832" w:name="_Toc120228674"/>
      <w:bookmarkEnd w:id="778"/>
      <w:ins w:id="833" w:author="Raphael Malyankar" w:date="2022-11-17T00:26:00Z">
        <w:r>
          <w:lastRenderedPageBreak/>
          <w:t>S</w:t>
        </w:r>
      </w:ins>
      <w:ins w:id="834" w:author="Raphael Malyankar" w:date="2022-11-15T19:23:00Z">
        <w:r w:rsidR="004C530B">
          <w:t>chedules</w:t>
        </w:r>
      </w:ins>
      <w:bookmarkEnd w:id="832"/>
    </w:p>
    <w:p w14:paraId="0DFB1D9B" w14:textId="0854B041" w:rsidR="00842906" w:rsidRDefault="00842906" w:rsidP="002D60A8">
      <w:pPr>
        <w:spacing w:after="0" w:line="240" w:lineRule="auto"/>
        <w:rPr>
          <w:ins w:id="835" w:author="Raphael Malyankar" w:date="2022-11-15T20:36:00Z"/>
        </w:rPr>
      </w:pPr>
      <w:ins w:id="836" w:author="Raphael Malyankar" w:date="2022-11-15T20:37:00Z">
        <w:r>
          <w:t xml:space="preserve">Schedule information is encoded in the </w:t>
        </w:r>
      </w:ins>
      <w:proofErr w:type="spellStart"/>
      <w:ins w:id="837" w:author="Raphael Malyankar" w:date="2022-11-15T20:38:00Z">
        <w:r w:rsidRPr="0052329A">
          <w:rPr>
            <w:b/>
            <w:bCs/>
          </w:rPr>
          <w:t>ServiceHours</w:t>
        </w:r>
        <w:proofErr w:type="spellEnd"/>
        <w:r>
          <w:t xml:space="preserve"> and </w:t>
        </w:r>
        <w:proofErr w:type="spellStart"/>
        <w:r w:rsidRPr="0052329A">
          <w:rPr>
            <w:b/>
            <w:bCs/>
          </w:rPr>
          <w:t>Non</w:t>
        </w:r>
      </w:ins>
      <w:ins w:id="838" w:author="Raphael Malyankar" w:date="2022-11-15T20:44:00Z">
        <w:r w:rsidR="0052329A" w:rsidRPr="0052329A">
          <w:rPr>
            <w:b/>
            <w:bCs/>
          </w:rPr>
          <w:t>S</w:t>
        </w:r>
      </w:ins>
      <w:ins w:id="839" w:author="Raphael Malyankar" w:date="2022-11-15T20:38:00Z">
        <w:r w:rsidRPr="0052329A">
          <w:rPr>
            <w:b/>
            <w:bCs/>
          </w:rPr>
          <w:t>tandardWorkingDay</w:t>
        </w:r>
        <w:proofErr w:type="spellEnd"/>
        <w:r>
          <w:t xml:space="preserve"> information types.</w:t>
        </w:r>
      </w:ins>
      <w:ins w:id="840" w:author="Raphael Malyankar" w:date="2022-11-15T20:39:00Z">
        <w:r w:rsidR="0052329A">
          <w:t xml:space="preserve"> S</w:t>
        </w:r>
      </w:ins>
      <w:ins w:id="841" w:author="Raphael Malyankar" w:date="2022-11-15T20:34:00Z">
        <w:r>
          <w:t xml:space="preserve">chedules </w:t>
        </w:r>
      </w:ins>
      <w:ins w:id="842" w:author="Raphael Malyankar" w:date="2022-11-15T20:35:00Z">
        <w:r>
          <w:t>should be displayed as tabulations according to the day of the week</w:t>
        </w:r>
      </w:ins>
      <w:ins w:id="843" w:author="Raphael Malyankar" w:date="2022-11-15T22:36:00Z">
        <w:r w:rsidR="00F33F12">
          <w:t xml:space="preserve">. </w:t>
        </w:r>
      </w:ins>
      <w:ins w:id="844" w:author="Raphael Malyankar" w:date="2022-11-15T23:54:00Z">
        <w:r w:rsidR="00FF31FF">
          <w:t xml:space="preserve">A template for the </w:t>
        </w:r>
      </w:ins>
      <w:ins w:id="845" w:author="Raphael Malyankar" w:date="2022-11-15T23:55:00Z">
        <w:r w:rsidR="00FF31FF">
          <w:t>tabulation</w:t>
        </w:r>
      </w:ins>
      <w:ins w:id="846" w:author="Raphael Malyankar" w:date="2022-11-15T20:37:00Z">
        <w:r>
          <w:t xml:space="preserve"> </w:t>
        </w:r>
      </w:ins>
      <w:ins w:id="847" w:author="Raphael Malyankar" w:date="2022-11-15T23:54:00Z">
        <w:r w:rsidR="00FF31FF">
          <w:t>i</w:t>
        </w:r>
      </w:ins>
      <w:ins w:id="848" w:author="Raphael Malyankar" w:date="2022-11-15T20:37:00Z">
        <w:r>
          <w:t xml:space="preserve">s shown in </w:t>
        </w:r>
      </w:ins>
      <w:ins w:id="849" w:author="Raphael Malyankar" w:date="2022-11-15T22:37:00Z">
        <w:r w:rsidR="00AC5C5D">
          <w:fldChar w:fldCharType="begin"/>
        </w:r>
        <w:r w:rsidR="00AC5C5D">
          <w:instrText xml:space="preserve"> REF _Ref119444277 \h </w:instrText>
        </w:r>
      </w:ins>
      <w:r w:rsidR="00AC5C5D">
        <w:fldChar w:fldCharType="separate"/>
      </w:r>
      <w:ins w:id="850" w:author="Raphael Malyankar" w:date="2022-11-15T22:37:00Z">
        <w:r w:rsidR="00AC5C5D">
          <w:t xml:space="preserve">Table </w:t>
        </w:r>
        <w:r w:rsidR="00AC5C5D">
          <w:rPr>
            <w:noProof/>
          </w:rPr>
          <w:t>11</w:t>
        </w:r>
        <w:r w:rsidR="00AC5C5D">
          <w:t>.</w:t>
        </w:r>
        <w:r w:rsidR="00AC5C5D">
          <w:rPr>
            <w:noProof/>
          </w:rPr>
          <w:t>2</w:t>
        </w:r>
        <w:r w:rsidR="00AC5C5D">
          <w:fldChar w:fldCharType="end"/>
        </w:r>
      </w:ins>
      <w:ins w:id="851" w:author="Raphael Malyankar" w:date="2022-11-15T20:37:00Z">
        <w:r>
          <w:t>.</w:t>
        </w:r>
      </w:ins>
      <w:ins w:id="852" w:author="Raphael Malyankar" w:date="2022-11-15T20:41:00Z">
        <w:r w:rsidR="0052329A">
          <w:t xml:space="preserve"> </w:t>
        </w:r>
      </w:ins>
      <w:ins w:id="853" w:author="Raphael Malyankar" w:date="2022-11-15T22:23:00Z">
        <w:r w:rsidR="00BF686F">
          <w:t xml:space="preserve">The objects and attributes from which the displayed information is derived are </w:t>
        </w:r>
        <w:r w:rsidR="00587727">
          <w:t>shown in italics.</w:t>
        </w:r>
      </w:ins>
      <w:ins w:id="854" w:author="Raphael Malyankar" w:date="2022-11-15T22:37:00Z">
        <w:r w:rsidR="00AC5C5D">
          <w:t xml:space="preserve"> </w:t>
        </w:r>
      </w:ins>
      <w:ins w:id="855" w:author="Raphael Malyankar" w:date="2022-11-15T22:38:00Z">
        <w:r w:rsidR="00AC5C5D">
          <w:t xml:space="preserve">Implementers may </w:t>
        </w:r>
      </w:ins>
      <w:ins w:id="856" w:author="Raphael Malyankar" w:date="2022-11-15T22:50:00Z">
        <w:r w:rsidR="00F43FC7">
          <w:t>deviate from</w:t>
        </w:r>
      </w:ins>
      <w:ins w:id="857" w:author="Raphael Malyankar" w:date="2022-11-15T22:38:00Z">
        <w:r w:rsidR="00AC5C5D">
          <w:t xml:space="preserve"> the layout</w:t>
        </w:r>
      </w:ins>
      <w:ins w:id="858" w:author="Raphael Malyankar" w:date="2022-11-15T23:54:00Z">
        <w:r w:rsidR="00FF31FF">
          <w:t xml:space="preserve"> </w:t>
        </w:r>
      </w:ins>
      <w:ins w:id="859" w:author="Raphael Malyankar" w:date="2022-11-15T22:50:00Z">
        <w:r w:rsidR="00F43FC7">
          <w:t>shown</w:t>
        </w:r>
      </w:ins>
      <w:ins w:id="860" w:author="Raphael Malyankar" w:date="2022-11-15T22:38:00Z">
        <w:r w:rsidR="00AC5C5D">
          <w:t xml:space="preserve"> provided the </w:t>
        </w:r>
      </w:ins>
      <w:ins w:id="861" w:author="Raphael Malyankar" w:date="2022-11-15T22:51:00Z">
        <w:r w:rsidR="00F43FC7">
          <w:t xml:space="preserve">resulting </w:t>
        </w:r>
      </w:ins>
      <w:ins w:id="862" w:author="Raphael Malyankar" w:date="2022-11-15T22:50:00Z">
        <w:r w:rsidR="00F43FC7">
          <w:t>display</w:t>
        </w:r>
      </w:ins>
      <w:ins w:id="863" w:author="Raphael Malyankar" w:date="2022-11-15T22:38:00Z">
        <w:r w:rsidR="00AC5C5D">
          <w:t xml:space="preserve"> shows at least the information </w:t>
        </w:r>
      </w:ins>
      <w:ins w:id="864" w:author="Raphael Malyankar" w:date="2022-11-15T22:51:00Z">
        <w:r w:rsidR="00F43FC7">
          <w:t>specified</w:t>
        </w:r>
      </w:ins>
      <w:ins w:id="865" w:author="Raphael Malyankar" w:date="2022-11-15T22:39:00Z">
        <w:r w:rsidR="00AC5C5D">
          <w:t xml:space="preserve"> </w:t>
        </w:r>
      </w:ins>
      <w:ins w:id="866" w:author="Raphael Malyankar" w:date="2022-11-15T22:51:00Z">
        <w:r w:rsidR="00F43FC7">
          <w:t>in the table</w:t>
        </w:r>
      </w:ins>
      <w:ins w:id="867" w:author="Raphael Malyankar" w:date="2022-11-15T23:44:00Z">
        <w:r w:rsidR="00AF7C9A">
          <w:t xml:space="preserve"> (for example, </w:t>
        </w:r>
      </w:ins>
      <w:ins w:id="868" w:author="Raphael Malyankar" w:date="2022-11-15T23:47:00Z">
        <w:r w:rsidR="00AF7C9A">
          <w:t xml:space="preserve">exceptions from </w:t>
        </w:r>
        <w:proofErr w:type="spellStart"/>
        <w:r w:rsidR="00AF7C9A" w:rsidRPr="001D7611">
          <w:rPr>
            <w:b/>
            <w:bCs/>
          </w:rPr>
          <w:t>NonStandardWorkingDay</w:t>
        </w:r>
        <w:proofErr w:type="spellEnd"/>
        <w:r w:rsidR="00AF7C9A">
          <w:t xml:space="preserve"> may be </w:t>
        </w:r>
      </w:ins>
      <w:ins w:id="869" w:author="Raphael Malyankar" w:date="2022-11-15T23:58:00Z">
        <w:r w:rsidR="001D7611">
          <w:t>placed in</w:t>
        </w:r>
      </w:ins>
      <w:ins w:id="870" w:author="Raphael Malyankar" w:date="2022-11-15T23:48:00Z">
        <w:r w:rsidR="00AF7C9A">
          <w:t xml:space="preserve"> a</w:t>
        </w:r>
      </w:ins>
      <w:ins w:id="871" w:author="Raphael Malyankar" w:date="2022-11-15T23:58:00Z">
        <w:r w:rsidR="001D7611">
          <w:t>n additional</w:t>
        </w:r>
      </w:ins>
      <w:ins w:id="872" w:author="Raphael Malyankar" w:date="2022-11-15T23:48:00Z">
        <w:r w:rsidR="00AF7C9A">
          <w:t xml:space="preserve"> column</w:t>
        </w:r>
      </w:ins>
      <w:ins w:id="873" w:author="Raphael Malyankar" w:date="2022-11-15T23:58:00Z">
        <w:r w:rsidR="001D7611">
          <w:t xml:space="preserve"> instead of a separate row</w:t>
        </w:r>
      </w:ins>
      <w:ins w:id="874" w:author="Raphael Malyankar" w:date="2022-11-15T23:59:00Z">
        <w:r w:rsidR="001D7611">
          <w:t xml:space="preserve">, or merged into the </w:t>
        </w:r>
        <w:r w:rsidR="001D7611" w:rsidRPr="001D7611">
          <w:rPr>
            <w:i/>
            <w:iCs/>
          </w:rPr>
          <w:t>Notes</w:t>
        </w:r>
        <w:r w:rsidR="001D7611">
          <w:t xml:space="preserve"> column</w:t>
        </w:r>
      </w:ins>
      <w:ins w:id="875" w:author="Raphael Malyankar" w:date="2022-11-15T23:48:00Z">
        <w:r w:rsidR="00AF7C9A">
          <w:t>).</w:t>
        </w:r>
      </w:ins>
    </w:p>
    <w:p w14:paraId="5211B009" w14:textId="77777777" w:rsidR="006A7D09" w:rsidRDefault="006A7D09" w:rsidP="002D60A8">
      <w:pPr>
        <w:spacing w:after="0" w:line="240" w:lineRule="auto"/>
        <w:rPr>
          <w:ins w:id="876" w:author="Raphael Malyankar" w:date="2022-11-15T20:48:00Z"/>
        </w:rPr>
      </w:pPr>
    </w:p>
    <w:p w14:paraId="74BED9FF" w14:textId="7F8CBDA2" w:rsidR="00AC5C5D" w:rsidRDefault="00AC5C5D" w:rsidP="00387627">
      <w:pPr>
        <w:pStyle w:val="Caption"/>
        <w:keepNext/>
        <w:rPr>
          <w:ins w:id="877" w:author="Raphael Malyankar" w:date="2022-11-15T22:37:00Z"/>
        </w:rPr>
      </w:pPr>
      <w:bookmarkStart w:id="878" w:name="_Ref119444277"/>
      <w:bookmarkStart w:id="879" w:name="_Ref119444272"/>
      <w:ins w:id="880" w:author="Raphael Malyankar" w:date="2022-11-15T22:37:00Z">
        <w:r>
          <w:t xml:space="preserve">Table </w:t>
        </w:r>
        <w:r>
          <w:fldChar w:fldCharType="begin"/>
        </w:r>
        <w:r>
          <w:instrText xml:space="preserve"> STYLEREF 1 \s </w:instrText>
        </w:r>
      </w:ins>
      <w:r>
        <w:fldChar w:fldCharType="separate"/>
      </w:r>
      <w:r>
        <w:rPr>
          <w:noProof/>
        </w:rPr>
        <w:t>11</w:t>
      </w:r>
      <w:ins w:id="881" w:author="Raphael Malyankar" w:date="2022-11-15T22:37:00Z">
        <w:r>
          <w:fldChar w:fldCharType="end"/>
        </w:r>
        <w:r>
          <w:t>.</w:t>
        </w:r>
        <w:r>
          <w:fldChar w:fldCharType="begin"/>
        </w:r>
        <w:r>
          <w:instrText xml:space="preserve"> SEQ Table \* ARABIC \s 1 </w:instrText>
        </w:r>
      </w:ins>
      <w:r>
        <w:fldChar w:fldCharType="separate"/>
      </w:r>
      <w:ins w:id="882" w:author="Raphael Malyankar" w:date="2022-11-15T22:37:00Z">
        <w:r>
          <w:rPr>
            <w:noProof/>
          </w:rPr>
          <w:t>2</w:t>
        </w:r>
        <w:r>
          <w:fldChar w:fldCharType="end"/>
        </w:r>
        <w:bookmarkEnd w:id="878"/>
        <w:r>
          <w:t xml:space="preserve"> - General layout of schedules display</w:t>
        </w:r>
        <w:bookmarkEnd w:id="879"/>
      </w:ins>
    </w:p>
    <w:tbl>
      <w:tblPr>
        <w:tblStyle w:val="TableGrid"/>
        <w:tblW w:w="0" w:type="auto"/>
        <w:tblLook w:val="04A0" w:firstRow="1" w:lastRow="0" w:firstColumn="1" w:lastColumn="0" w:noHBand="0" w:noVBand="1"/>
      </w:tblPr>
      <w:tblGrid>
        <w:gridCol w:w="2174"/>
        <w:gridCol w:w="3737"/>
        <w:gridCol w:w="1606"/>
        <w:gridCol w:w="1787"/>
      </w:tblGrid>
      <w:tr w:rsidR="008E57A4" w:rsidRPr="009B48AC" w14:paraId="0F3749F9" w14:textId="77777777" w:rsidTr="00A163FF">
        <w:trPr>
          <w:cantSplit/>
          <w:ins w:id="883" w:author="Raphael Malyankar" w:date="2022-11-15T22:20:00Z"/>
        </w:trPr>
        <w:tc>
          <w:tcPr>
            <w:tcW w:w="2174" w:type="dxa"/>
          </w:tcPr>
          <w:p w14:paraId="38DE6DB5" w14:textId="77777777" w:rsidR="00BF686F" w:rsidRPr="00BF686F" w:rsidRDefault="00BF686F" w:rsidP="00387627">
            <w:pPr>
              <w:keepNext/>
              <w:spacing w:after="0" w:line="240" w:lineRule="auto"/>
              <w:rPr>
                <w:ins w:id="884" w:author="Raphael Malyankar" w:date="2022-11-15T22:20:00Z"/>
                <w:b/>
                <w:bCs/>
              </w:rPr>
            </w:pPr>
            <w:ins w:id="885" w:author="Raphael Malyankar" w:date="2022-11-15T22:20:00Z">
              <w:r w:rsidRPr="00BF686F">
                <w:rPr>
                  <w:b/>
                  <w:bCs/>
                </w:rPr>
                <w:t>Operations</w:t>
              </w:r>
            </w:ins>
          </w:p>
        </w:tc>
        <w:tc>
          <w:tcPr>
            <w:tcW w:w="3737" w:type="dxa"/>
          </w:tcPr>
          <w:p w14:paraId="48238D33" w14:textId="77777777" w:rsidR="00BF686F" w:rsidRPr="00BF686F" w:rsidRDefault="00BF686F" w:rsidP="00387627">
            <w:pPr>
              <w:keepNext/>
              <w:spacing w:after="0" w:line="240" w:lineRule="auto"/>
              <w:rPr>
                <w:ins w:id="886" w:author="Raphael Malyankar" w:date="2022-11-15T22:20:00Z"/>
                <w:b/>
                <w:bCs/>
              </w:rPr>
            </w:pPr>
            <w:ins w:id="887" w:author="Raphael Malyankar" w:date="2022-11-15T22:20:00Z">
              <w:r w:rsidRPr="00BF686F">
                <w:rPr>
                  <w:b/>
                  <w:bCs/>
                </w:rPr>
                <w:t>Days</w:t>
              </w:r>
            </w:ins>
          </w:p>
        </w:tc>
        <w:tc>
          <w:tcPr>
            <w:tcW w:w="1606" w:type="dxa"/>
          </w:tcPr>
          <w:p w14:paraId="16ECAC34" w14:textId="77777777" w:rsidR="00BF686F" w:rsidRPr="00BF686F" w:rsidRDefault="00BF686F" w:rsidP="00387627">
            <w:pPr>
              <w:keepNext/>
              <w:spacing w:after="0" w:line="240" w:lineRule="auto"/>
              <w:rPr>
                <w:ins w:id="888" w:author="Raphael Malyankar" w:date="2022-11-15T22:20:00Z"/>
                <w:b/>
                <w:bCs/>
              </w:rPr>
            </w:pPr>
            <w:ins w:id="889" w:author="Raphael Malyankar" w:date="2022-11-15T22:20:00Z">
              <w:r w:rsidRPr="00BF686F">
                <w:rPr>
                  <w:b/>
                  <w:bCs/>
                </w:rPr>
                <w:t>Times</w:t>
              </w:r>
            </w:ins>
          </w:p>
        </w:tc>
        <w:tc>
          <w:tcPr>
            <w:tcW w:w="1787" w:type="dxa"/>
          </w:tcPr>
          <w:p w14:paraId="10971618" w14:textId="77777777" w:rsidR="00BF686F" w:rsidRPr="00BF686F" w:rsidRDefault="00BF686F" w:rsidP="00387627">
            <w:pPr>
              <w:keepNext/>
              <w:spacing w:after="0" w:line="240" w:lineRule="auto"/>
              <w:rPr>
                <w:ins w:id="890" w:author="Raphael Malyankar" w:date="2022-11-15T22:20:00Z"/>
                <w:b/>
                <w:bCs/>
              </w:rPr>
            </w:pPr>
            <w:ins w:id="891" w:author="Raphael Malyankar" w:date="2022-11-15T22:20:00Z">
              <w:r w:rsidRPr="00BF686F">
                <w:rPr>
                  <w:b/>
                  <w:bCs/>
                </w:rPr>
                <w:t>Notes</w:t>
              </w:r>
            </w:ins>
          </w:p>
        </w:tc>
      </w:tr>
      <w:tr w:rsidR="00D80D00" w:rsidRPr="009B48AC" w14:paraId="45C6F307" w14:textId="77777777" w:rsidTr="009172A4">
        <w:trPr>
          <w:cantSplit/>
          <w:ins w:id="892" w:author="Raphael Malyankar" w:date="2022-11-16T17:04:00Z"/>
        </w:trPr>
        <w:tc>
          <w:tcPr>
            <w:tcW w:w="9304" w:type="dxa"/>
            <w:gridSpan w:val="4"/>
          </w:tcPr>
          <w:p w14:paraId="5757B394" w14:textId="77777777" w:rsidR="00D80D00" w:rsidRDefault="00D80D00" w:rsidP="00563317">
            <w:pPr>
              <w:spacing w:after="0" w:line="240" w:lineRule="auto"/>
              <w:rPr>
                <w:ins w:id="893" w:author="Raphael Malyankar" w:date="2022-11-16T17:05:00Z"/>
              </w:rPr>
            </w:pPr>
            <w:ins w:id="894" w:author="Raphael Malyankar" w:date="2022-11-16T17:04:00Z">
              <w:r w:rsidRPr="00D80D00">
                <w:t>(</w:t>
              </w:r>
              <w:r>
                <w:t xml:space="preserve">Table </w:t>
              </w:r>
            </w:ins>
            <w:ins w:id="895" w:author="Raphael Malyankar" w:date="2022-11-16T17:05:00Z">
              <w:r>
                <w:t>sub-</w:t>
              </w:r>
            </w:ins>
            <w:ins w:id="896" w:author="Raphael Malyankar" w:date="2022-11-16T17:04:00Z">
              <w:r>
                <w:t>h</w:t>
              </w:r>
              <w:r w:rsidRPr="00D80D00">
                <w:t xml:space="preserve">eader, from </w:t>
              </w:r>
              <w:proofErr w:type="spellStart"/>
              <w:r w:rsidRPr="00D80D00">
                <w:rPr>
                  <w:i/>
                  <w:iCs/>
                </w:rPr>
                <w:t>featureName</w:t>
              </w:r>
              <w:proofErr w:type="spellEnd"/>
              <w:r w:rsidRPr="00D80D00">
                <w:t xml:space="preserve"> if present</w:t>
              </w:r>
              <w:r>
                <w:t xml:space="preserve"> - omit this row if </w:t>
              </w:r>
              <w:proofErr w:type="spellStart"/>
              <w:r w:rsidRPr="00D80D00">
                <w:rPr>
                  <w:i/>
                  <w:iCs/>
                </w:rPr>
                <w:t>featureName</w:t>
              </w:r>
              <w:proofErr w:type="spellEnd"/>
              <w:r>
                <w:t xml:space="preserve"> is not present</w:t>
              </w:r>
              <w:r w:rsidRPr="00D80D00">
                <w:t>)</w:t>
              </w:r>
            </w:ins>
          </w:p>
          <w:p w14:paraId="6A9A8AAD" w14:textId="42A5987F" w:rsidR="00D80D00" w:rsidRPr="00D80D00" w:rsidRDefault="00D80D00" w:rsidP="00563317">
            <w:pPr>
              <w:spacing w:after="0" w:line="240" w:lineRule="auto"/>
              <w:rPr>
                <w:ins w:id="897" w:author="Raphael Malyankar" w:date="2022-11-16T17:04:00Z"/>
              </w:rPr>
            </w:pPr>
            <w:ins w:id="898" w:author="Raphael Malyankar" w:date="2022-11-16T17:05:00Z">
              <w:r w:rsidRPr="00D80D00">
                <w:t xml:space="preserve">Links to other </w:t>
              </w:r>
            </w:ins>
            <w:ins w:id="899" w:author="Raphael Malyankar" w:date="2022-11-16T17:06:00Z">
              <w:r w:rsidRPr="00D80D00">
                <w:t>unusual attributes like source and graphic can be included here.</w:t>
              </w:r>
            </w:ins>
          </w:p>
        </w:tc>
      </w:tr>
      <w:tr w:rsidR="008E57A4" w:rsidRPr="009B48AC" w14:paraId="54D19493" w14:textId="77777777" w:rsidTr="00A163FF">
        <w:trPr>
          <w:cantSplit/>
          <w:ins w:id="900" w:author="Raphael Malyankar" w:date="2022-11-15T22:20:00Z"/>
        </w:trPr>
        <w:tc>
          <w:tcPr>
            <w:tcW w:w="2174" w:type="dxa"/>
          </w:tcPr>
          <w:p w14:paraId="09AF1504" w14:textId="5375939F" w:rsidR="00BF686F" w:rsidRDefault="00BF686F" w:rsidP="00BF686F">
            <w:pPr>
              <w:spacing w:after="0" w:line="240" w:lineRule="auto"/>
              <w:jc w:val="left"/>
              <w:rPr>
                <w:ins w:id="901" w:author="Raphael Malyankar" w:date="2022-11-15T22:23:00Z"/>
              </w:rPr>
            </w:pPr>
            <w:ins w:id="902" w:author="Raphael Malyankar" w:date="2022-11-15T22:20:00Z">
              <w:r w:rsidRPr="009B48AC">
                <w:t>Normal, Closed, Unmanned</w:t>
              </w:r>
            </w:ins>
            <w:ins w:id="903" w:author="Raphael Malyankar" w:date="2022-11-15T22:57:00Z">
              <w:r w:rsidR="008E57A4">
                <w:t xml:space="preserve"> OR</w:t>
              </w:r>
            </w:ins>
            <w:ins w:id="904" w:author="Raphael Malyankar" w:date="2022-11-15T22:24:00Z">
              <w:r w:rsidR="00587727">
                <w:t xml:space="preserve"> </w:t>
              </w:r>
            </w:ins>
            <w:ins w:id="905" w:author="Raphael Malyankar" w:date="2022-11-15T22:25:00Z">
              <w:r w:rsidR="00587727">
                <w:t>other:</w:t>
              </w:r>
            </w:ins>
            <w:ins w:id="906" w:author="Raphael Malyankar" w:date="2022-11-15T22:47:00Z">
              <w:r w:rsidR="00D2154F">
                <w:t> </w:t>
              </w:r>
              <w:proofErr w:type="spellStart"/>
              <w:r w:rsidR="00D2154F">
                <w:t>abcde</w:t>
              </w:r>
            </w:ins>
            <w:proofErr w:type="spellEnd"/>
            <w:ins w:id="907" w:author="Raphael Malyankar" w:date="2022-11-15T22:24:00Z">
              <w:r w:rsidR="00587727">
                <w:t xml:space="preserve"> </w:t>
              </w:r>
            </w:ins>
          </w:p>
          <w:p w14:paraId="74279B6A" w14:textId="77777777" w:rsidR="00A163FF" w:rsidRDefault="00A163FF" w:rsidP="00BF686F">
            <w:pPr>
              <w:spacing w:after="0" w:line="240" w:lineRule="auto"/>
              <w:jc w:val="left"/>
              <w:rPr>
                <w:ins w:id="908" w:author="Raphael Malyankar" w:date="2022-11-15T23:57:00Z"/>
                <w:i/>
                <w:iCs/>
              </w:rPr>
            </w:pPr>
          </w:p>
          <w:p w14:paraId="6B2747AD" w14:textId="33A1201D" w:rsidR="008E57A4" w:rsidRDefault="00A163FF" w:rsidP="00BF686F">
            <w:pPr>
              <w:spacing w:after="0" w:line="240" w:lineRule="auto"/>
              <w:jc w:val="left"/>
              <w:rPr>
                <w:ins w:id="909" w:author="Raphael Malyankar" w:date="2022-11-15T23:50:00Z"/>
                <w:i/>
                <w:iCs/>
              </w:rPr>
            </w:pPr>
            <w:ins w:id="910" w:author="Raphael Malyankar" w:date="2022-11-15T23:57:00Z">
              <w:r w:rsidRPr="00A163FF">
                <w:t>Attribute</w:t>
              </w:r>
              <w:r>
                <w:rPr>
                  <w:i/>
                  <w:iCs/>
                </w:rPr>
                <w:t xml:space="preserve"> </w:t>
              </w:r>
            </w:ins>
            <w:proofErr w:type="spellStart"/>
            <w:ins w:id="911" w:author="Raphael Malyankar" w:date="2022-11-15T22:24:00Z">
              <w:r w:rsidR="00587727" w:rsidRPr="00587727">
                <w:rPr>
                  <w:i/>
                  <w:iCs/>
                </w:rPr>
                <w:t>categoryOfSchedule</w:t>
              </w:r>
            </w:ins>
            <w:proofErr w:type="spellEnd"/>
          </w:p>
          <w:p w14:paraId="13D23109" w14:textId="01AFEC08" w:rsidR="005E0507" w:rsidRDefault="005E0507" w:rsidP="00BF686F">
            <w:pPr>
              <w:spacing w:after="0" w:line="240" w:lineRule="auto"/>
              <w:jc w:val="left"/>
              <w:rPr>
                <w:ins w:id="912" w:author="Raphael Malyankar" w:date="2022-11-15T23:50:00Z"/>
                <w:i/>
                <w:iCs/>
              </w:rPr>
            </w:pPr>
          </w:p>
          <w:p w14:paraId="54FEA681" w14:textId="60410D51" w:rsidR="005E0507" w:rsidRDefault="005E0507" w:rsidP="00BF686F">
            <w:pPr>
              <w:spacing w:after="0" w:line="240" w:lineRule="auto"/>
              <w:jc w:val="left"/>
              <w:rPr>
                <w:ins w:id="913" w:author="Raphael Malyankar" w:date="2022-11-16T17:01:00Z"/>
                <w:i/>
                <w:iCs/>
              </w:rPr>
            </w:pPr>
            <w:ins w:id="914" w:author="Raphael Malyankar" w:date="2022-11-15T23:50:00Z">
              <w:r w:rsidRPr="005E0507">
                <w:t>From</w:t>
              </w:r>
              <w:r>
                <w:rPr>
                  <w:i/>
                  <w:iCs/>
                </w:rPr>
                <w:t xml:space="preserve"> </w:t>
              </w:r>
              <w:proofErr w:type="spellStart"/>
              <w:r>
                <w:rPr>
                  <w:i/>
                  <w:iCs/>
                </w:rPr>
                <w:t>ServiceHours</w:t>
              </w:r>
            </w:ins>
            <w:proofErr w:type="spellEnd"/>
          </w:p>
          <w:p w14:paraId="3AA8D7D5" w14:textId="2AA47EFC" w:rsidR="00721108" w:rsidRPr="00721108" w:rsidRDefault="00721108" w:rsidP="00BF686F">
            <w:pPr>
              <w:spacing w:after="0" w:line="240" w:lineRule="auto"/>
              <w:jc w:val="left"/>
              <w:rPr>
                <w:ins w:id="915" w:author="Raphael Malyankar" w:date="2022-11-16T17:01:00Z"/>
              </w:rPr>
            </w:pPr>
            <w:ins w:id="916" w:author="Raphael Malyankar" w:date="2022-11-16T17:01:00Z">
              <w:r w:rsidRPr="00721108">
                <w:t>Date ranges</w:t>
              </w:r>
            </w:ins>
          </w:p>
          <w:p w14:paraId="13C25017" w14:textId="028D5F1B" w:rsidR="00721108" w:rsidRDefault="00721108" w:rsidP="00BF686F">
            <w:pPr>
              <w:spacing w:after="0" w:line="240" w:lineRule="auto"/>
              <w:jc w:val="left"/>
              <w:rPr>
                <w:ins w:id="917" w:author="Raphael Malyankar" w:date="2022-11-15T22:57:00Z"/>
                <w:i/>
                <w:iCs/>
              </w:rPr>
            </w:pPr>
            <w:proofErr w:type="spellStart"/>
            <w:ins w:id="918" w:author="Raphael Malyankar" w:date="2022-11-16T17:01:00Z">
              <w:r>
                <w:rPr>
                  <w:i/>
                  <w:iCs/>
                </w:rPr>
                <w:t>fixedDataRange</w:t>
              </w:r>
              <w:proofErr w:type="spellEnd"/>
              <w:r>
                <w:rPr>
                  <w:i/>
                  <w:iCs/>
                </w:rPr>
                <w:t xml:space="preserve">, </w:t>
              </w:r>
              <w:proofErr w:type="spellStart"/>
              <w:r>
                <w:rPr>
                  <w:i/>
                  <w:iCs/>
                </w:rPr>
                <w:t>periodicDateRange</w:t>
              </w:r>
            </w:ins>
            <w:proofErr w:type="spellEnd"/>
          </w:p>
          <w:p w14:paraId="571D9239" w14:textId="280DC71C" w:rsidR="008E57A4" w:rsidRPr="00587727" w:rsidRDefault="008E57A4" w:rsidP="008E57A4">
            <w:pPr>
              <w:spacing w:after="0" w:line="240" w:lineRule="auto"/>
              <w:jc w:val="left"/>
              <w:rPr>
                <w:ins w:id="919" w:author="Raphael Malyankar" w:date="2022-11-15T22:20:00Z"/>
                <w:i/>
                <w:iCs/>
              </w:rPr>
            </w:pPr>
          </w:p>
        </w:tc>
        <w:tc>
          <w:tcPr>
            <w:tcW w:w="3737" w:type="dxa"/>
          </w:tcPr>
          <w:p w14:paraId="1681A1B5" w14:textId="7C10167E" w:rsidR="00BF686F" w:rsidRDefault="00BF686F" w:rsidP="00BF686F">
            <w:pPr>
              <w:spacing w:after="0" w:line="240" w:lineRule="auto"/>
              <w:rPr>
                <w:ins w:id="920" w:author="Raphael Malyankar" w:date="2022-11-15T22:58:00Z"/>
              </w:rPr>
            </w:pPr>
            <w:ins w:id="921" w:author="Raphael Malyankar" w:date="2022-11-15T22:20:00Z">
              <w:r w:rsidRPr="00BF686F">
                <w:t>(Day(s) of week)</w:t>
              </w:r>
            </w:ins>
          </w:p>
          <w:p w14:paraId="103BEB12" w14:textId="77777777" w:rsidR="008E57A4" w:rsidRDefault="008E57A4" w:rsidP="00BF686F">
            <w:pPr>
              <w:spacing w:after="0" w:line="240" w:lineRule="auto"/>
              <w:rPr>
                <w:ins w:id="922" w:author="Raphael Malyankar" w:date="2022-11-15T22:26:00Z"/>
              </w:rPr>
            </w:pPr>
          </w:p>
          <w:p w14:paraId="077111DB" w14:textId="67BCFC0C" w:rsidR="008E57A4" w:rsidRDefault="00587727" w:rsidP="00BF686F">
            <w:pPr>
              <w:spacing w:after="0" w:line="240" w:lineRule="auto"/>
              <w:rPr>
                <w:ins w:id="923" w:author="Raphael Malyankar" w:date="2022-11-15T22:27:00Z"/>
              </w:rPr>
            </w:pPr>
            <w:proofErr w:type="spellStart"/>
            <w:ins w:id="924" w:author="Raphael Malyankar" w:date="2022-11-15T22:30:00Z">
              <w:r>
                <w:t>DoW</w:t>
              </w:r>
            </w:ins>
            <w:proofErr w:type="spellEnd"/>
            <w:ins w:id="925" w:author="Raphael Malyankar" w:date="2022-11-15T23:02:00Z">
              <w:r w:rsidR="000978B4">
                <w:t xml:space="preserve"> (single day)</w:t>
              </w:r>
            </w:ins>
          </w:p>
          <w:p w14:paraId="3CDC929D" w14:textId="0E898DDD" w:rsidR="008E57A4" w:rsidRDefault="00587727" w:rsidP="00BF686F">
            <w:pPr>
              <w:spacing w:after="0" w:line="240" w:lineRule="auto"/>
              <w:rPr>
                <w:ins w:id="926" w:author="Raphael Malyankar" w:date="2022-11-15T22:27:00Z"/>
              </w:rPr>
            </w:pPr>
            <w:ins w:id="927" w:author="Raphael Malyankar" w:date="2022-11-15T22:27:00Z">
              <w:r>
                <w:t>OR</w:t>
              </w:r>
            </w:ins>
          </w:p>
          <w:p w14:paraId="3A70A067" w14:textId="77777777" w:rsidR="00587727" w:rsidRDefault="00587727" w:rsidP="00BF686F">
            <w:pPr>
              <w:spacing w:after="0" w:line="240" w:lineRule="auto"/>
              <w:rPr>
                <w:ins w:id="928" w:author="Raphael Malyankar" w:date="2022-11-15T23:02:00Z"/>
              </w:rPr>
            </w:pPr>
            <w:proofErr w:type="spellStart"/>
            <w:ins w:id="929" w:author="Raphael Malyankar" w:date="2022-11-15T22:30:00Z">
              <w:r>
                <w:t>DoW</w:t>
              </w:r>
              <w:proofErr w:type="spellEnd"/>
              <w:r>
                <w:t xml:space="preserve"> - </w:t>
              </w:r>
              <w:proofErr w:type="spellStart"/>
              <w:r>
                <w:t>DoW</w:t>
              </w:r>
              <w:proofErr w:type="spellEnd"/>
              <w:r w:rsidR="00F33F12">
                <w:t xml:space="preserve"> (if </w:t>
              </w:r>
            </w:ins>
            <w:proofErr w:type="spellStart"/>
            <w:ins w:id="930" w:author="Raphael Malyankar" w:date="2022-11-15T22:31:00Z">
              <w:r w:rsidR="00F33F12" w:rsidRPr="000978B4">
                <w:rPr>
                  <w:i/>
                  <w:iCs/>
                </w:rPr>
                <w:t>dayOfWeekIsRange</w:t>
              </w:r>
              <w:proofErr w:type="spellEnd"/>
              <w:r w:rsidR="00F33F12">
                <w:t xml:space="preserve"> = </w:t>
              </w:r>
              <w:r w:rsidR="00F33F12" w:rsidRPr="00F33F12">
                <w:rPr>
                  <w:i/>
                  <w:iCs/>
                </w:rPr>
                <w:t>true</w:t>
              </w:r>
              <w:r w:rsidR="00F33F12">
                <w:t>)</w:t>
              </w:r>
            </w:ins>
          </w:p>
          <w:p w14:paraId="27875506" w14:textId="77777777" w:rsidR="000978B4" w:rsidRDefault="000978B4" w:rsidP="00BF686F">
            <w:pPr>
              <w:spacing w:after="0" w:line="240" w:lineRule="auto"/>
              <w:rPr>
                <w:ins w:id="931" w:author="Raphael Malyankar" w:date="2022-11-15T23:02:00Z"/>
              </w:rPr>
            </w:pPr>
            <w:ins w:id="932" w:author="Raphael Malyankar" w:date="2022-11-15T23:02:00Z">
              <w:r>
                <w:t>OR</w:t>
              </w:r>
            </w:ins>
          </w:p>
          <w:p w14:paraId="247F7A76" w14:textId="17E82A0B" w:rsidR="000978B4" w:rsidRPr="009B48AC" w:rsidRDefault="000978B4" w:rsidP="00BF686F">
            <w:pPr>
              <w:spacing w:after="0" w:line="240" w:lineRule="auto"/>
              <w:rPr>
                <w:ins w:id="933" w:author="Raphael Malyankar" w:date="2022-11-15T22:20:00Z"/>
              </w:rPr>
            </w:pPr>
            <w:proofErr w:type="spellStart"/>
            <w:ins w:id="934" w:author="Raphael Malyankar" w:date="2022-11-15T23:02:00Z">
              <w:r>
                <w:t>DoW</w:t>
              </w:r>
              <w:proofErr w:type="spellEnd"/>
              <w:r>
                <w:t xml:space="preserve">, </w:t>
              </w:r>
              <w:proofErr w:type="spellStart"/>
              <w:r>
                <w:t>DoW</w:t>
              </w:r>
              <w:proofErr w:type="spellEnd"/>
              <w:r>
                <w:t xml:space="preserve"> (if </w:t>
              </w:r>
              <w:proofErr w:type="spellStart"/>
              <w:r w:rsidRPr="000978B4">
                <w:rPr>
                  <w:i/>
                  <w:iCs/>
                </w:rPr>
                <w:t>dayOfWeekIsRange</w:t>
              </w:r>
              <w:proofErr w:type="spellEnd"/>
              <w:r>
                <w:t xml:space="preserve"> = </w:t>
              </w:r>
            </w:ins>
            <w:ins w:id="935" w:author="Raphael Malyankar" w:date="2022-11-15T23:03:00Z">
              <w:r>
                <w:t>false</w:t>
              </w:r>
            </w:ins>
            <w:ins w:id="936" w:author="Raphael Malyankar" w:date="2022-11-15T23:02:00Z">
              <w:r w:rsidRPr="000978B4">
                <w:t>)</w:t>
              </w:r>
            </w:ins>
          </w:p>
        </w:tc>
        <w:tc>
          <w:tcPr>
            <w:tcW w:w="1606" w:type="dxa"/>
          </w:tcPr>
          <w:p w14:paraId="1CA53473" w14:textId="160BC774" w:rsidR="00BF686F" w:rsidRDefault="00BF686F" w:rsidP="00BF686F">
            <w:pPr>
              <w:spacing w:after="0" w:line="240" w:lineRule="auto"/>
              <w:rPr>
                <w:ins w:id="937" w:author="Raphael Malyankar" w:date="2022-11-15T22:41:00Z"/>
              </w:rPr>
            </w:pPr>
            <w:ins w:id="938" w:author="Raphael Malyankar" w:date="2022-11-15T22:20:00Z">
              <w:r w:rsidRPr="00AE56F7">
                <w:t>(Times of day)</w:t>
              </w:r>
            </w:ins>
          </w:p>
          <w:p w14:paraId="5CEF7751" w14:textId="5737DA03" w:rsidR="00AC5C5D" w:rsidRDefault="00AC5C5D" w:rsidP="00BF686F">
            <w:pPr>
              <w:spacing w:after="0" w:line="240" w:lineRule="auto"/>
              <w:rPr>
                <w:ins w:id="939" w:author="Raphael Malyankar" w:date="2022-11-15T22:41:00Z"/>
              </w:rPr>
            </w:pPr>
            <w:proofErr w:type="spellStart"/>
            <w:ins w:id="940" w:author="Raphael Malyankar" w:date="2022-11-15T22:41:00Z">
              <w:r>
                <w:t>hh:mm</w:t>
              </w:r>
            </w:ins>
            <w:proofErr w:type="spellEnd"/>
            <w:ins w:id="941" w:author="Raphael Malyankar" w:date="2022-11-15T22:45:00Z">
              <w:r w:rsidR="00D2154F">
                <w:t>–</w:t>
              </w:r>
            </w:ins>
            <w:proofErr w:type="spellStart"/>
            <w:ins w:id="942" w:author="Raphael Malyankar" w:date="2022-11-15T22:41:00Z">
              <w:r>
                <w:t>hh:mm</w:t>
              </w:r>
              <w:proofErr w:type="spellEnd"/>
            </w:ins>
          </w:p>
          <w:p w14:paraId="153CCA24" w14:textId="468651B5" w:rsidR="00AC5C5D" w:rsidRDefault="00AC5C5D" w:rsidP="00BF686F">
            <w:pPr>
              <w:spacing w:after="0" w:line="240" w:lineRule="auto"/>
              <w:rPr>
                <w:ins w:id="943" w:author="Raphael Malyankar" w:date="2022-11-15T22:42:00Z"/>
              </w:rPr>
            </w:pPr>
            <w:proofErr w:type="spellStart"/>
            <w:ins w:id="944" w:author="Raphael Malyankar" w:date="2022-11-15T22:41:00Z">
              <w:r>
                <w:t>hh:mm</w:t>
              </w:r>
            </w:ins>
            <w:proofErr w:type="spellEnd"/>
            <w:ins w:id="945" w:author="Raphael Malyankar" w:date="2022-11-15T22:45:00Z">
              <w:r w:rsidR="00D2154F">
                <w:t>–</w:t>
              </w:r>
            </w:ins>
            <w:proofErr w:type="spellStart"/>
            <w:ins w:id="946" w:author="Raphael Malyankar" w:date="2022-11-15T22:41:00Z">
              <w:r>
                <w:t>hh:mm</w:t>
              </w:r>
            </w:ins>
            <w:proofErr w:type="spellEnd"/>
          </w:p>
          <w:p w14:paraId="1FE7A573" w14:textId="4F3D9A7D" w:rsidR="00AC5C5D" w:rsidRDefault="00D2154F" w:rsidP="00BF686F">
            <w:pPr>
              <w:spacing w:after="0" w:line="240" w:lineRule="auto"/>
              <w:rPr>
                <w:ins w:id="947" w:author="Raphael Malyankar" w:date="2022-11-15T22:40:00Z"/>
              </w:rPr>
            </w:pPr>
            <w:ins w:id="948" w:author="Raphael Malyankar" w:date="2022-11-15T22:46:00Z">
              <w:r>
                <w:t>…</w:t>
              </w:r>
            </w:ins>
          </w:p>
          <w:p w14:paraId="4989CDF8" w14:textId="4AB4D2E7" w:rsidR="00AC5C5D" w:rsidRPr="009B48AC" w:rsidRDefault="00AC5C5D" w:rsidP="00BF686F">
            <w:pPr>
              <w:spacing w:after="0" w:line="240" w:lineRule="auto"/>
              <w:rPr>
                <w:ins w:id="949" w:author="Raphael Malyankar" w:date="2022-11-15T22:20:00Z"/>
              </w:rPr>
            </w:pPr>
            <w:proofErr w:type="spellStart"/>
            <w:ins w:id="950" w:author="Raphael Malyankar" w:date="2022-11-15T22:40:00Z">
              <w:r w:rsidRPr="00AC5C5D">
                <w:rPr>
                  <w:i/>
                  <w:iCs/>
                </w:rPr>
                <w:t>timeOfdayStart</w:t>
              </w:r>
              <w:proofErr w:type="spellEnd"/>
              <w:r>
                <w:t xml:space="preserve">, </w:t>
              </w:r>
              <w:proofErr w:type="spellStart"/>
              <w:r w:rsidRPr="00AC5C5D">
                <w:rPr>
                  <w:i/>
                  <w:iCs/>
                </w:rPr>
                <w:t>timeOfDayEnd</w:t>
              </w:r>
            </w:ins>
            <w:proofErr w:type="spellEnd"/>
          </w:p>
        </w:tc>
        <w:tc>
          <w:tcPr>
            <w:tcW w:w="1787" w:type="dxa"/>
          </w:tcPr>
          <w:p w14:paraId="4B9F5C3A" w14:textId="77777777" w:rsidR="00BF686F" w:rsidRDefault="00BF686F" w:rsidP="00BF686F">
            <w:pPr>
              <w:spacing w:after="0" w:line="240" w:lineRule="auto"/>
              <w:rPr>
                <w:ins w:id="951" w:author="Raphael Malyankar" w:date="2022-11-15T22:41:00Z"/>
              </w:rPr>
            </w:pPr>
            <w:ins w:id="952" w:author="Raphael Malyankar" w:date="2022-11-15T22:20:00Z">
              <w:r w:rsidRPr="00AE56F7">
                <w:t>(Additional information)</w:t>
              </w:r>
            </w:ins>
          </w:p>
          <w:p w14:paraId="46AF7969" w14:textId="17F1A900" w:rsidR="00AC5C5D" w:rsidRPr="00AC5C5D" w:rsidRDefault="00AC5C5D" w:rsidP="00BF686F">
            <w:pPr>
              <w:spacing w:after="0" w:line="240" w:lineRule="auto"/>
              <w:rPr>
                <w:ins w:id="953" w:author="Raphael Malyankar" w:date="2022-11-15T22:20:00Z"/>
                <w:i/>
                <w:iCs/>
              </w:rPr>
            </w:pPr>
            <w:ins w:id="954" w:author="Raphael Malyankar" w:date="2022-11-15T22:41:00Z">
              <w:r w:rsidRPr="00AC5C5D">
                <w:rPr>
                  <w:i/>
                  <w:iCs/>
                </w:rPr>
                <w:t>complex attribute information</w:t>
              </w:r>
            </w:ins>
          </w:p>
        </w:tc>
      </w:tr>
      <w:tr w:rsidR="00AF7C9A" w:rsidRPr="009B48AC" w14:paraId="099E2CBD" w14:textId="77777777" w:rsidTr="00A163FF">
        <w:trPr>
          <w:cantSplit/>
          <w:ins w:id="955" w:author="Raphael Malyankar" w:date="2022-11-15T23:48:00Z"/>
        </w:trPr>
        <w:tc>
          <w:tcPr>
            <w:tcW w:w="9304" w:type="dxa"/>
            <w:gridSpan w:val="4"/>
          </w:tcPr>
          <w:p w14:paraId="1681B8E0" w14:textId="04E47181" w:rsidR="00AF7C9A" w:rsidRPr="00AE56F7" w:rsidRDefault="00AF7C9A" w:rsidP="00BF686F">
            <w:pPr>
              <w:spacing w:after="0" w:line="240" w:lineRule="auto"/>
              <w:rPr>
                <w:ins w:id="956" w:author="Raphael Malyankar" w:date="2022-11-15T23:48:00Z"/>
              </w:rPr>
            </w:pPr>
            <w:ins w:id="957" w:author="Raphael Malyankar" w:date="2022-11-15T23:49:00Z">
              <w:r>
                <w:t xml:space="preserve">(repeat </w:t>
              </w:r>
              <w:r w:rsidRPr="00587727">
                <w:rPr>
                  <w:i/>
                  <w:iCs/>
                </w:rPr>
                <w:t xml:space="preserve">according to multiplicity of </w:t>
              </w:r>
              <w:proofErr w:type="spellStart"/>
              <w:r w:rsidRPr="00587727">
                <w:rPr>
                  <w:i/>
                  <w:iCs/>
                </w:rPr>
                <w:t>scheduleByDayOfWeek</w:t>
              </w:r>
              <w:proofErr w:type="spellEnd"/>
              <w:r w:rsidRPr="00587727">
                <w:rPr>
                  <w:i/>
                  <w:iCs/>
                </w:rPr>
                <w:t>)</w:t>
              </w:r>
            </w:ins>
          </w:p>
        </w:tc>
      </w:tr>
      <w:tr w:rsidR="008E57A4" w:rsidRPr="009B48AC" w14:paraId="5CA4E0DA" w14:textId="77777777" w:rsidTr="00A163FF">
        <w:trPr>
          <w:cantSplit/>
          <w:ins w:id="958" w:author="Raphael Malyankar" w:date="2022-11-15T22:58:00Z"/>
        </w:trPr>
        <w:tc>
          <w:tcPr>
            <w:tcW w:w="2174" w:type="dxa"/>
          </w:tcPr>
          <w:p w14:paraId="5D88B69D" w14:textId="6B0F1645" w:rsidR="008E57A4" w:rsidRDefault="00973412" w:rsidP="008E57A4">
            <w:pPr>
              <w:spacing w:after="0" w:line="240" w:lineRule="auto"/>
              <w:jc w:val="left"/>
              <w:rPr>
                <w:ins w:id="959" w:author="Raphael Malyankar" w:date="2022-11-15T23:56:00Z"/>
              </w:rPr>
            </w:pPr>
            <w:ins w:id="960" w:author="Raphael Malyankar" w:date="2022-11-15T23:36:00Z">
              <w:r>
                <w:t>Exceptions</w:t>
              </w:r>
            </w:ins>
          </w:p>
          <w:p w14:paraId="3CD64E13" w14:textId="77777777" w:rsidR="00A163FF" w:rsidRDefault="00A163FF" w:rsidP="008E57A4">
            <w:pPr>
              <w:spacing w:after="0" w:line="240" w:lineRule="auto"/>
              <w:jc w:val="left"/>
              <w:rPr>
                <w:ins w:id="961" w:author="Raphael Malyankar" w:date="2022-11-15T23:50:00Z"/>
              </w:rPr>
            </w:pPr>
          </w:p>
          <w:p w14:paraId="3FD73312" w14:textId="105BB07F" w:rsidR="005E0507" w:rsidRPr="008E57A4" w:rsidRDefault="005E0507" w:rsidP="008E57A4">
            <w:pPr>
              <w:spacing w:after="0" w:line="240" w:lineRule="auto"/>
              <w:jc w:val="left"/>
              <w:rPr>
                <w:ins w:id="962" w:author="Raphael Malyankar" w:date="2022-11-15T22:58:00Z"/>
              </w:rPr>
            </w:pPr>
            <w:proofErr w:type="spellStart"/>
            <w:ins w:id="963" w:author="Raphael Malyankar" w:date="2022-11-15T23:50:00Z">
              <w:r w:rsidRPr="005E0507">
                <w:rPr>
                  <w:i/>
                  <w:iCs/>
                </w:rPr>
                <w:t>NonStandard</w:t>
              </w:r>
            </w:ins>
            <w:ins w:id="964" w:author="Raphael Malyankar" w:date="2022-11-15T23:52:00Z">
              <w:r>
                <w:rPr>
                  <w:i/>
                  <w:iCs/>
                </w:rPr>
                <w:t>‌</w:t>
              </w:r>
            </w:ins>
            <w:ins w:id="965" w:author="Raphael Malyankar" w:date="2022-11-15T23:50:00Z">
              <w:r w:rsidRPr="005E0507">
                <w:rPr>
                  <w:i/>
                  <w:iCs/>
                </w:rPr>
                <w:t>Working</w:t>
              </w:r>
            </w:ins>
            <w:ins w:id="966" w:author="Raphael Malyankar" w:date="2022-11-15T23:52:00Z">
              <w:r>
                <w:rPr>
                  <w:i/>
                  <w:iCs/>
                </w:rPr>
                <w:t>‌</w:t>
              </w:r>
            </w:ins>
            <w:ins w:id="967" w:author="Raphael Malyankar" w:date="2022-11-15T23:50:00Z">
              <w:r w:rsidRPr="005E0507">
                <w:rPr>
                  <w:i/>
                  <w:iCs/>
                </w:rPr>
                <w:t>Day</w:t>
              </w:r>
              <w:proofErr w:type="spellEnd"/>
              <w:r>
                <w:t xml:space="preserve"> associat</w:t>
              </w:r>
            </w:ins>
            <w:ins w:id="968" w:author="Raphael Malyankar" w:date="2022-11-15T23:51:00Z">
              <w:r>
                <w:t>e</w:t>
              </w:r>
            </w:ins>
            <w:ins w:id="969" w:author="Raphael Malyankar" w:date="2022-11-15T23:50:00Z">
              <w:r>
                <w:t xml:space="preserve">d to the </w:t>
              </w:r>
            </w:ins>
            <w:ins w:id="970" w:author="Raphael Malyankar" w:date="2022-11-15T23:51:00Z">
              <w:r>
                <w:t xml:space="preserve">above </w:t>
              </w:r>
            </w:ins>
            <w:proofErr w:type="spellStart"/>
            <w:ins w:id="971" w:author="Raphael Malyankar" w:date="2022-11-15T23:50:00Z">
              <w:r w:rsidRPr="005E0507">
                <w:rPr>
                  <w:i/>
                  <w:iCs/>
                </w:rPr>
                <w:t>ServiceHours</w:t>
              </w:r>
            </w:ins>
            <w:proofErr w:type="spellEnd"/>
          </w:p>
          <w:p w14:paraId="1D93F18F" w14:textId="228BC7E4" w:rsidR="008E57A4" w:rsidRPr="009B48AC" w:rsidRDefault="008E57A4" w:rsidP="008E57A4">
            <w:pPr>
              <w:spacing w:after="0" w:line="240" w:lineRule="auto"/>
              <w:jc w:val="left"/>
              <w:rPr>
                <w:ins w:id="972" w:author="Raphael Malyankar" w:date="2022-11-15T22:58:00Z"/>
              </w:rPr>
            </w:pPr>
          </w:p>
        </w:tc>
        <w:tc>
          <w:tcPr>
            <w:tcW w:w="3737" w:type="dxa"/>
          </w:tcPr>
          <w:p w14:paraId="4FA6C20E" w14:textId="68485914" w:rsidR="009A5A04" w:rsidRPr="00BF686F" w:rsidRDefault="008E57A4" w:rsidP="008E57A4">
            <w:pPr>
              <w:spacing w:after="0" w:line="240" w:lineRule="auto"/>
              <w:rPr>
                <w:ins w:id="973" w:author="Raphael Malyankar" w:date="2022-11-15T22:58:00Z"/>
              </w:rPr>
            </w:pPr>
            <w:ins w:id="974" w:author="Raphael Malyankar" w:date="2022-11-15T23:00:00Z">
              <w:r w:rsidRPr="008E57A4">
                <w:t xml:space="preserve">(fixed </w:t>
              </w:r>
            </w:ins>
            <w:ins w:id="975" w:author="Raphael Malyankar" w:date="2022-11-15T23:20:00Z">
              <w:r w:rsidR="009A5A04">
                <w:t>and</w:t>
              </w:r>
            </w:ins>
            <w:ins w:id="976" w:author="Raphael Malyankar" w:date="2022-11-15T23:00:00Z">
              <w:r w:rsidRPr="008E57A4">
                <w:t xml:space="preserve"> variable date</w:t>
              </w:r>
            </w:ins>
            <w:ins w:id="977" w:author="Raphael Malyankar" w:date="2022-11-15T23:20:00Z">
              <w:r w:rsidR="009A5A04">
                <w:t>(s)</w:t>
              </w:r>
            </w:ins>
            <w:ins w:id="978" w:author="Raphael Malyankar" w:date="2022-11-15T23:00:00Z">
              <w:r w:rsidRPr="008E57A4">
                <w:t xml:space="preserve"> from </w:t>
              </w:r>
              <w:proofErr w:type="spellStart"/>
              <w:r w:rsidRPr="008E57A4">
                <w:rPr>
                  <w:i/>
                  <w:iCs/>
                </w:rPr>
                <w:t>dateFixed</w:t>
              </w:r>
              <w:proofErr w:type="spellEnd"/>
              <w:r w:rsidRPr="008E57A4">
                <w:t xml:space="preserve"> or </w:t>
              </w:r>
              <w:proofErr w:type="spellStart"/>
              <w:r w:rsidRPr="008E57A4">
                <w:rPr>
                  <w:i/>
                  <w:iCs/>
                </w:rPr>
                <w:t>dateVariable</w:t>
              </w:r>
              <w:proofErr w:type="spellEnd"/>
              <w:r w:rsidRPr="008E57A4">
                <w:t>)</w:t>
              </w:r>
            </w:ins>
          </w:p>
        </w:tc>
        <w:tc>
          <w:tcPr>
            <w:tcW w:w="1606" w:type="dxa"/>
          </w:tcPr>
          <w:p w14:paraId="4B6F7B63" w14:textId="11729727" w:rsidR="008E57A4" w:rsidRPr="00AE56F7" w:rsidRDefault="008E57A4" w:rsidP="008E57A4">
            <w:pPr>
              <w:spacing w:after="0" w:line="240" w:lineRule="auto"/>
              <w:rPr>
                <w:ins w:id="979" w:author="Raphael Malyankar" w:date="2022-11-15T22:58:00Z"/>
              </w:rPr>
            </w:pPr>
          </w:p>
        </w:tc>
        <w:tc>
          <w:tcPr>
            <w:tcW w:w="1787" w:type="dxa"/>
          </w:tcPr>
          <w:p w14:paraId="54FECC7D" w14:textId="77777777" w:rsidR="008E57A4" w:rsidRDefault="008E57A4" w:rsidP="008E57A4">
            <w:pPr>
              <w:spacing w:after="0" w:line="240" w:lineRule="auto"/>
              <w:rPr>
                <w:ins w:id="980" w:author="Raphael Malyankar" w:date="2022-11-15T22:58:00Z"/>
              </w:rPr>
            </w:pPr>
            <w:ins w:id="981" w:author="Raphael Malyankar" w:date="2022-11-15T22:58:00Z">
              <w:r w:rsidRPr="00AE56F7">
                <w:t>(Additional information)</w:t>
              </w:r>
            </w:ins>
          </w:p>
          <w:p w14:paraId="0EDD58D0" w14:textId="4DF7BCA3" w:rsidR="008E57A4" w:rsidRPr="00AE56F7" w:rsidRDefault="008E57A4" w:rsidP="008E57A4">
            <w:pPr>
              <w:spacing w:after="0" w:line="240" w:lineRule="auto"/>
              <w:rPr>
                <w:ins w:id="982" w:author="Raphael Malyankar" w:date="2022-11-15T22:58:00Z"/>
              </w:rPr>
            </w:pPr>
            <w:ins w:id="983" w:author="Raphael Malyankar" w:date="2022-11-15T22:58:00Z">
              <w:r w:rsidRPr="00AC5C5D">
                <w:rPr>
                  <w:i/>
                  <w:iCs/>
                </w:rPr>
                <w:t>complex attribute information</w:t>
              </w:r>
            </w:ins>
          </w:p>
        </w:tc>
      </w:tr>
      <w:tr w:rsidR="00587727" w:rsidRPr="009B48AC" w14:paraId="7BBE58D1" w14:textId="77777777" w:rsidTr="00A163FF">
        <w:trPr>
          <w:cantSplit/>
          <w:ins w:id="984" w:author="Raphael Malyankar" w:date="2022-11-15T22:27:00Z"/>
        </w:trPr>
        <w:tc>
          <w:tcPr>
            <w:tcW w:w="9304" w:type="dxa"/>
            <w:gridSpan w:val="4"/>
          </w:tcPr>
          <w:p w14:paraId="676A8006" w14:textId="527399DD" w:rsidR="00587727" w:rsidRPr="00587727" w:rsidRDefault="00587727" w:rsidP="00BF686F">
            <w:pPr>
              <w:spacing w:after="0" w:line="240" w:lineRule="auto"/>
              <w:rPr>
                <w:ins w:id="985" w:author="Raphael Malyankar" w:date="2022-11-15T22:27:00Z"/>
                <w:i/>
                <w:iCs/>
              </w:rPr>
            </w:pPr>
            <w:ins w:id="986" w:author="Raphael Malyankar" w:date="2022-11-15T22:27:00Z">
              <w:r w:rsidRPr="00587727">
                <w:rPr>
                  <w:i/>
                  <w:iCs/>
                </w:rPr>
                <w:t xml:space="preserve">(repeat </w:t>
              </w:r>
            </w:ins>
            <w:ins w:id="987" w:author="Raphael Malyankar" w:date="2022-11-15T23:53:00Z">
              <w:r w:rsidR="005E0507">
                <w:rPr>
                  <w:i/>
                  <w:iCs/>
                </w:rPr>
                <w:t xml:space="preserve">both rows </w:t>
              </w:r>
            </w:ins>
            <w:ins w:id="988" w:author="Raphael Malyankar" w:date="2022-11-15T23:49:00Z">
              <w:r w:rsidR="005E0507">
                <w:rPr>
                  <w:i/>
                  <w:iCs/>
                </w:rPr>
                <w:t>abov</w:t>
              </w:r>
            </w:ins>
            <w:ins w:id="989" w:author="Raphael Malyankar" w:date="2022-11-15T23:50:00Z">
              <w:r w:rsidR="005E0507">
                <w:rPr>
                  <w:i/>
                  <w:iCs/>
                </w:rPr>
                <w:t>e</w:t>
              </w:r>
            </w:ins>
            <w:ins w:id="990" w:author="Raphael Malyankar" w:date="2022-11-15T23:53:00Z">
              <w:r w:rsidR="005E0507">
                <w:rPr>
                  <w:i/>
                  <w:iCs/>
                </w:rPr>
                <w:t>,</w:t>
              </w:r>
            </w:ins>
            <w:ins w:id="991" w:author="Raphael Malyankar" w:date="2022-11-15T23:50:00Z">
              <w:r w:rsidR="005E0507">
                <w:rPr>
                  <w:i/>
                  <w:iCs/>
                </w:rPr>
                <w:t xml:space="preserve"> </w:t>
              </w:r>
            </w:ins>
            <w:ins w:id="992" w:author="Raphael Malyankar" w:date="2022-11-15T23:49:00Z">
              <w:r w:rsidR="005E0507">
                <w:rPr>
                  <w:i/>
                  <w:iCs/>
                </w:rPr>
                <w:t xml:space="preserve">according to multiplicity of </w:t>
              </w:r>
              <w:proofErr w:type="spellStart"/>
              <w:r w:rsidR="005E0507">
                <w:rPr>
                  <w:i/>
                  <w:iCs/>
                </w:rPr>
                <w:t>ServiceHours</w:t>
              </w:r>
              <w:proofErr w:type="spellEnd"/>
              <w:r w:rsidR="005E0507">
                <w:rPr>
                  <w:i/>
                  <w:iCs/>
                </w:rPr>
                <w:t xml:space="preserve"> associated to the feature or information type</w:t>
              </w:r>
            </w:ins>
            <w:ins w:id="993" w:author="Raphael Malyankar" w:date="2022-11-15T22:28:00Z">
              <w:r w:rsidRPr="00587727">
                <w:rPr>
                  <w:i/>
                  <w:iCs/>
                </w:rPr>
                <w:t>)</w:t>
              </w:r>
            </w:ins>
          </w:p>
        </w:tc>
      </w:tr>
    </w:tbl>
    <w:p w14:paraId="1C780688" w14:textId="77777777" w:rsidR="006A7D09" w:rsidRDefault="006A7D09" w:rsidP="002D60A8">
      <w:pPr>
        <w:spacing w:after="0" w:line="240" w:lineRule="auto"/>
        <w:rPr>
          <w:ins w:id="994" w:author="Raphael Malyankar" w:date="2022-11-15T20:36:00Z"/>
        </w:rPr>
      </w:pPr>
    </w:p>
    <w:p w14:paraId="4C1060DE" w14:textId="1A98059B" w:rsidR="003D1DB2" w:rsidRDefault="00F33F12" w:rsidP="002D60A8">
      <w:pPr>
        <w:spacing w:after="0" w:line="240" w:lineRule="auto"/>
        <w:rPr>
          <w:ins w:id="995" w:author="Raphael Malyankar" w:date="2022-11-15T22:48:00Z"/>
        </w:rPr>
      </w:pPr>
      <w:ins w:id="996" w:author="Raphael Malyankar" w:date="2022-11-15T22:33:00Z">
        <w:r>
          <w:t>Notes:</w:t>
        </w:r>
      </w:ins>
    </w:p>
    <w:p w14:paraId="4B184E8D" w14:textId="3C03D518" w:rsidR="00973412" w:rsidRDefault="003D1DB2" w:rsidP="00AF7C9A">
      <w:pPr>
        <w:pStyle w:val="ListParagraph"/>
        <w:numPr>
          <w:ilvl w:val="0"/>
          <w:numId w:val="43"/>
        </w:numPr>
        <w:spacing w:after="0" w:line="240" w:lineRule="auto"/>
        <w:rPr>
          <w:ins w:id="997" w:author="Raphael Malyankar" w:date="2022-11-15T23:38:00Z"/>
        </w:rPr>
      </w:pPr>
      <w:ins w:id="998" w:author="Raphael Malyankar" w:date="2022-11-15T22:48:00Z">
        <w:r>
          <w:t xml:space="preserve">The “Normal, Closed, …” row </w:t>
        </w:r>
      </w:ins>
      <w:ins w:id="999" w:author="Raphael Malyankar" w:date="2022-11-15T22:49:00Z">
        <w:r w:rsidR="00F43FC7">
          <w:t xml:space="preserve">represents information from </w:t>
        </w:r>
        <w:proofErr w:type="spellStart"/>
        <w:r w:rsidR="00F43FC7" w:rsidRPr="00AF7C9A">
          <w:rPr>
            <w:b/>
            <w:bCs/>
          </w:rPr>
          <w:t>ServiceHours</w:t>
        </w:r>
        <w:proofErr w:type="spellEnd"/>
        <w:r w:rsidR="00F43FC7">
          <w:t>, the “</w:t>
        </w:r>
      </w:ins>
      <w:ins w:id="1000" w:author="Raphael Malyankar" w:date="2022-11-15T23:37:00Z">
        <w:r w:rsidR="00973412">
          <w:t>Exceptions</w:t>
        </w:r>
      </w:ins>
      <w:ins w:id="1001" w:author="Raphael Malyankar" w:date="2022-11-15T22:49:00Z">
        <w:r w:rsidR="00F43FC7">
          <w:t xml:space="preserve">” row from </w:t>
        </w:r>
        <w:proofErr w:type="spellStart"/>
        <w:r w:rsidR="00F43FC7" w:rsidRPr="00AF7C9A">
          <w:rPr>
            <w:b/>
            <w:bCs/>
          </w:rPr>
          <w:t>NonStandardWorkingDay</w:t>
        </w:r>
      </w:ins>
      <w:proofErr w:type="spellEnd"/>
      <w:ins w:id="1002" w:author="Raphael Malyankar" w:date="2022-11-15T23:36:00Z">
        <w:r w:rsidR="00973412" w:rsidRPr="00973412">
          <w:t xml:space="preserve"> associated to that </w:t>
        </w:r>
        <w:proofErr w:type="spellStart"/>
        <w:r w:rsidR="00973412" w:rsidRPr="00AF7C9A">
          <w:rPr>
            <w:b/>
            <w:bCs/>
          </w:rPr>
          <w:t>Service</w:t>
        </w:r>
      </w:ins>
      <w:ins w:id="1003" w:author="Raphael Malyankar" w:date="2022-11-15T23:37:00Z">
        <w:r w:rsidR="00973412" w:rsidRPr="00AF7C9A">
          <w:rPr>
            <w:b/>
            <w:bCs/>
          </w:rPr>
          <w:t>Hours</w:t>
        </w:r>
      </w:ins>
      <w:proofErr w:type="spellEnd"/>
      <w:ins w:id="1004" w:author="Raphael Malyankar" w:date="2022-11-15T22:49:00Z">
        <w:r w:rsidR="00F43FC7">
          <w:t>.</w:t>
        </w:r>
      </w:ins>
    </w:p>
    <w:p w14:paraId="7A12BECD" w14:textId="7CCC5633" w:rsidR="00973412" w:rsidRDefault="00973412" w:rsidP="00AF7C9A">
      <w:pPr>
        <w:pStyle w:val="ListParagraph"/>
        <w:numPr>
          <w:ilvl w:val="0"/>
          <w:numId w:val="43"/>
        </w:numPr>
        <w:spacing w:after="0" w:line="240" w:lineRule="auto"/>
        <w:rPr>
          <w:ins w:id="1005" w:author="Raphael Malyankar" w:date="2022-11-15T22:48:00Z"/>
        </w:rPr>
      </w:pPr>
      <w:ins w:id="1006" w:author="Raphael Malyankar" w:date="2022-11-15T23:38:00Z">
        <w:r>
          <w:t xml:space="preserve">If there is more than one </w:t>
        </w:r>
        <w:proofErr w:type="spellStart"/>
        <w:r w:rsidRPr="00AF7C9A">
          <w:rPr>
            <w:b/>
            <w:bCs/>
          </w:rPr>
          <w:t>Serv</w:t>
        </w:r>
      </w:ins>
      <w:ins w:id="1007" w:author="Raphael Malyankar" w:date="2022-11-15T23:39:00Z">
        <w:r w:rsidRPr="00AF7C9A">
          <w:rPr>
            <w:b/>
            <w:bCs/>
          </w:rPr>
          <w:t>iceHours</w:t>
        </w:r>
        <w:proofErr w:type="spellEnd"/>
        <w:r>
          <w:t xml:space="preserve"> instance associated to the same feature or information type, the rows are repeated. This might be the case if </w:t>
        </w:r>
      </w:ins>
      <w:ins w:id="1008" w:author="Raphael Malyankar" w:date="2022-11-15T23:40:00Z">
        <w:r>
          <w:t>there are different schedules for different types of operations</w:t>
        </w:r>
      </w:ins>
      <w:ins w:id="1009" w:author="Raphael Malyankar" w:date="2022-11-15T23:41:00Z">
        <w:r>
          <w:t xml:space="preserve"> (normal, unmanned, etc.)</w:t>
        </w:r>
      </w:ins>
      <w:ins w:id="1010" w:author="Raphael Malyankar" w:date="2022-11-15T23:40:00Z">
        <w:r>
          <w:t>.</w:t>
        </w:r>
      </w:ins>
    </w:p>
    <w:p w14:paraId="78360244" w14:textId="3363FB7B" w:rsidR="00842906" w:rsidRDefault="00F33F12" w:rsidP="00AF7C9A">
      <w:pPr>
        <w:pStyle w:val="ListParagraph"/>
        <w:numPr>
          <w:ilvl w:val="0"/>
          <w:numId w:val="43"/>
        </w:numPr>
        <w:spacing w:after="0" w:line="240" w:lineRule="auto"/>
        <w:rPr>
          <w:ins w:id="1011" w:author="Raphael Malyankar" w:date="2022-11-15T22:42:00Z"/>
        </w:rPr>
      </w:pPr>
      <w:proofErr w:type="spellStart"/>
      <w:ins w:id="1012" w:author="Raphael Malyankar" w:date="2022-11-15T22:30:00Z">
        <w:r>
          <w:t>DoW</w:t>
        </w:r>
      </w:ins>
      <w:proofErr w:type="spellEnd"/>
      <w:ins w:id="1013" w:author="Raphael Malyankar" w:date="2022-11-15T22:32:00Z">
        <w:r>
          <w:t xml:space="preserve"> represents </w:t>
        </w:r>
        <w:proofErr w:type="spellStart"/>
        <w:r w:rsidRPr="00AF7C9A">
          <w:rPr>
            <w:i/>
            <w:iCs/>
          </w:rPr>
          <w:t>scheduleByDayOfWeek.</w:t>
        </w:r>
      </w:ins>
      <w:ins w:id="1014" w:author="Raphael Malyankar" w:date="2022-11-15T22:30:00Z">
        <w:r w:rsidRPr="00AF7C9A">
          <w:rPr>
            <w:i/>
            <w:iCs/>
          </w:rPr>
          <w:t>timeIntervalsByDayOfWeek</w:t>
        </w:r>
      </w:ins>
      <w:ins w:id="1015" w:author="Raphael Malyankar" w:date="2022-11-15T23:42:00Z">
        <w:r w:rsidR="00AF7C9A" w:rsidRPr="00AF7C9A">
          <w:rPr>
            <w:i/>
            <w:iCs/>
          </w:rPr>
          <w:t>.dayOfWeek</w:t>
        </w:r>
      </w:ins>
      <w:proofErr w:type="spellEnd"/>
      <w:ins w:id="1016" w:author="Raphael Malyankar" w:date="2022-11-15T22:42:00Z">
        <w:r w:rsidR="00AC5C5D">
          <w:t>.</w:t>
        </w:r>
      </w:ins>
    </w:p>
    <w:p w14:paraId="10BE82A4" w14:textId="4EF4F657" w:rsidR="00AC5C5D" w:rsidRDefault="00D2154F" w:rsidP="00AF7C9A">
      <w:pPr>
        <w:pStyle w:val="ListParagraph"/>
        <w:numPr>
          <w:ilvl w:val="0"/>
          <w:numId w:val="43"/>
        </w:numPr>
        <w:spacing w:after="0" w:line="240" w:lineRule="auto"/>
        <w:rPr>
          <w:ins w:id="1017" w:author="Raphael Malyankar" w:date="2022-11-15T22:33:00Z"/>
        </w:rPr>
      </w:pPr>
      <w:ins w:id="1018" w:author="Raphael Malyankar" w:date="2022-11-15T22:42:00Z">
        <w:r>
          <w:t xml:space="preserve">Times </w:t>
        </w:r>
      </w:ins>
      <w:ins w:id="1019" w:author="Raphael Malyankar" w:date="2022-11-16T16:38:00Z">
        <w:r w:rsidR="00563317">
          <w:t>must</w:t>
        </w:r>
      </w:ins>
      <w:ins w:id="1020" w:author="Raphael Malyankar" w:date="2022-11-15T22:43:00Z">
        <w:r>
          <w:t xml:space="preserve"> be ordered according to the </w:t>
        </w:r>
      </w:ins>
      <w:ins w:id="1021" w:author="Raphael Malyankar" w:date="2022-11-16T16:38:00Z">
        <w:r w:rsidR="00563317">
          <w:t>sequence</w:t>
        </w:r>
      </w:ins>
      <w:ins w:id="1022" w:author="Raphael Malyankar" w:date="2022-11-15T22:43:00Z">
        <w:r>
          <w:t xml:space="preserve"> </w:t>
        </w:r>
      </w:ins>
      <w:ins w:id="1023" w:author="Raphael Malyankar" w:date="2022-11-15T22:44:00Z">
        <w:r>
          <w:t xml:space="preserve">of </w:t>
        </w:r>
        <w:proofErr w:type="spellStart"/>
        <w:r w:rsidRPr="00AF7C9A">
          <w:rPr>
            <w:i/>
            <w:iCs/>
          </w:rPr>
          <w:t>timeOfDaystart</w:t>
        </w:r>
        <w:proofErr w:type="spellEnd"/>
        <w:r>
          <w:t xml:space="preserve"> and </w:t>
        </w:r>
        <w:proofErr w:type="spellStart"/>
        <w:r w:rsidRPr="00AF7C9A">
          <w:rPr>
            <w:i/>
            <w:iCs/>
          </w:rPr>
          <w:t>timeOfDayEnd</w:t>
        </w:r>
        <w:proofErr w:type="spellEnd"/>
        <w:r>
          <w:t xml:space="preserve"> attributes </w:t>
        </w:r>
      </w:ins>
      <w:ins w:id="1024" w:author="Raphael Malyankar" w:date="2022-11-15T22:43:00Z">
        <w:r>
          <w:t>in the dataset (this allows for encoding multiple periods in the day if needed</w:t>
        </w:r>
      </w:ins>
      <w:ins w:id="1025" w:author="Raphael Malyankar" w:date="2022-11-15T22:44:00Z">
        <w:r>
          <w:t>, for example 08:00 - 12:00 and 13:00</w:t>
        </w:r>
      </w:ins>
      <w:ins w:id="1026" w:author="Raphael Malyankar" w:date="2022-11-15T22:45:00Z">
        <w:r>
          <w:t xml:space="preserve"> - 17:00).</w:t>
        </w:r>
      </w:ins>
      <w:ins w:id="1027" w:author="Raphael Malyankar" w:date="2022-11-15T22:44:00Z">
        <w:r>
          <w:t xml:space="preserve"> </w:t>
        </w:r>
      </w:ins>
    </w:p>
    <w:p w14:paraId="31BCA9E7" w14:textId="77777777" w:rsidR="00FF31FF" w:rsidRDefault="00F33F12" w:rsidP="00AF7C9A">
      <w:pPr>
        <w:pStyle w:val="ListParagraph"/>
        <w:numPr>
          <w:ilvl w:val="0"/>
          <w:numId w:val="43"/>
        </w:numPr>
        <w:spacing w:after="0" w:line="240" w:lineRule="auto"/>
        <w:rPr>
          <w:ins w:id="1028" w:author="Raphael Malyankar" w:date="2022-11-15T23:55:00Z"/>
        </w:rPr>
      </w:pPr>
      <w:ins w:id="1029" w:author="Raphael Malyankar" w:date="2022-11-15T22:33:00Z">
        <w:r>
          <w:t xml:space="preserve">The </w:t>
        </w:r>
      </w:ins>
      <w:ins w:id="1030" w:author="Raphael Malyankar" w:date="2022-11-15T23:38:00Z">
        <w:r w:rsidR="00973412">
          <w:t>“Notes”</w:t>
        </w:r>
      </w:ins>
      <w:ins w:id="1031" w:author="Raphael Malyankar" w:date="2022-11-15T22:33:00Z">
        <w:r>
          <w:t xml:space="preserve"> column </w:t>
        </w:r>
      </w:ins>
      <w:ins w:id="1032" w:author="Raphael Malyankar" w:date="2022-11-15T22:34:00Z">
        <w:r>
          <w:t xml:space="preserve">contains the content of the information attribute of </w:t>
        </w:r>
        <w:proofErr w:type="spellStart"/>
        <w:r w:rsidRPr="00AF7C9A">
          <w:rPr>
            <w:b/>
            <w:bCs/>
          </w:rPr>
          <w:t>ServiceHours</w:t>
        </w:r>
        <w:proofErr w:type="spellEnd"/>
        <w:r>
          <w:t xml:space="preserve"> or </w:t>
        </w:r>
        <w:proofErr w:type="spellStart"/>
        <w:r w:rsidRPr="00AF7C9A">
          <w:rPr>
            <w:b/>
            <w:bCs/>
          </w:rPr>
          <w:t>NonStandardWorkingDay</w:t>
        </w:r>
        <w:proofErr w:type="spellEnd"/>
        <w:r>
          <w:t xml:space="preserve"> (</w:t>
        </w:r>
      </w:ins>
      <w:ins w:id="1033" w:author="Raphael Malyankar" w:date="2022-11-15T22:35:00Z">
        <w:r>
          <w:t>either the content of the text sub-attribute or a link to the text, as appropriate).</w:t>
        </w:r>
      </w:ins>
    </w:p>
    <w:p w14:paraId="6D649D56" w14:textId="6B409914" w:rsidR="00F33F12" w:rsidRDefault="00FF31FF" w:rsidP="00AF7C9A">
      <w:pPr>
        <w:pStyle w:val="ListParagraph"/>
        <w:numPr>
          <w:ilvl w:val="0"/>
          <w:numId w:val="43"/>
        </w:numPr>
        <w:spacing w:after="0" w:line="240" w:lineRule="auto"/>
        <w:rPr>
          <w:ins w:id="1034" w:author="Raphael Malyankar" w:date="2022-11-16T16:58:00Z"/>
        </w:rPr>
      </w:pPr>
      <w:ins w:id="1035" w:author="Raphael Malyankar" w:date="2022-11-15T23:55:00Z">
        <w:r w:rsidRPr="00FF31FF">
          <w:t xml:space="preserve">Inclusion of the header row(s) is </w:t>
        </w:r>
        <w:r>
          <w:t>left to implementer d</w:t>
        </w:r>
      </w:ins>
      <w:ins w:id="1036" w:author="Raphael Malyankar" w:date="2022-11-15T23:56:00Z">
        <w:r>
          <w:t>iscretion</w:t>
        </w:r>
      </w:ins>
      <w:ins w:id="1037" w:author="Raphael Malyankar" w:date="2022-11-15T23:55:00Z">
        <w:r w:rsidRPr="00FF31FF">
          <w:t>.</w:t>
        </w:r>
      </w:ins>
    </w:p>
    <w:p w14:paraId="283D7CB8" w14:textId="6A82F540" w:rsidR="00721108" w:rsidRDefault="00DE3D1D" w:rsidP="00AF7C9A">
      <w:pPr>
        <w:pStyle w:val="ListParagraph"/>
        <w:numPr>
          <w:ilvl w:val="0"/>
          <w:numId w:val="43"/>
        </w:numPr>
        <w:spacing w:after="0" w:line="240" w:lineRule="auto"/>
        <w:rPr>
          <w:ins w:id="1038" w:author="Raphael Malyankar" w:date="2022-11-17T00:17:00Z"/>
        </w:rPr>
      </w:pPr>
      <w:ins w:id="1039" w:author="Raphael Malyankar" w:date="2022-11-16T19:17:00Z">
        <w:r>
          <w:t xml:space="preserve">Other attributes </w:t>
        </w:r>
      </w:ins>
      <w:ins w:id="1040" w:author="Raphael Malyankar" w:date="2022-11-16T19:18:00Z">
        <w:r>
          <w:t xml:space="preserve">(for example, </w:t>
        </w:r>
        <w:r w:rsidRPr="00DE3D1D">
          <w:rPr>
            <w:i/>
            <w:iCs/>
          </w:rPr>
          <w:t>graphic</w:t>
        </w:r>
        <w:r>
          <w:t xml:space="preserve">) </w:t>
        </w:r>
      </w:ins>
      <w:ins w:id="1041" w:author="Raphael Malyankar" w:date="2022-11-16T19:17:00Z">
        <w:r>
          <w:t xml:space="preserve">are not expected to be </w:t>
        </w:r>
      </w:ins>
      <w:ins w:id="1042" w:author="Raphael Malyankar" w:date="2022-11-16T19:18:00Z">
        <w:r>
          <w:t xml:space="preserve">used for encoding schedule information, but </w:t>
        </w:r>
      </w:ins>
      <w:ins w:id="1043" w:author="Raphael Malyankar" w:date="2022-11-16T19:19:00Z">
        <w:r>
          <w:t>if populated should be accessible via the “Notes” col</w:t>
        </w:r>
      </w:ins>
      <w:ins w:id="1044" w:author="Raphael Malyankar" w:date="2022-11-16T19:20:00Z">
        <w:r>
          <w:t>umn</w:t>
        </w:r>
      </w:ins>
      <w:ins w:id="1045" w:author="Raphael Malyankar" w:date="2022-11-16T19:21:00Z">
        <w:r>
          <w:t xml:space="preserve"> or </w:t>
        </w:r>
      </w:ins>
      <w:ins w:id="1046" w:author="Raphael Malyankar" w:date="2022-11-16T19:22:00Z">
        <w:r>
          <w:t xml:space="preserve">in header or </w:t>
        </w:r>
      </w:ins>
      <w:ins w:id="1047" w:author="Raphael Malyankar" w:date="2022-11-16T19:21:00Z">
        <w:r>
          <w:t>trailer rows</w:t>
        </w:r>
      </w:ins>
      <w:ins w:id="1048" w:author="Raphael Malyankar" w:date="2022-11-16T19:20:00Z">
        <w:r>
          <w:t>.</w:t>
        </w:r>
      </w:ins>
    </w:p>
    <w:p w14:paraId="6DF3A3F7" w14:textId="77777777" w:rsidR="00615BC0" w:rsidRDefault="00615BC0" w:rsidP="00104089">
      <w:pPr>
        <w:spacing w:after="0" w:line="240" w:lineRule="auto"/>
        <w:rPr>
          <w:ins w:id="1049" w:author="Raphael Malyankar" w:date="2022-11-17T00:17:00Z"/>
        </w:rPr>
      </w:pPr>
    </w:p>
    <w:p w14:paraId="3D0782B9" w14:textId="15FCDDBF" w:rsidR="00104089" w:rsidRDefault="00104089" w:rsidP="00615BC0">
      <w:pPr>
        <w:spacing w:after="0" w:line="240" w:lineRule="auto"/>
        <w:rPr>
          <w:ins w:id="1050" w:author="Raphael Malyankar" w:date="2022-11-17T00:22:00Z"/>
        </w:rPr>
      </w:pPr>
      <w:ins w:id="1051" w:author="Raphael Malyankar" w:date="2022-11-17T00:17:00Z">
        <w:r>
          <w:t xml:space="preserve">Since S-100 Edition 5.0.0 </w:t>
        </w:r>
        <w:r w:rsidR="00615BC0">
          <w:t>portrayal does not provid</w:t>
        </w:r>
      </w:ins>
      <w:ins w:id="1052" w:author="Raphael Malyankar" w:date="2022-11-17T00:18:00Z">
        <w:r w:rsidR="00615BC0">
          <w:t>e for specifying templates for text formatting, the implementation of tabular forms must be left to implementers</w:t>
        </w:r>
      </w:ins>
      <w:ins w:id="1053" w:author="Raphael Malyankar" w:date="2022-11-17T00:19:00Z">
        <w:r w:rsidR="00615BC0">
          <w:t xml:space="preserve"> for this edition</w:t>
        </w:r>
      </w:ins>
      <w:ins w:id="1054" w:author="Raphael Malyankar" w:date="2022-11-17T00:18:00Z">
        <w:r w:rsidR="00615BC0">
          <w:t>.</w:t>
        </w:r>
      </w:ins>
      <w:ins w:id="1055" w:author="Raphael Malyankar" w:date="2022-11-17T00:19:00Z">
        <w:r w:rsidR="00615BC0">
          <w:t xml:space="preserve"> As a</w:t>
        </w:r>
      </w:ins>
      <w:ins w:id="1056" w:author="Raphael Malyankar" w:date="2022-11-17T00:21:00Z">
        <w:r w:rsidR="00615BC0">
          <w:t xml:space="preserve"> provisional</w:t>
        </w:r>
      </w:ins>
      <w:ins w:id="1057" w:author="Raphael Malyankar" w:date="2022-11-17T00:20:00Z">
        <w:r w:rsidR="00615BC0">
          <w:t xml:space="preserve"> alternative, information may be displayed in </w:t>
        </w:r>
      </w:ins>
      <w:ins w:id="1058" w:author="Raphael Malyankar" w:date="2022-11-17T00:21:00Z">
        <w:r w:rsidR="00615BC0">
          <w:t>text form, with row</w:t>
        </w:r>
      </w:ins>
      <w:ins w:id="1059" w:author="Raphael Malyankar" w:date="2022-11-17T00:25:00Z">
        <w:r w:rsidR="00FC7888">
          <w:t>s</w:t>
        </w:r>
      </w:ins>
      <w:ins w:id="1060" w:author="Raphael Malyankar" w:date="2022-11-17T00:21:00Z">
        <w:r w:rsidR="00615BC0">
          <w:t xml:space="preserve"> of </w:t>
        </w:r>
      </w:ins>
      <w:ins w:id="1061" w:author="Raphael Malyankar" w:date="2022-11-17T00:22:00Z">
        <w:r w:rsidR="00615BC0">
          <w:fldChar w:fldCharType="begin"/>
        </w:r>
        <w:r w:rsidR="00615BC0">
          <w:instrText xml:space="preserve"> REF _Ref119444277 \h </w:instrText>
        </w:r>
      </w:ins>
      <w:r w:rsidR="00615BC0">
        <w:fldChar w:fldCharType="separate"/>
      </w:r>
      <w:ins w:id="1062" w:author="Raphael Malyankar" w:date="2022-11-17T00:22:00Z">
        <w:r w:rsidR="00615BC0">
          <w:t xml:space="preserve">Table </w:t>
        </w:r>
        <w:r w:rsidR="00615BC0">
          <w:rPr>
            <w:noProof/>
          </w:rPr>
          <w:t>11</w:t>
        </w:r>
        <w:r w:rsidR="00615BC0">
          <w:t>.</w:t>
        </w:r>
        <w:r w:rsidR="00615BC0">
          <w:rPr>
            <w:noProof/>
          </w:rPr>
          <w:t>2</w:t>
        </w:r>
        <w:r w:rsidR="00615BC0">
          <w:fldChar w:fldCharType="end"/>
        </w:r>
        <w:r w:rsidR="00615BC0">
          <w:t xml:space="preserve"> converted to phrase</w:t>
        </w:r>
      </w:ins>
      <w:ins w:id="1063" w:author="Raphael Malyankar" w:date="2022-11-17T00:25:00Z">
        <w:r w:rsidR="00FC7888">
          <w:t>s</w:t>
        </w:r>
      </w:ins>
      <w:ins w:id="1064" w:author="Raphael Malyankar" w:date="2022-11-17T00:22:00Z">
        <w:r w:rsidR="00615BC0">
          <w:t>:</w:t>
        </w:r>
      </w:ins>
    </w:p>
    <w:p w14:paraId="6D0E89C2" w14:textId="61C7C731" w:rsidR="00615BC0" w:rsidRDefault="00615BC0" w:rsidP="00615BC0">
      <w:pPr>
        <w:spacing w:after="0" w:line="240" w:lineRule="auto"/>
        <w:rPr>
          <w:ins w:id="1065" w:author="Raphael Malyankar" w:date="2022-11-17T00:22:00Z"/>
        </w:rPr>
      </w:pPr>
    </w:p>
    <w:p w14:paraId="48319C69" w14:textId="50576C86" w:rsidR="00615BC0" w:rsidRDefault="00615BC0" w:rsidP="00FC7888">
      <w:pPr>
        <w:spacing w:after="0" w:line="240" w:lineRule="auto"/>
        <w:ind w:left="346"/>
        <w:rPr>
          <w:ins w:id="1066" w:author="Raphael Malyankar" w:date="2022-11-17T00:24:00Z"/>
        </w:rPr>
      </w:pPr>
      <w:ins w:id="1067" w:author="Raphael Malyankar" w:date="2022-11-17T00:22:00Z">
        <w:r>
          <w:t>Normal operation:</w:t>
        </w:r>
      </w:ins>
      <w:ins w:id="1068" w:author="Raphael Malyankar" w:date="2022-11-17T00:23:00Z">
        <w:r>
          <w:t xml:space="preserve"> (date range)</w:t>
        </w:r>
      </w:ins>
      <w:ins w:id="1069" w:author="Raphael Malyankar" w:date="2022-11-17T00:22:00Z">
        <w:r>
          <w:t xml:space="preserve"> </w:t>
        </w:r>
      </w:ins>
      <w:proofErr w:type="spellStart"/>
      <w:ins w:id="1070" w:author="Raphael Malyankar" w:date="2022-11-17T00:23:00Z">
        <w:r>
          <w:t>DoW-DoW</w:t>
        </w:r>
        <w:proofErr w:type="spellEnd"/>
        <w:r>
          <w:t xml:space="preserve">, </w:t>
        </w:r>
        <w:proofErr w:type="spellStart"/>
        <w:r>
          <w:t>hh:mm-hh:mm</w:t>
        </w:r>
        <w:proofErr w:type="spellEnd"/>
        <w:r>
          <w:t>, (additional information</w:t>
        </w:r>
      </w:ins>
      <w:ins w:id="1071" w:author="Raphael Malyankar" w:date="2022-11-17T00:24:00Z">
        <w:r>
          <w:t>/</w:t>
        </w:r>
      </w:ins>
      <w:ins w:id="1072" w:author="Raphael Malyankar" w:date="2022-11-17T00:23:00Z">
        <w:r>
          <w:t>lin</w:t>
        </w:r>
      </w:ins>
      <w:ins w:id="1073" w:author="Raphael Malyankar" w:date="2022-11-17T00:24:00Z">
        <w:r>
          <w:t>k)</w:t>
        </w:r>
      </w:ins>
    </w:p>
    <w:p w14:paraId="44EB3F80" w14:textId="0550C3C3" w:rsidR="00FC7888" w:rsidRDefault="00FC7888" w:rsidP="00FC7888">
      <w:pPr>
        <w:spacing w:after="0" w:line="240" w:lineRule="auto"/>
        <w:ind w:left="346"/>
        <w:rPr>
          <w:ins w:id="1074" w:author="Raphael Malyankar" w:date="2022-11-15T20:33:00Z"/>
        </w:rPr>
      </w:pPr>
      <w:ins w:id="1075" w:author="Raphael Malyankar" w:date="2022-11-17T00:24:00Z">
        <w:r>
          <w:lastRenderedPageBreak/>
          <w:t>Exceptions: (fixed/variable dates), (additional information</w:t>
        </w:r>
      </w:ins>
      <w:ins w:id="1076" w:author="Raphael Malyankar" w:date="2022-11-17T00:25:00Z">
        <w:r>
          <w:t>/link)</w:t>
        </w:r>
      </w:ins>
    </w:p>
    <w:p w14:paraId="0AD88482" w14:textId="77777777" w:rsidR="00842906" w:rsidRDefault="00842906" w:rsidP="002D60A8">
      <w:pPr>
        <w:spacing w:after="0" w:line="240" w:lineRule="auto"/>
        <w:rPr>
          <w:ins w:id="1077" w:author="Raphael Malyankar" w:date="2022-11-15T19:23:00Z"/>
        </w:rPr>
      </w:pPr>
    </w:p>
    <w:p w14:paraId="1FCB678A" w14:textId="4C84D6A3" w:rsidR="004C530B" w:rsidRPr="002D60A8" w:rsidRDefault="006976E5" w:rsidP="00BF686F">
      <w:pPr>
        <w:pStyle w:val="Heading2"/>
      </w:pPr>
      <w:bookmarkStart w:id="1078" w:name="_Toc120228675"/>
      <w:ins w:id="1079" w:author="Raphael Malyankar" w:date="2022-11-16T22:54:00Z">
        <w:r>
          <w:t xml:space="preserve">Limitations </w:t>
        </w:r>
      </w:ins>
      <w:ins w:id="1080" w:author="Raphael Malyankar" w:date="2022-11-16T22:56:00Z">
        <w:r w:rsidR="00A9201F">
          <w:t xml:space="preserve">based </w:t>
        </w:r>
      </w:ins>
      <w:ins w:id="1081" w:author="Raphael Malyankar" w:date="2022-11-16T22:55:00Z">
        <w:r>
          <w:t>on</w:t>
        </w:r>
      </w:ins>
      <w:ins w:id="1082" w:author="Raphael Malyankar" w:date="2022-11-16T22:54:00Z">
        <w:r>
          <w:t xml:space="preserve"> vessel</w:t>
        </w:r>
      </w:ins>
      <w:ins w:id="1083" w:author="Raphael Malyankar" w:date="2022-11-16T22:55:00Z">
        <w:r>
          <w:t xml:space="preserve"> </w:t>
        </w:r>
      </w:ins>
      <w:ins w:id="1084" w:author="Raphael Malyankar" w:date="2022-11-16T22:56:00Z">
        <w:r w:rsidR="00A9201F">
          <w:t>dimensions and other characteristics</w:t>
        </w:r>
      </w:ins>
      <w:bookmarkEnd w:id="1078"/>
      <w:ins w:id="1085" w:author="Raphael Malyankar" w:date="2022-11-16T22:55:00Z">
        <w:r>
          <w:t xml:space="preserve"> </w:t>
        </w:r>
      </w:ins>
    </w:p>
    <w:p w14:paraId="7E63AFB5" w14:textId="30A15EB8" w:rsidR="002465DE" w:rsidRDefault="00A9201F" w:rsidP="00B30DD0">
      <w:pPr>
        <w:spacing w:after="120" w:line="240" w:lineRule="auto"/>
        <w:rPr>
          <w:ins w:id="1086" w:author="Raphael Malyankar" w:date="2022-11-16T23:37:00Z"/>
          <w:rFonts w:cs="Arial"/>
        </w:rPr>
      </w:pPr>
      <w:ins w:id="1087" w:author="Raphael Malyankar" w:date="2022-11-16T22:58:00Z">
        <w:r>
          <w:rPr>
            <w:rFonts w:cs="Arial"/>
          </w:rPr>
          <w:t>T</w:t>
        </w:r>
      </w:ins>
      <w:ins w:id="1088" w:author="Raphael Malyankar" w:date="2022-11-16T22:57:00Z">
        <w:r>
          <w:rPr>
            <w:rFonts w:cs="Arial"/>
          </w:rPr>
          <w:t xml:space="preserve">he information type </w:t>
        </w:r>
        <w:r w:rsidRPr="00A9201F">
          <w:rPr>
            <w:rFonts w:cs="Arial"/>
            <w:b/>
            <w:bCs/>
          </w:rPr>
          <w:t>Applicability</w:t>
        </w:r>
        <w:r>
          <w:rPr>
            <w:rFonts w:cs="Arial"/>
          </w:rPr>
          <w:t xml:space="preserve"> may be displayed </w:t>
        </w:r>
      </w:ins>
      <w:ins w:id="1089" w:author="Raphael Malyankar" w:date="2022-11-16T22:58:00Z">
        <w:r>
          <w:rPr>
            <w:rFonts w:cs="Arial"/>
          </w:rPr>
          <w:t>in</w:t>
        </w:r>
      </w:ins>
      <w:ins w:id="1090" w:author="Raphael Malyankar" w:date="2022-11-16T22:59:00Z">
        <w:r>
          <w:rPr>
            <w:rFonts w:cs="Arial"/>
          </w:rPr>
          <w:t xml:space="preserve"> </w:t>
        </w:r>
      </w:ins>
      <w:ins w:id="1091" w:author="Raphael Malyankar" w:date="2022-11-16T23:05:00Z">
        <w:r w:rsidR="009351D8">
          <w:rPr>
            <w:rFonts w:cs="Arial"/>
          </w:rPr>
          <w:t xml:space="preserve">either text </w:t>
        </w:r>
      </w:ins>
      <w:ins w:id="1092" w:author="Raphael Malyankar" w:date="2022-11-16T23:39:00Z">
        <w:r w:rsidR="002465DE">
          <w:rPr>
            <w:rFonts w:cs="Arial"/>
          </w:rPr>
          <w:t xml:space="preserve">or tabular </w:t>
        </w:r>
      </w:ins>
      <w:ins w:id="1093" w:author="Raphael Malyankar" w:date="2022-11-16T22:59:00Z">
        <w:r>
          <w:rPr>
            <w:rFonts w:cs="Arial"/>
          </w:rPr>
          <w:t>form</w:t>
        </w:r>
      </w:ins>
      <w:ins w:id="1094" w:author="Raphael Malyankar" w:date="2022-11-16T23:08:00Z">
        <w:r w:rsidR="009351D8">
          <w:rPr>
            <w:rFonts w:cs="Arial"/>
          </w:rPr>
          <w:t xml:space="preserve">. Of the attributes of Applicability, all but </w:t>
        </w:r>
        <w:proofErr w:type="spellStart"/>
        <w:r w:rsidR="009351D8" w:rsidRPr="009351D8">
          <w:rPr>
            <w:rFonts w:cs="Arial"/>
            <w:i/>
            <w:iCs/>
          </w:rPr>
          <w:t>logicalConnectives</w:t>
        </w:r>
        <w:proofErr w:type="spellEnd"/>
        <w:r w:rsidR="009351D8">
          <w:rPr>
            <w:rFonts w:cs="Arial"/>
          </w:rPr>
          <w:t xml:space="preserve"> </w:t>
        </w:r>
      </w:ins>
      <w:ins w:id="1095" w:author="Raphael Malyankar" w:date="2022-11-16T23:09:00Z">
        <w:r w:rsidR="009351D8">
          <w:rPr>
            <w:rFonts w:cs="Arial"/>
          </w:rPr>
          <w:t>express</w:t>
        </w:r>
      </w:ins>
      <w:ins w:id="1096" w:author="Raphael Malyankar" w:date="2022-11-16T23:10:00Z">
        <w:r w:rsidR="009750C2">
          <w:rPr>
            <w:rFonts w:cs="Arial"/>
          </w:rPr>
          <w:t xml:space="preserve"> a conditional phrase, while </w:t>
        </w:r>
        <w:proofErr w:type="spellStart"/>
        <w:r w:rsidR="009750C2" w:rsidRPr="002465DE">
          <w:rPr>
            <w:rFonts w:cs="Arial"/>
            <w:i/>
            <w:iCs/>
          </w:rPr>
          <w:t>logicalConnectives</w:t>
        </w:r>
        <w:proofErr w:type="spellEnd"/>
        <w:r w:rsidR="009750C2">
          <w:rPr>
            <w:rFonts w:cs="Arial"/>
          </w:rPr>
          <w:t xml:space="preserve"> </w:t>
        </w:r>
      </w:ins>
      <w:ins w:id="1097" w:author="Raphael Malyankar" w:date="2022-11-16T23:11:00Z">
        <w:r w:rsidR="009750C2">
          <w:rPr>
            <w:rFonts w:cs="Arial"/>
          </w:rPr>
          <w:t>encodes how the separate conditional phrases are linked.</w:t>
        </w:r>
      </w:ins>
    </w:p>
    <w:p w14:paraId="28D8F118" w14:textId="5D3F92E2" w:rsidR="00A9201F" w:rsidRDefault="002465DE" w:rsidP="00B30DD0">
      <w:pPr>
        <w:spacing w:after="120" w:line="240" w:lineRule="auto"/>
        <w:rPr>
          <w:ins w:id="1098" w:author="Raphael Malyankar" w:date="2022-11-16T22:59:00Z"/>
          <w:rFonts w:cs="Arial"/>
        </w:rPr>
      </w:pPr>
      <w:ins w:id="1099" w:author="Raphael Malyankar" w:date="2022-11-16T23:37:00Z">
        <w:r w:rsidRPr="002465DE">
          <w:rPr>
            <w:rFonts w:cs="Arial"/>
          </w:rPr>
          <w:t>Multiple values of</w:t>
        </w:r>
        <w:r>
          <w:rPr>
            <w:rFonts w:cs="Arial"/>
          </w:rPr>
          <w:t xml:space="preserve"> attributes which allow more than one value (</w:t>
        </w:r>
      </w:ins>
      <w:proofErr w:type="spellStart"/>
      <w:ins w:id="1100" w:author="Raphael Malyankar" w:date="2022-11-16T23:38:00Z">
        <w:r w:rsidRPr="002465DE">
          <w:rPr>
            <w:rFonts w:cs="Arial"/>
            <w:i/>
            <w:iCs/>
          </w:rPr>
          <w:t>c</w:t>
        </w:r>
      </w:ins>
      <w:ins w:id="1101" w:author="Raphael Malyankar" w:date="2022-11-16T23:37:00Z">
        <w:r w:rsidRPr="002465DE">
          <w:rPr>
            <w:rFonts w:cs="Arial"/>
            <w:i/>
            <w:iCs/>
          </w:rPr>
          <w:t>ategory</w:t>
        </w:r>
      </w:ins>
      <w:ins w:id="1102" w:author="Raphael Malyankar" w:date="2022-11-16T23:38:00Z">
        <w:r w:rsidRPr="002465DE">
          <w:rPr>
            <w:rFonts w:cs="Arial"/>
            <w:i/>
            <w:iCs/>
          </w:rPr>
          <w:t>O</w:t>
        </w:r>
      </w:ins>
      <w:ins w:id="1103" w:author="Raphael Malyankar" w:date="2022-11-16T23:37:00Z">
        <w:r w:rsidRPr="002465DE">
          <w:rPr>
            <w:rFonts w:cs="Arial"/>
            <w:i/>
            <w:iCs/>
          </w:rPr>
          <w:t>fCargo</w:t>
        </w:r>
        <w:proofErr w:type="spellEnd"/>
        <w:r w:rsidRPr="002465DE">
          <w:rPr>
            <w:rFonts w:cs="Arial"/>
          </w:rPr>
          <w:t xml:space="preserve"> and </w:t>
        </w:r>
      </w:ins>
      <w:proofErr w:type="spellStart"/>
      <w:ins w:id="1104" w:author="Raphael Malyankar" w:date="2022-11-16T23:38:00Z">
        <w:r w:rsidRPr="002465DE">
          <w:rPr>
            <w:rFonts w:cs="Arial"/>
            <w:i/>
            <w:iCs/>
          </w:rPr>
          <w:t>c</w:t>
        </w:r>
      </w:ins>
      <w:ins w:id="1105" w:author="Raphael Malyankar" w:date="2022-11-16T23:37:00Z">
        <w:r w:rsidRPr="002465DE">
          <w:rPr>
            <w:rFonts w:cs="Arial"/>
            <w:i/>
            <w:iCs/>
          </w:rPr>
          <w:t>ategory</w:t>
        </w:r>
      </w:ins>
      <w:ins w:id="1106" w:author="Raphael Malyankar" w:date="2022-11-16T23:38:00Z">
        <w:r w:rsidRPr="002465DE">
          <w:rPr>
            <w:rFonts w:cs="Arial"/>
            <w:i/>
            <w:iCs/>
          </w:rPr>
          <w:t>O</w:t>
        </w:r>
      </w:ins>
      <w:ins w:id="1107" w:author="Raphael Malyankar" w:date="2022-11-16T23:37:00Z">
        <w:r w:rsidRPr="002465DE">
          <w:rPr>
            <w:rFonts w:cs="Arial"/>
            <w:i/>
            <w:iCs/>
          </w:rPr>
          <w:t>fDangerousOrHazardousCargo</w:t>
        </w:r>
        <w:proofErr w:type="spellEnd"/>
        <w:r>
          <w:rPr>
            <w:rFonts w:cs="Arial"/>
          </w:rPr>
          <w:t>)</w:t>
        </w:r>
        <w:r w:rsidRPr="002465DE">
          <w:rPr>
            <w:rFonts w:cs="Arial"/>
          </w:rPr>
          <w:t xml:space="preserve"> should be treated as “inclusive OR” (i.e., if </w:t>
        </w:r>
      </w:ins>
      <w:proofErr w:type="spellStart"/>
      <w:ins w:id="1108" w:author="Raphael Malyankar" w:date="2022-11-16T23:39:00Z">
        <w:r w:rsidRPr="002465DE">
          <w:rPr>
            <w:rFonts w:cs="Arial"/>
            <w:i/>
            <w:iCs/>
          </w:rPr>
          <w:t>c</w:t>
        </w:r>
      </w:ins>
      <w:ins w:id="1109" w:author="Raphael Malyankar" w:date="2022-11-16T23:37:00Z">
        <w:r w:rsidRPr="002465DE">
          <w:rPr>
            <w:rFonts w:cs="Arial"/>
            <w:i/>
            <w:iCs/>
          </w:rPr>
          <w:t>ategory</w:t>
        </w:r>
      </w:ins>
      <w:ins w:id="1110" w:author="Raphael Malyankar" w:date="2022-11-16T23:38:00Z">
        <w:r w:rsidRPr="002465DE">
          <w:rPr>
            <w:rFonts w:cs="Arial"/>
            <w:i/>
            <w:iCs/>
          </w:rPr>
          <w:t>O</w:t>
        </w:r>
      </w:ins>
      <w:ins w:id="1111" w:author="Raphael Malyankar" w:date="2022-11-16T23:37:00Z">
        <w:r w:rsidRPr="002465DE">
          <w:rPr>
            <w:rFonts w:cs="Arial"/>
            <w:i/>
            <w:iCs/>
          </w:rPr>
          <w:t>fCargo</w:t>
        </w:r>
        <w:proofErr w:type="spellEnd"/>
        <w:r w:rsidRPr="002465DE">
          <w:rPr>
            <w:rFonts w:cs="Arial"/>
          </w:rPr>
          <w:t>=1 and 2, then it means vessels with either bulk or container cargo</w:t>
        </w:r>
      </w:ins>
      <w:ins w:id="1112" w:author="Raphael Malyankar" w:date="2022-11-16T23:38:00Z">
        <w:r>
          <w:rPr>
            <w:rFonts w:cs="Arial"/>
          </w:rPr>
          <w:t>,</w:t>
        </w:r>
      </w:ins>
      <w:ins w:id="1113" w:author="Raphael Malyankar" w:date="2022-11-16T23:37:00Z">
        <w:r w:rsidRPr="002465DE">
          <w:rPr>
            <w:rFonts w:cs="Arial"/>
          </w:rPr>
          <w:t xml:space="preserve"> or both</w:t>
        </w:r>
        <w:r>
          <w:rPr>
            <w:rFonts w:cs="Arial"/>
          </w:rPr>
          <w:t>).</w:t>
        </w:r>
      </w:ins>
      <w:ins w:id="1114" w:author="Raphael Malyankar" w:date="2022-11-16T23:08:00Z">
        <w:r w:rsidR="009351D8">
          <w:rPr>
            <w:rFonts w:cs="Arial"/>
          </w:rPr>
          <w:t xml:space="preserve"> </w:t>
        </w:r>
      </w:ins>
    </w:p>
    <w:p w14:paraId="67CF85EB" w14:textId="76C8B811" w:rsidR="00A9201F" w:rsidRDefault="009351D8" w:rsidP="00B30DD0">
      <w:pPr>
        <w:spacing w:after="120" w:line="240" w:lineRule="auto"/>
        <w:rPr>
          <w:ins w:id="1115" w:author="Raphael Malyankar" w:date="2022-11-16T23:42:00Z"/>
          <w:rFonts w:cs="Arial"/>
        </w:rPr>
      </w:pPr>
      <w:ins w:id="1116" w:author="Raphael Malyankar" w:date="2022-11-16T23:06:00Z">
        <w:r>
          <w:rPr>
            <w:rFonts w:cs="Arial"/>
          </w:rPr>
          <w:t>Text form means natural language</w:t>
        </w:r>
      </w:ins>
      <w:ins w:id="1117" w:author="Raphael Malyankar" w:date="2022-11-16T22:59:00Z">
        <w:r w:rsidR="00A9201F">
          <w:rPr>
            <w:rFonts w:cs="Arial"/>
          </w:rPr>
          <w:t xml:space="preserve"> phrases generated from the attributes</w:t>
        </w:r>
      </w:ins>
      <w:ins w:id="1118" w:author="Raphael Malyankar" w:date="2022-11-16T23:02:00Z">
        <w:r w:rsidR="00A9201F">
          <w:rPr>
            <w:rFonts w:cs="Arial"/>
          </w:rPr>
          <w:t xml:space="preserve"> and their values</w:t>
        </w:r>
      </w:ins>
      <w:ins w:id="1119" w:author="Raphael Malyankar" w:date="2022-11-16T23:03:00Z">
        <w:r>
          <w:rPr>
            <w:rFonts w:cs="Arial"/>
          </w:rPr>
          <w:t>.</w:t>
        </w:r>
      </w:ins>
      <w:ins w:id="1120" w:author="Raphael Malyankar" w:date="2022-11-16T23:06:00Z">
        <w:r>
          <w:rPr>
            <w:rFonts w:cs="Arial"/>
          </w:rPr>
          <w:t xml:space="preserve"> The </w:t>
        </w:r>
      </w:ins>
      <w:ins w:id="1121" w:author="Raphael Malyankar" w:date="2022-11-16T23:07:00Z">
        <w:r>
          <w:rPr>
            <w:rFonts w:cs="Arial"/>
          </w:rPr>
          <w:t>suggested method</w:t>
        </w:r>
      </w:ins>
      <w:ins w:id="1122" w:author="Raphael Malyankar" w:date="2022-11-16T23:06:00Z">
        <w:r>
          <w:rPr>
            <w:rFonts w:cs="Arial"/>
          </w:rPr>
          <w:t xml:space="preserve"> </w:t>
        </w:r>
      </w:ins>
      <w:ins w:id="1123" w:author="Raphael Malyankar" w:date="2022-11-16T23:07:00Z">
        <w:r>
          <w:rPr>
            <w:rFonts w:cs="Arial"/>
          </w:rPr>
          <w:t xml:space="preserve">is to generate a text phrase from </w:t>
        </w:r>
      </w:ins>
      <w:ins w:id="1124" w:author="Raphael Malyankar" w:date="2022-11-16T23:12:00Z">
        <w:r w:rsidR="009750C2">
          <w:rPr>
            <w:rFonts w:cs="Arial"/>
          </w:rPr>
          <w:t>each</w:t>
        </w:r>
      </w:ins>
      <w:ins w:id="1125" w:author="Raphael Malyankar" w:date="2022-11-16T23:07:00Z">
        <w:r>
          <w:rPr>
            <w:rFonts w:cs="Arial"/>
          </w:rPr>
          <w:t xml:space="preserve"> attribute </w:t>
        </w:r>
      </w:ins>
      <w:ins w:id="1126" w:author="Raphael Malyankar" w:date="2022-11-16T23:12:00Z">
        <w:r w:rsidR="009750C2">
          <w:rPr>
            <w:rFonts w:cs="Arial"/>
          </w:rPr>
          <w:t xml:space="preserve">(except </w:t>
        </w:r>
        <w:proofErr w:type="spellStart"/>
        <w:r w:rsidR="009750C2" w:rsidRPr="002465DE">
          <w:rPr>
            <w:rFonts w:cs="Arial"/>
            <w:i/>
            <w:iCs/>
          </w:rPr>
          <w:t>logicalConnectives</w:t>
        </w:r>
        <w:proofErr w:type="spellEnd"/>
        <w:r w:rsidR="009750C2">
          <w:rPr>
            <w:rFonts w:cs="Arial"/>
          </w:rPr>
          <w:t xml:space="preserve">) </w:t>
        </w:r>
      </w:ins>
      <w:ins w:id="1127" w:author="Raphael Malyankar" w:date="2022-11-16T23:07:00Z">
        <w:r>
          <w:rPr>
            <w:rFonts w:cs="Arial"/>
          </w:rPr>
          <w:t>and its</w:t>
        </w:r>
      </w:ins>
      <w:ins w:id="1128" w:author="Raphael Malyankar" w:date="2022-11-16T23:08:00Z">
        <w:r>
          <w:rPr>
            <w:rFonts w:cs="Arial"/>
          </w:rPr>
          <w:t xml:space="preserve"> value</w:t>
        </w:r>
      </w:ins>
      <w:ins w:id="1129" w:author="Raphael Malyankar" w:date="2022-11-16T23:12:00Z">
        <w:r w:rsidR="009750C2">
          <w:rPr>
            <w:rFonts w:cs="Arial"/>
          </w:rPr>
          <w:t xml:space="preserve">, and use </w:t>
        </w:r>
        <w:proofErr w:type="spellStart"/>
        <w:r w:rsidR="009750C2" w:rsidRPr="007B59C4">
          <w:rPr>
            <w:rFonts w:cs="Arial"/>
            <w:i/>
            <w:iCs/>
          </w:rPr>
          <w:t>logicalConnectives</w:t>
        </w:r>
      </w:ins>
      <w:proofErr w:type="spellEnd"/>
      <w:ins w:id="1130" w:author="Raphael Malyankar" w:date="2022-11-16T23:35:00Z">
        <w:r w:rsidR="002465DE">
          <w:rPr>
            <w:rFonts w:cs="Arial"/>
          </w:rPr>
          <w:t xml:space="preserve"> to add connectives</w:t>
        </w:r>
      </w:ins>
      <w:ins w:id="1131" w:author="Raphael Malyankar" w:date="2022-11-16T23:36:00Z">
        <w:r w:rsidR="002465DE">
          <w:rPr>
            <w:rFonts w:cs="Arial"/>
          </w:rPr>
          <w:t>.</w:t>
        </w:r>
      </w:ins>
      <w:ins w:id="1132" w:author="Raphael Malyankar" w:date="2022-11-16T23:40:00Z">
        <w:r w:rsidR="007B59C4">
          <w:rPr>
            <w:rFonts w:cs="Arial"/>
          </w:rPr>
          <w:t xml:space="preserve"> For example, </w:t>
        </w:r>
      </w:ins>
      <w:ins w:id="1133" w:author="Raphael Malyankar" w:date="2022-11-16T23:51:00Z">
        <w:r w:rsidR="00C1344E">
          <w:rPr>
            <w:rFonts w:cs="Arial"/>
          </w:rPr>
          <w:t>a</w:t>
        </w:r>
      </w:ins>
      <w:ins w:id="1134" w:author="Raphael Malyankar" w:date="2022-11-16T23:48:00Z">
        <w:r w:rsidR="00C1344E">
          <w:rPr>
            <w:rFonts w:cs="Arial"/>
          </w:rPr>
          <w:t xml:space="preserve"> single </w:t>
        </w:r>
        <w:r w:rsidR="00C1344E" w:rsidRPr="00C1344E">
          <w:rPr>
            <w:rFonts w:cs="Arial"/>
            <w:b/>
            <w:bCs/>
          </w:rPr>
          <w:t>Applicability</w:t>
        </w:r>
        <w:r w:rsidR="00C1344E">
          <w:rPr>
            <w:rFonts w:cs="Arial"/>
          </w:rPr>
          <w:t xml:space="preserve"> object encod</w:t>
        </w:r>
      </w:ins>
      <w:ins w:id="1135" w:author="Raphael Malyankar" w:date="2022-11-16T23:49:00Z">
        <w:r w:rsidR="00C1344E">
          <w:rPr>
            <w:rFonts w:cs="Arial"/>
          </w:rPr>
          <w:t>ing all the three conditions</w:t>
        </w:r>
      </w:ins>
      <w:ins w:id="1136" w:author="Raphael Malyankar" w:date="2022-11-16T23:41:00Z">
        <w:r w:rsidR="007B59C4">
          <w:rPr>
            <w:rFonts w:cs="Arial"/>
          </w:rPr>
          <w:t xml:space="preserve"> in </w:t>
        </w:r>
        <w:r w:rsidR="007B59C4">
          <w:rPr>
            <w:rFonts w:cs="Arial"/>
          </w:rPr>
          <w:fldChar w:fldCharType="begin"/>
        </w:r>
        <w:r w:rsidR="007B59C4">
          <w:rPr>
            <w:rFonts w:cs="Arial"/>
          </w:rPr>
          <w:instrText xml:space="preserve"> REF _Ref119534524 \h </w:instrText>
        </w:r>
      </w:ins>
      <w:r w:rsidR="007B59C4">
        <w:rPr>
          <w:rFonts w:cs="Arial"/>
        </w:rPr>
      </w:r>
      <w:r w:rsidR="007B59C4">
        <w:rPr>
          <w:rFonts w:cs="Arial"/>
        </w:rPr>
        <w:fldChar w:fldCharType="separate"/>
      </w:r>
      <w:ins w:id="1137" w:author="Raphael Malyankar" w:date="2022-11-16T23:41:00Z">
        <w:r w:rsidR="007B59C4">
          <w:t xml:space="preserve">Table </w:t>
        </w:r>
        <w:r w:rsidR="007B59C4">
          <w:rPr>
            <w:noProof/>
          </w:rPr>
          <w:t>4</w:t>
        </w:r>
        <w:r w:rsidR="007B59C4">
          <w:t>.</w:t>
        </w:r>
        <w:r w:rsidR="007B59C4">
          <w:rPr>
            <w:noProof/>
          </w:rPr>
          <w:t>1</w:t>
        </w:r>
        <w:r w:rsidR="007B59C4">
          <w:rPr>
            <w:rFonts w:cs="Arial"/>
          </w:rPr>
          <w:fldChar w:fldCharType="end"/>
        </w:r>
      </w:ins>
      <w:ins w:id="1138" w:author="Raphael Malyankar" w:date="2022-11-16T23:50:00Z">
        <w:r w:rsidR="00C1344E">
          <w:rPr>
            <w:rFonts w:cs="Arial"/>
          </w:rPr>
          <w:t xml:space="preserve"> and </w:t>
        </w:r>
        <w:proofErr w:type="spellStart"/>
        <w:r w:rsidR="00C1344E" w:rsidRPr="00C1344E">
          <w:rPr>
            <w:rFonts w:cs="Arial"/>
            <w:i/>
            <w:iCs/>
          </w:rPr>
          <w:t>logicalConnectives</w:t>
        </w:r>
        <w:proofErr w:type="spellEnd"/>
        <w:r w:rsidR="00C1344E">
          <w:rPr>
            <w:rFonts w:cs="Arial"/>
          </w:rPr>
          <w:t>=AND</w:t>
        </w:r>
      </w:ins>
      <w:ins w:id="1139" w:author="Raphael Malyankar" w:date="2022-11-16T23:41:00Z">
        <w:r w:rsidR="007B59C4">
          <w:rPr>
            <w:rFonts w:cs="Arial"/>
          </w:rPr>
          <w:t xml:space="preserve"> can be </w:t>
        </w:r>
      </w:ins>
      <w:ins w:id="1140" w:author="Raphael Malyankar" w:date="2022-11-16T23:51:00Z">
        <w:r w:rsidR="00C1344E">
          <w:rPr>
            <w:rFonts w:cs="Arial"/>
          </w:rPr>
          <w:t>converted</w:t>
        </w:r>
      </w:ins>
      <w:ins w:id="1141" w:author="Raphael Malyankar" w:date="2022-11-16T23:41:00Z">
        <w:r w:rsidR="007B59C4">
          <w:rPr>
            <w:rFonts w:cs="Arial"/>
          </w:rPr>
          <w:t xml:space="preserve"> </w:t>
        </w:r>
      </w:ins>
      <w:ins w:id="1142" w:author="Raphael Malyankar" w:date="2022-11-16T23:42:00Z">
        <w:r w:rsidR="007B59C4">
          <w:rPr>
            <w:rFonts w:cs="Arial"/>
          </w:rPr>
          <w:t>as</w:t>
        </w:r>
      </w:ins>
      <w:ins w:id="1143" w:author="Raphael Malyankar" w:date="2022-11-16T23:41:00Z">
        <w:r w:rsidR="007B59C4">
          <w:rPr>
            <w:rFonts w:cs="Arial"/>
          </w:rPr>
          <w:t xml:space="preserve"> th</w:t>
        </w:r>
      </w:ins>
      <w:ins w:id="1144" w:author="Raphael Malyankar" w:date="2022-11-16T23:42:00Z">
        <w:r w:rsidR="007B59C4">
          <w:rPr>
            <w:rFonts w:cs="Arial"/>
          </w:rPr>
          <w:t>e condition:</w:t>
        </w:r>
      </w:ins>
    </w:p>
    <w:p w14:paraId="50EAA55B" w14:textId="4A653A46" w:rsidR="007B59C4" w:rsidRDefault="00C1344E" w:rsidP="007B59C4">
      <w:pPr>
        <w:spacing w:after="120" w:line="240" w:lineRule="auto"/>
        <w:rPr>
          <w:ins w:id="1145" w:author="Raphael Malyankar" w:date="2022-11-16T23:53:00Z"/>
          <w:rFonts w:cs="Arial"/>
        </w:rPr>
      </w:pPr>
      <w:ins w:id="1146" w:author="Raphael Malyankar" w:date="2022-11-16T23:49:00Z">
        <w:r>
          <w:rPr>
            <w:rFonts w:cs="Arial"/>
          </w:rPr>
          <w:t>“</w:t>
        </w:r>
      </w:ins>
      <w:ins w:id="1147" w:author="Raphael Malyankar" w:date="2022-11-16T23:43:00Z">
        <w:r w:rsidR="007B59C4" w:rsidRPr="007B59C4">
          <w:rPr>
            <w:rFonts w:cs="Arial"/>
          </w:rPr>
          <w:t>length overall</w:t>
        </w:r>
      </w:ins>
      <w:ins w:id="1148" w:author="Raphael Malyankar" w:date="2022-11-16T23:44:00Z">
        <w:r w:rsidR="007B59C4">
          <w:rPr>
            <w:rFonts w:cs="Arial"/>
          </w:rPr>
          <w:t xml:space="preserve"> </w:t>
        </w:r>
        <w:r w:rsidR="007B59C4" w:rsidRPr="007B59C4">
          <w:rPr>
            <w:rFonts w:cs="Arial"/>
          </w:rPr>
          <w:t>greater than</w:t>
        </w:r>
        <w:r w:rsidR="007B59C4">
          <w:rPr>
            <w:rFonts w:cs="Arial"/>
          </w:rPr>
          <w:t xml:space="preserve"> </w:t>
        </w:r>
        <w:r w:rsidR="007B59C4" w:rsidRPr="007B59C4">
          <w:rPr>
            <w:rFonts w:cs="Arial"/>
          </w:rPr>
          <w:t>50</w:t>
        </w:r>
        <w:r w:rsidR="007B59C4">
          <w:rPr>
            <w:rFonts w:cs="Arial"/>
          </w:rPr>
          <w:t xml:space="preserve"> metres AND </w:t>
        </w:r>
      </w:ins>
      <w:ins w:id="1149" w:author="Raphael Malyankar" w:date="2022-11-16T23:45:00Z">
        <w:r w:rsidR="007B59C4" w:rsidRPr="007B59C4">
          <w:rPr>
            <w:rFonts w:cs="Arial"/>
          </w:rPr>
          <w:t>less than</w:t>
        </w:r>
        <w:r w:rsidR="007B59C4">
          <w:rPr>
            <w:rFonts w:cs="Arial"/>
          </w:rPr>
          <w:t xml:space="preserve"> 90 metres</w:t>
        </w:r>
      </w:ins>
      <w:ins w:id="1150" w:author="Raphael Malyankar" w:date="2022-11-16T23:49:00Z">
        <w:r>
          <w:rPr>
            <w:rFonts w:cs="Arial"/>
          </w:rPr>
          <w:t xml:space="preserve">, AND </w:t>
        </w:r>
      </w:ins>
      <w:ins w:id="1151" w:author="Raphael Malyankar" w:date="2022-11-16T23:45:00Z">
        <w:r w:rsidR="007B59C4">
          <w:rPr>
            <w:rFonts w:cs="Arial"/>
          </w:rPr>
          <w:t>breadth greater than 20 metres</w:t>
        </w:r>
      </w:ins>
      <w:ins w:id="1152" w:author="Raphael Malyankar" w:date="2022-11-16T23:49:00Z">
        <w:r>
          <w:rPr>
            <w:rFonts w:cs="Arial"/>
          </w:rPr>
          <w:t>”</w:t>
        </w:r>
      </w:ins>
    </w:p>
    <w:p w14:paraId="28796A9F" w14:textId="0107CBAA" w:rsidR="002A4FFD" w:rsidRDefault="002A4FFD" w:rsidP="007B59C4">
      <w:pPr>
        <w:spacing w:after="120" w:line="240" w:lineRule="auto"/>
        <w:rPr>
          <w:ins w:id="1153" w:author="Raphael Malyankar" w:date="2022-11-16T23:54:00Z"/>
          <w:rFonts w:cs="Arial"/>
        </w:rPr>
      </w:pPr>
      <w:ins w:id="1154" w:author="Raphael Malyankar" w:date="2022-11-16T23:53:00Z">
        <w:r>
          <w:rPr>
            <w:rFonts w:cs="Arial"/>
          </w:rPr>
          <w:t>o</w:t>
        </w:r>
      </w:ins>
      <w:ins w:id="1155" w:author="Raphael Malyankar" w:date="2022-11-16T23:54:00Z">
        <w:r>
          <w:rPr>
            <w:rFonts w:cs="Arial"/>
          </w:rPr>
          <w:t>r into a bulleted list:</w:t>
        </w:r>
      </w:ins>
    </w:p>
    <w:p w14:paraId="6C597CDB" w14:textId="6F2B9278" w:rsidR="002A4FFD" w:rsidRPr="002A4FFD" w:rsidRDefault="002A4FFD" w:rsidP="002A4FFD">
      <w:pPr>
        <w:pStyle w:val="ListParagraph"/>
        <w:numPr>
          <w:ilvl w:val="0"/>
          <w:numId w:val="44"/>
        </w:numPr>
        <w:spacing w:after="120" w:line="240" w:lineRule="auto"/>
        <w:rPr>
          <w:ins w:id="1156" w:author="Raphael Malyankar" w:date="2022-11-16T23:54:00Z"/>
          <w:rFonts w:cs="Arial"/>
        </w:rPr>
      </w:pPr>
      <w:ins w:id="1157" w:author="Raphael Malyankar" w:date="2022-11-16T23:54:00Z">
        <w:r w:rsidRPr="002A4FFD">
          <w:rPr>
            <w:rFonts w:cs="Arial"/>
          </w:rPr>
          <w:t xml:space="preserve">length overall greater than 50 metres, </w:t>
        </w:r>
      </w:ins>
      <w:ins w:id="1158" w:author="Raphael Malyankar" w:date="2022-11-16T23:55:00Z">
        <w:r w:rsidRPr="002A4FFD">
          <w:rPr>
            <w:rFonts w:cs="Arial"/>
          </w:rPr>
          <w:t>and</w:t>
        </w:r>
      </w:ins>
    </w:p>
    <w:p w14:paraId="20674AC5" w14:textId="7E6FC483" w:rsidR="002A4FFD" w:rsidRPr="002A4FFD" w:rsidRDefault="002A4FFD" w:rsidP="002A4FFD">
      <w:pPr>
        <w:pStyle w:val="ListParagraph"/>
        <w:numPr>
          <w:ilvl w:val="0"/>
          <w:numId w:val="44"/>
        </w:numPr>
        <w:spacing w:after="120" w:line="240" w:lineRule="auto"/>
        <w:rPr>
          <w:ins w:id="1159" w:author="Raphael Malyankar" w:date="2022-11-16T23:54:00Z"/>
          <w:rFonts w:cs="Arial"/>
        </w:rPr>
      </w:pPr>
      <w:ins w:id="1160" w:author="Raphael Malyankar" w:date="2022-11-16T23:54:00Z">
        <w:r w:rsidRPr="002A4FFD">
          <w:rPr>
            <w:rFonts w:cs="Arial"/>
          </w:rPr>
          <w:t xml:space="preserve">length overall less than 90 metres, </w:t>
        </w:r>
      </w:ins>
      <w:ins w:id="1161" w:author="Raphael Malyankar" w:date="2022-11-16T23:55:00Z">
        <w:r w:rsidRPr="002A4FFD">
          <w:rPr>
            <w:rFonts w:cs="Arial"/>
          </w:rPr>
          <w:t>and</w:t>
        </w:r>
      </w:ins>
    </w:p>
    <w:p w14:paraId="3A215A9B" w14:textId="6AEF85F4" w:rsidR="002A4FFD" w:rsidRDefault="002A4FFD" w:rsidP="002A4FFD">
      <w:pPr>
        <w:pStyle w:val="ListParagraph"/>
        <w:numPr>
          <w:ilvl w:val="0"/>
          <w:numId w:val="44"/>
        </w:numPr>
        <w:spacing w:after="120" w:line="240" w:lineRule="auto"/>
        <w:rPr>
          <w:ins w:id="1162" w:author="Raphael Malyankar" w:date="2022-11-17T00:06:00Z"/>
          <w:rFonts w:cs="Arial"/>
        </w:rPr>
      </w:pPr>
      <w:ins w:id="1163" w:author="Raphael Malyankar" w:date="2022-11-16T23:54:00Z">
        <w:r w:rsidRPr="002A4FFD">
          <w:rPr>
            <w:rFonts w:cs="Arial"/>
          </w:rPr>
          <w:t>breadth greater than 20 metres</w:t>
        </w:r>
      </w:ins>
      <w:ins w:id="1164" w:author="Raphael Malyankar" w:date="2022-11-17T00:04:00Z">
        <w:r w:rsidR="004F1F6A">
          <w:rPr>
            <w:rFonts w:cs="Arial"/>
          </w:rPr>
          <w:t>.</w:t>
        </w:r>
      </w:ins>
    </w:p>
    <w:p w14:paraId="01F2C85F" w14:textId="23B1CC2F" w:rsidR="00807669" w:rsidRPr="00807669" w:rsidRDefault="00807669" w:rsidP="00F87684">
      <w:pPr>
        <w:spacing w:after="120" w:line="240" w:lineRule="auto"/>
        <w:rPr>
          <w:ins w:id="1165" w:author="Raphael Malyankar" w:date="2022-11-16T23:54:00Z"/>
          <w:rFonts w:cs="Arial"/>
        </w:rPr>
      </w:pPr>
      <w:ins w:id="1166" w:author="Raphael Malyankar" w:date="2022-11-17T00:06:00Z">
        <w:r>
          <w:rPr>
            <w:rFonts w:cs="Arial"/>
          </w:rPr>
          <w:t xml:space="preserve">The text </w:t>
        </w:r>
      </w:ins>
      <w:ins w:id="1167" w:author="Raphael Malyankar" w:date="2022-11-17T00:07:00Z">
        <w:r>
          <w:rPr>
            <w:rFonts w:cs="Arial"/>
          </w:rPr>
          <w:t xml:space="preserve">so generated should be linked </w:t>
        </w:r>
      </w:ins>
      <w:ins w:id="1168" w:author="Raphael Malyankar" w:date="2022-11-17T00:08:00Z">
        <w:r>
          <w:rPr>
            <w:rFonts w:cs="Arial"/>
          </w:rPr>
          <w:t xml:space="preserve">or otherwise related </w:t>
        </w:r>
      </w:ins>
      <w:ins w:id="1169" w:author="Raphael Malyankar" w:date="2022-11-17T00:07:00Z">
        <w:r>
          <w:rPr>
            <w:rFonts w:cs="Arial"/>
          </w:rPr>
          <w:t xml:space="preserve">to the feature or information </w:t>
        </w:r>
      </w:ins>
      <w:ins w:id="1170" w:author="Raphael Malyankar" w:date="2022-11-17T00:10:00Z">
        <w:r>
          <w:rPr>
            <w:rFonts w:cs="Arial"/>
          </w:rPr>
          <w:t xml:space="preserve">type </w:t>
        </w:r>
      </w:ins>
      <w:ins w:id="1171" w:author="Raphael Malyankar" w:date="2022-11-17T00:07:00Z">
        <w:r>
          <w:rPr>
            <w:rFonts w:cs="Arial"/>
          </w:rPr>
          <w:t>to which it applies</w:t>
        </w:r>
      </w:ins>
      <w:ins w:id="1172" w:author="Raphael Malyankar" w:date="2022-11-17T00:08:00Z">
        <w:r>
          <w:rPr>
            <w:rFonts w:cs="Arial"/>
          </w:rPr>
          <w:t xml:space="preserve"> depending on the nature </w:t>
        </w:r>
      </w:ins>
      <w:ins w:id="1173" w:author="Raphael Malyankar" w:date="2022-11-17T00:09:00Z">
        <w:r>
          <w:rPr>
            <w:rFonts w:cs="Arial"/>
          </w:rPr>
          <w:t xml:space="preserve">(and attributes, if any) </w:t>
        </w:r>
      </w:ins>
      <w:ins w:id="1174" w:author="Raphael Malyankar" w:date="2022-11-17T00:08:00Z">
        <w:r>
          <w:rPr>
            <w:rFonts w:cs="Arial"/>
          </w:rPr>
          <w:t>of the association</w:t>
        </w:r>
      </w:ins>
      <w:ins w:id="1175" w:author="Raphael Malyankar" w:date="2022-11-17T00:09:00Z">
        <w:r>
          <w:rPr>
            <w:rFonts w:cs="Arial"/>
          </w:rPr>
          <w:t xml:space="preserve"> between </w:t>
        </w:r>
        <w:r w:rsidRPr="00F87684">
          <w:rPr>
            <w:rFonts w:cs="Arial"/>
            <w:b/>
            <w:bCs/>
          </w:rPr>
          <w:t>Applicability</w:t>
        </w:r>
        <w:r>
          <w:rPr>
            <w:rFonts w:cs="Arial"/>
          </w:rPr>
          <w:t xml:space="preserve"> and the feature or information type to which it is associated.</w:t>
        </w:r>
      </w:ins>
      <w:ins w:id="1176" w:author="Raphael Malyankar" w:date="2022-11-17T00:11:00Z">
        <w:r>
          <w:rPr>
            <w:rFonts w:cs="Arial"/>
          </w:rPr>
          <w:t xml:space="preserve"> For example, the text generated might be preceded by the text of the linked </w:t>
        </w:r>
        <w:r w:rsidRPr="00F87684">
          <w:rPr>
            <w:rFonts w:cs="Arial"/>
            <w:b/>
            <w:bCs/>
          </w:rPr>
          <w:t>Regulation</w:t>
        </w:r>
      </w:ins>
      <w:ins w:id="1177" w:author="Raphael Malyankar" w:date="2022-11-17T00:12:00Z">
        <w:r w:rsidR="00F87684">
          <w:rPr>
            <w:rFonts w:cs="Arial"/>
          </w:rPr>
          <w:t xml:space="preserve"> (for </w:t>
        </w:r>
        <w:proofErr w:type="spellStart"/>
        <w:r w:rsidR="00F87684" w:rsidRPr="00F87684">
          <w:rPr>
            <w:rFonts w:cs="Arial"/>
            <w:b/>
            <w:bCs/>
          </w:rPr>
          <w:t>InclusionType</w:t>
        </w:r>
        <w:proofErr w:type="spellEnd"/>
        <w:r w:rsidR="00F87684">
          <w:rPr>
            <w:rFonts w:cs="Arial"/>
          </w:rPr>
          <w:t xml:space="preserve"> associations)</w:t>
        </w:r>
      </w:ins>
      <w:ins w:id="1178" w:author="Raphael Malyankar" w:date="2022-11-17T00:11:00Z">
        <w:r>
          <w:rPr>
            <w:rFonts w:cs="Arial"/>
          </w:rPr>
          <w:t xml:space="preserve">, or the </w:t>
        </w:r>
        <w:r w:rsidR="00F87684">
          <w:rPr>
            <w:rFonts w:cs="Arial"/>
          </w:rPr>
          <w:t xml:space="preserve">text generated from </w:t>
        </w:r>
        <w:r w:rsidR="00F87684" w:rsidRPr="00F87684">
          <w:rPr>
            <w:rFonts w:cs="Arial"/>
            <w:b/>
            <w:bCs/>
          </w:rPr>
          <w:t>Applicability</w:t>
        </w:r>
        <w:r w:rsidR="00F87684">
          <w:rPr>
            <w:rFonts w:cs="Arial"/>
          </w:rPr>
          <w:t xml:space="preserve"> appear in a hover box</w:t>
        </w:r>
      </w:ins>
      <w:ins w:id="1179" w:author="Raphael Malyankar" w:date="2022-11-17T00:12:00Z">
        <w:r w:rsidR="00F87684">
          <w:rPr>
            <w:rFonts w:cs="Arial"/>
          </w:rPr>
          <w:t xml:space="preserve"> linked to a geographic feature (for </w:t>
        </w:r>
        <w:proofErr w:type="spellStart"/>
        <w:r w:rsidR="00F87684" w:rsidRPr="00F87684">
          <w:rPr>
            <w:rFonts w:cs="Arial"/>
            <w:b/>
            <w:bCs/>
          </w:rPr>
          <w:t>PermissionType</w:t>
        </w:r>
        <w:proofErr w:type="spellEnd"/>
        <w:r w:rsidR="00F87684">
          <w:rPr>
            <w:rFonts w:cs="Arial"/>
          </w:rPr>
          <w:t xml:space="preserve"> associations).</w:t>
        </w:r>
      </w:ins>
    </w:p>
    <w:p w14:paraId="7792FAEA" w14:textId="77777777" w:rsidR="001227A5" w:rsidRDefault="004F1F6A" w:rsidP="00B30DD0">
      <w:pPr>
        <w:spacing w:after="120" w:line="240" w:lineRule="auto"/>
        <w:rPr>
          <w:ins w:id="1180" w:author="Raphael Malyankar" w:date="2022-11-17T00:29:00Z"/>
          <w:rFonts w:cs="Arial"/>
        </w:rPr>
      </w:pPr>
      <w:ins w:id="1181" w:author="Raphael Malyankar" w:date="2022-11-17T00:04:00Z">
        <w:r>
          <w:rPr>
            <w:rFonts w:cs="Arial"/>
          </w:rPr>
          <w:t>Tabular</w:t>
        </w:r>
      </w:ins>
      <w:ins w:id="1182" w:author="Raphael Malyankar" w:date="2022-11-16T23:02:00Z">
        <w:r w:rsidR="009351D8">
          <w:rPr>
            <w:rFonts w:cs="Arial"/>
          </w:rPr>
          <w:t xml:space="preserve"> </w:t>
        </w:r>
      </w:ins>
      <w:ins w:id="1183" w:author="Raphael Malyankar" w:date="2022-11-17T00:05:00Z">
        <w:r>
          <w:rPr>
            <w:rFonts w:cs="Arial"/>
          </w:rPr>
          <w:t>display</w:t>
        </w:r>
      </w:ins>
      <w:ins w:id="1184" w:author="Raphael Malyankar" w:date="2022-11-16T23:02:00Z">
        <w:r w:rsidR="009351D8">
          <w:rPr>
            <w:rFonts w:cs="Arial"/>
          </w:rPr>
          <w:t xml:space="preserve"> </w:t>
        </w:r>
      </w:ins>
      <w:ins w:id="1185" w:author="Raphael Malyankar" w:date="2022-11-17T00:06:00Z">
        <w:r w:rsidR="00807669">
          <w:rPr>
            <w:rFonts w:cs="Arial"/>
          </w:rPr>
          <w:t xml:space="preserve">or mixed tabular/text display </w:t>
        </w:r>
      </w:ins>
      <w:ins w:id="1186" w:author="Raphael Malyankar" w:date="2022-11-17T00:05:00Z">
        <w:r>
          <w:rPr>
            <w:rFonts w:cs="Arial"/>
          </w:rPr>
          <w:t>of</w:t>
        </w:r>
      </w:ins>
      <w:ins w:id="1187" w:author="Raphael Malyankar" w:date="2022-11-16T23:02:00Z">
        <w:r w:rsidR="009351D8">
          <w:rPr>
            <w:rFonts w:cs="Arial"/>
          </w:rPr>
          <w:t xml:space="preserve"> </w:t>
        </w:r>
      </w:ins>
      <w:ins w:id="1188" w:author="Raphael Malyankar" w:date="2022-11-17T00:05:00Z">
        <w:r>
          <w:rPr>
            <w:rFonts w:cs="Arial"/>
          </w:rPr>
          <w:t>conditions</w:t>
        </w:r>
      </w:ins>
      <w:ins w:id="1189" w:author="Raphael Malyankar" w:date="2022-11-16T23:02:00Z">
        <w:r w:rsidR="009351D8">
          <w:rPr>
            <w:rFonts w:cs="Arial"/>
          </w:rPr>
          <w:t xml:space="preserve"> </w:t>
        </w:r>
      </w:ins>
      <w:ins w:id="1190" w:author="Raphael Malyankar" w:date="2022-11-17T00:05:00Z">
        <w:r w:rsidR="00807669">
          <w:rPr>
            <w:rFonts w:cs="Arial"/>
          </w:rPr>
          <w:t xml:space="preserve">is also </w:t>
        </w:r>
      </w:ins>
      <w:ins w:id="1191" w:author="Raphael Malyankar" w:date="2022-11-17T00:06:00Z">
        <w:r w:rsidR="00807669">
          <w:rPr>
            <w:rFonts w:cs="Arial"/>
          </w:rPr>
          <w:t>allowable</w:t>
        </w:r>
      </w:ins>
      <w:ins w:id="1192" w:author="Raphael Malyankar" w:date="2022-11-17T00:15:00Z">
        <w:r w:rsidR="00104089">
          <w:rPr>
            <w:rFonts w:cs="Arial"/>
          </w:rPr>
          <w:t>. T</w:t>
        </w:r>
      </w:ins>
      <w:ins w:id="1193" w:author="Raphael Malyankar" w:date="2022-11-17T00:16:00Z">
        <w:r w:rsidR="00104089">
          <w:rPr>
            <w:rFonts w:cs="Arial"/>
          </w:rPr>
          <w:t xml:space="preserve">he design of tabular forms is left to implementers in this edition since S-100 portrayal in Edition 5.0.0 does not provide for </w:t>
        </w:r>
      </w:ins>
      <w:ins w:id="1194" w:author="Raphael Malyankar" w:date="2022-11-17T00:17:00Z">
        <w:r w:rsidR="00104089">
          <w:rPr>
            <w:rFonts w:cs="Arial"/>
          </w:rPr>
          <w:t>the specification of table templates.</w:t>
        </w:r>
      </w:ins>
    </w:p>
    <w:p w14:paraId="229ABAAD" w14:textId="7AAEB5B4" w:rsidR="00E73EDF" w:rsidRPr="00177DE2" w:rsidDel="001227A5" w:rsidRDefault="00E73EDF" w:rsidP="00B30DD0">
      <w:pPr>
        <w:spacing w:after="120" w:line="240" w:lineRule="auto"/>
        <w:rPr>
          <w:del w:id="1195" w:author="Raphael Malyankar" w:date="2022-11-17T00:29:00Z"/>
          <w:rFonts w:cs="Arial"/>
        </w:rPr>
      </w:pPr>
      <w:bookmarkStart w:id="1196" w:name="_Toc119537694"/>
      <w:bookmarkStart w:id="1197" w:name="_Toc120228676"/>
      <w:bookmarkEnd w:id="1196"/>
      <w:bookmarkEnd w:id="1197"/>
    </w:p>
    <w:p w14:paraId="64AEBDC8" w14:textId="77777777" w:rsidR="00E73EDF" w:rsidRPr="00177DE2" w:rsidRDefault="007653F1" w:rsidP="005F5259">
      <w:pPr>
        <w:pStyle w:val="Heading1"/>
        <w:tabs>
          <w:tab w:val="clear" w:pos="400"/>
        </w:tabs>
        <w:spacing w:before="120" w:after="200" w:line="240" w:lineRule="auto"/>
        <w:ind w:left="567" w:hanging="567"/>
      </w:pPr>
      <w:bookmarkStart w:id="1198" w:name="_Toc510785464"/>
      <w:bookmarkStart w:id="1199" w:name="_Toc510784315"/>
      <w:bookmarkStart w:id="1200" w:name="_Toc439685298"/>
      <w:bookmarkStart w:id="1201" w:name="_Ref111713899"/>
      <w:bookmarkStart w:id="1202" w:name="_Toc120228677"/>
      <w:bookmarkEnd w:id="1198"/>
      <w:bookmarkEnd w:id="1199"/>
      <w:r w:rsidRPr="00177DE2">
        <w:t>Data Product format (encoding)</w:t>
      </w:r>
      <w:bookmarkEnd w:id="1200"/>
      <w:bookmarkEnd w:id="1201"/>
      <w:bookmarkEnd w:id="1202"/>
    </w:p>
    <w:p w14:paraId="1EB3981F" w14:textId="3DEFF96D" w:rsidR="00E73EDF" w:rsidRPr="00177DE2" w:rsidRDefault="008B6B28" w:rsidP="005F5259">
      <w:pPr>
        <w:pStyle w:val="Heading2"/>
        <w:tabs>
          <w:tab w:val="clear" w:pos="540"/>
        </w:tabs>
        <w:spacing w:before="120" w:after="200" w:line="240" w:lineRule="auto"/>
        <w:ind w:left="709" w:hanging="709"/>
      </w:pPr>
      <w:bookmarkStart w:id="1203" w:name="_Toc120228678"/>
      <w:r>
        <w:t>Format specification</w:t>
      </w:r>
      <w:bookmarkEnd w:id="1203"/>
    </w:p>
    <w:p w14:paraId="5FDFC2CC" w14:textId="4B6D4A5C" w:rsidR="008B6B28" w:rsidRDefault="007B13A2" w:rsidP="005F5259">
      <w:pPr>
        <w:spacing w:after="120" w:line="240" w:lineRule="auto"/>
      </w:pPr>
      <w:r>
        <w:t xml:space="preserve">The format for datasets must conform to the S-131 GML schema specified below. </w:t>
      </w:r>
      <w:r w:rsidR="007653F1" w:rsidRPr="00177DE2">
        <w:t xml:space="preserve">See </w:t>
      </w:r>
      <w:r w:rsidR="00CE5C0D">
        <w:t xml:space="preserve">S-100 Part 10b and the S-131 GML </w:t>
      </w:r>
      <w:r>
        <w:t>schema documentation</w:t>
      </w:r>
      <w:r w:rsidR="007653F1" w:rsidRPr="00177DE2">
        <w:t xml:space="preserve"> for a complete description of the data records, fields and subfields defined in the encoding.</w:t>
      </w:r>
    </w:p>
    <w:p w14:paraId="095176D6" w14:textId="790D02FE" w:rsidR="00CE5C0D" w:rsidRDefault="00CE5C0D" w:rsidP="00CE5C0D">
      <w:pPr>
        <w:pStyle w:val="Caption"/>
        <w:keepNext/>
      </w:pPr>
      <w:r>
        <w:t xml:space="preserve">Table </w:t>
      </w:r>
      <w:ins w:id="1204" w:author="Raphael Malyankar" w:date="2022-11-15T22:37:00Z">
        <w:r w:rsidR="00AC5C5D">
          <w:fldChar w:fldCharType="begin"/>
        </w:r>
        <w:r w:rsidR="00AC5C5D">
          <w:instrText xml:space="preserve"> STYLEREF 1 \s </w:instrText>
        </w:r>
      </w:ins>
      <w:r w:rsidR="00AC5C5D">
        <w:fldChar w:fldCharType="separate"/>
      </w:r>
      <w:r w:rsidR="00AC5C5D">
        <w:rPr>
          <w:noProof/>
        </w:rPr>
        <w:t>12</w:t>
      </w:r>
      <w:ins w:id="1205" w:author="Raphael Malyankar" w:date="2022-11-15T22:37:00Z">
        <w:r w:rsidR="00AC5C5D">
          <w:fldChar w:fldCharType="end"/>
        </w:r>
        <w:r w:rsidR="00AC5C5D">
          <w:t>.</w:t>
        </w:r>
        <w:r w:rsidR="00AC5C5D">
          <w:fldChar w:fldCharType="begin"/>
        </w:r>
        <w:r w:rsidR="00AC5C5D">
          <w:instrText xml:space="preserve"> SEQ Table \* ARABIC \s 1 </w:instrText>
        </w:r>
      </w:ins>
      <w:r w:rsidR="00AC5C5D">
        <w:fldChar w:fldCharType="separate"/>
      </w:r>
      <w:ins w:id="1206" w:author="Raphael Malyankar" w:date="2022-11-15T22:37:00Z">
        <w:r w:rsidR="00AC5C5D">
          <w:rPr>
            <w:noProof/>
          </w:rPr>
          <w:t>1</w:t>
        </w:r>
        <w:r w:rsidR="00AC5C5D">
          <w:fldChar w:fldCharType="end"/>
        </w:r>
      </w:ins>
      <w:del w:id="1207" w:author="Raphael Malyankar" w:date="2022-11-15T22:37:00Z">
        <w:r w:rsidR="001E4CE0" w:rsidDel="00AC5C5D">
          <w:fldChar w:fldCharType="begin"/>
        </w:r>
        <w:r w:rsidR="001E4CE0" w:rsidDel="00AC5C5D">
          <w:delInstrText xml:space="preserve"> STYLEREF 1 \s </w:delInstrText>
        </w:r>
        <w:r w:rsidR="001E4CE0" w:rsidDel="00AC5C5D">
          <w:fldChar w:fldCharType="separate"/>
        </w:r>
        <w:r w:rsidR="0082228C" w:rsidDel="00AC5C5D">
          <w:rPr>
            <w:noProof/>
          </w:rPr>
          <w:delText>12</w:delText>
        </w:r>
        <w:r w:rsidR="001E4CE0" w:rsidDel="00AC5C5D">
          <w:fldChar w:fldCharType="end"/>
        </w:r>
        <w:r w:rsidR="001E4CE0" w:rsidDel="00AC5C5D">
          <w:delText>.</w:delText>
        </w:r>
        <w:r w:rsidR="001E4CE0" w:rsidDel="00AC5C5D">
          <w:fldChar w:fldCharType="begin"/>
        </w:r>
        <w:r w:rsidR="001E4CE0" w:rsidDel="00AC5C5D">
          <w:delInstrText xml:space="preserve"> SEQ Table \* ARABIC \s 1 </w:delInstrText>
        </w:r>
        <w:r w:rsidR="001E4CE0" w:rsidDel="00AC5C5D">
          <w:fldChar w:fldCharType="separate"/>
        </w:r>
        <w:r w:rsidR="0082228C" w:rsidDel="00AC5C5D">
          <w:rPr>
            <w:noProof/>
          </w:rPr>
          <w:delText>1</w:delText>
        </w:r>
        <w:r w:rsidR="001E4CE0" w:rsidDel="00AC5C5D">
          <w:fldChar w:fldCharType="end"/>
        </w:r>
      </w:del>
      <w:r>
        <w:t xml:space="preserve"> - Format specification information</w:t>
      </w:r>
    </w:p>
    <w:tbl>
      <w:tblPr>
        <w:tblW w:w="0" w:type="auto"/>
        <w:tblInd w:w="205" w:type="dxa"/>
        <w:tblCellMar>
          <w:top w:w="58" w:type="dxa"/>
          <w:left w:w="115" w:type="dxa"/>
          <w:bottom w:w="58" w:type="dxa"/>
          <w:right w:w="115" w:type="dxa"/>
        </w:tblCellMar>
        <w:tblLook w:val="0000" w:firstRow="0" w:lastRow="0" w:firstColumn="0" w:lastColumn="0" w:noHBand="0" w:noVBand="0"/>
      </w:tblPr>
      <w:tblGrid>
        <w:gridCol w:w="1364"/>
        <w:gridCol w:w="4700"/>
        <w:gridCol w:w="3049"/>
      </w:tblGrid>
      <w:tr w:rsidR="00037BB4" w:rsidRPr="0075712D" w14:paraId="3A89485A" w14:textId="77777777" w:rsidTr="00C20D46">
        <w:tc>
          <w:tcPr>
            <w:tcW w:w="136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31A11AA4" w14:textId="77777777" w:rsidR="007455A1" w:rsidRPr="00BB14CB" w:rsidRDefault="007455A1" w:rsidP="00EC7BC2">
            <w:pPr>
              <w:spacing w:after="0" w:line="240" w:lineRule="auto"/>
              <w:rPr>
                <w:b/>
              </w:rPr>
            </w:pPr>
            <w:r w:rsidRPr="00BB14CB">
              <w:rPr>
                <w:b/>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0C87DBAD" w14:textId="77777777" w:rsidR="007455A1" w:rsidRPr="00BB14CB" w:rsidRDefault="007455A1" w:rsidP="00EC7BC2">
            <w:pPr>
              <w:spacing w:after="0" w:line="240" w:lineRule="auto"/>
              <w:rPr>
                <w:b/>
              </w:rPr>
            </w:pPr>
            <w:r w:rsidRPr="00BB14CB">
              <w:rPr>
                <w:b/>
              </w:rPr>
              <w:t>ISO 19131 Elements</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14:paraId="53032402" w14:textId="77777777" w:rsidR="007455A1" w:rsidRPr="00BB14CB" w:rsidRDefault="007455A1" w:rsidP="00EC7BC2">
            <w:pPr>
              <w:spacing w:after="0" w:line="240" w:lineRule="auto"/>
              <w:rPr>
                <w:b/>
              </w:rPr>
            </w:pPr>
            <w:r w:rsidRPr="00BB14CB">
              <w:rPr>
                <w:b/>
              </w:rPr>
              <w:t>Value</w:t>
            </w:r>
          </w:p>
        </w:tc>
      </w:tr>
      <w:tr w:rsidR="00037BB4" w:rsidRPr="0075712D" w14:paraId="172841FA" w14:textId="77777777" w:rsidTr="00CE5C0D">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A9868D" w14:textId="77777777" w:rsidR="007455A1" w:rsidRPr="00BB14CB" w:rsidRDefault="007455A1" w:rsidP="00EC7BC2">
            <w:pPr>
              <w:spacing w:after="0" w:line="240" w:lineRule="auto"/>
            </w:pPr>
            <w:r w:rsidRPr="00BB14CB">
              <w:t>Format name</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59BB19A" w14:textId="0B643E6A" w:rsidR="007455A1" w:rsidRPr="00BB14CB" w:rsidRDefault="007455A1" w:rsidP="00EC7BC2">
            <w:pPr>
              <w:spacing w:after="0" w:line="240" w:lineRule="auto"/>
              <w:jc w:val="left"/>
            </w:pPr>
            <w:proofErr w:type="spellStart"/>
            <w:r w:rsidRPr="00BB14CB">
              <w:t>DPS_DeliveryInformation.deliveryFormat</w:t>
            </w:r>
            <w:proofErr w:type="spellEnd"/>
            <w:r w:rsidRPr="00BB14CB">
              <w:t xml:space="preserve"> &gt;</w:t>
            </w:r>
            <w:r>
              <w:t xml:space="preserve"> </w:t>
            </w:r>
            <w:proofErr w:type="spellStart"/>
            <w:r w:rsidRPr="00BB14CB">
              <w:t>DPS_DeliveryFormat.formatName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20F94DBE" w14:textId="6DCCD6C3" w:rsidR="007455A1" w:rsidRPr="00BB14CB" w:rsidRDefault="007455A1" w:rsidP="00EC7BC2">
            <w:pPr>
              <w:spacing w:after="0" w:line="240" w:lineRule="auto"/>
            </w:pPr>
            <w:r w:rsidRPr="00BB14CB">
              <w:t>GML</w:t>
            </w:r>
          </w:p>
        </w:tc>
      </w:tr>
      <w:tr w:rsidR="00037BB4" w:rsidRPr="0075712D" w14:paraId="75F3FC49" w14:textId="77777777" w:rsidTr="00CE5C0D">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77C006" w14:textId="77777777" w:rsidR="007455A1" w:rsidRPr="00BB14CB" w:rsidRDefault="007455A1" w:rsidP="00EC7BC2">
            <w:pPr>
              <w:spacing w:after="0" w:line="240" w:lineRule="auto"/>
            </w:pPr>
            <w:r w:rsidRPr="00BB14CB">
              <w:t>Version</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30EACD3" w14:textId="77777777" w:rsidR="007455A1" w:rsidRPr="00BB14CB" w:rsidRDefault="007455A1" w:rsidP="00EC7BC2">
            <w:pPr>
              <w:spacing w:after="0" w:line="240" w:lineRule="auto"/>
              <w:jc w:val="left"/>
            </w:pPr>
            <w:proofErr w:type="spellStart"/>
            <w:r w:rsidRPr="00BB14CB">
              <w:t>DPS_DeliveryInformation.deliveryFormat</w:t>
            </w:r>
            <w:proofErr w:type="spellEnd"/>
            <w:r w:rsidRPr="00BB14CB">
              <w:t xml:space="preserve"> &gt; </w:t>
            </w:r>
            <w:proofErr w:type="spellStart"/>
            <w:r w:rsidRPr="00BB14CB">
              <w:t>DPS_DeliveryFormat.version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5090439" w14:textId="77777777" w:rsidR="007455A1" w:rsidRPr="00BB14CB" w:rsidRDefault="007455A1" w:rsidP="00EC7BC2">
            <w:pPr>
              <w:spacing w:after="0" w:line="240" w:lineRule="auto"/>
            </w:pPr>
            <w:r w:rsidRPr="00BB14CB">
              <w:t>3.2.1</w:t>
            </w:r>
          </w:p>
        </w:tc>
      </w:tr>
      <w:tr w:rsidR="00037BB4" w:rsidRPr="0075712D" w14:paraId="480021E5" w14:textId="77777777" w:rsidTr="00CE5C0D">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2266D8" w14:textId="77777777" w:rsidR="007455A1" w:rsidRPr="00BB14CB" w:rsidRDefault="007455A1" w:rsidP="00EC7BC2">
            <w:pPr>
              <w:spacing w:after="0" w:line="240" w:lineRule="auto"/>
            </w:pPr>
            <w:r w:rsidRPr="00BB14CB">
              <w:t>Specification 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ED03CB8" w14:textId="77777777" w:rsidR="007455A1" w:rsidRPr="00BB14CB" w:rsidRDefault="007455A1" w:rsidP="00EC7BC2">
            <w:pPr>
              <w:spacing w:after="0" w:line="240" w:lineRule="auto"/>
              <w:jc w:val="left"/>
            </w:pPr>
            <w:proofErr w:type="spellStart"/>
            <w:r w:rsidRPr="00BB14CB">
              <w:t>DPS_DeliveryInformation.deliveryFormat</w:t>
            </w:r>
            <w:proofErr w:type="spellEnd"/>
            <w:r w:rsidRPr="00BB14CB">
              <w:t xml:space="preserve"> &gt; </w:t>
            </w:r>
            <w:proofErr w:type="spellStart"/>
            <w:r w:rsidRPr="00BB14CB">
              <w:t>DPS_DeliveryFormat.specification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55B626EC" w14:textId="790772EE" w:rsidR="007455A1" w:rsidRPr="00BB14CB" w:rsidRDefault="007455A1" w:rsidP="00EC7BC2">
            <w:pPr>
              <w:spacing w:after="0" w:line="240" w:lineRule="auto"/>
              <w:jc w:val="left"/>
            </w:pPr>
            <w:r w:rsidRPr="007455A1">
              <w:t>S-100 profile of GML (S-100 Part 10b)</w:t>
            </w:r>
          </w:p>
        </w:tc>
      </w:tr>
      <w:tr w:rsidR="00037BB4" w:rsidRPr="0075712D" w14:paraId="77F50230" w14:textId="77777777" w:rsidTr="00CE5C0D">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213930" w14:textId="77777777" w:rsidR="007455A1" w:rsidRPr="00BB14CB" w:rsidRDefault="007455A1" w:rsidP="00EC7BC2">
            <w:pPr>
              <w:spacing w:after="0" w:line="240" w:lineRule="auto"/>
            </w:pPr>
            <w:r w:rsidRPr="00BB14CB">
              <w:t>Language</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3D9BCEF7" w14:textId="77777777" w:rsidR="007455A1" w:rsidRPr="00BB14CB" w:rsidRDefault="007455A1" w:rsidP="00EC7BC2">
            <w:pPr>
              <w:spacing w:after="0" w:line="240" w:lineRule="auto"/>
              <w:jc w:val="left"/>
            </w:pPr>
            <w:proofErr w:type="spellStart"/>
            <w:r w:rsidRPr="00BB14CB">
              <w:t>DPS_DeliveryInformation.deliveryFormat</w:t>
            </w:r>
            <w:proofErr w:type="spellEnd"/>
            <w:r w:rsidRPr="00BB14CB">
              <w:t xml:space="preserve"> &gt; </w:t>
            </w:r>
            <w:proofErr w:type="spellStart"/>
            <w:r w:rsidRPr="00BB14CB">
              <w:t>DPS_DeliveryFormat.language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1D5F9C1F" w14:textId="77777777" w:rsidR="007455A1" w:rsidRPr="00BB14CB" w:rsidRDefault="007455A1" w:rsidP="00EC7BC2">
            <w:pPr>
              <w:spacing w:after="0" w:line="240" w:lineRule="auto"/>
            </w:pPr>
            <w:r w:rsidRPr="00BB14CB">
              <w:t>English</w:t>
            </w:r>
          </w:p>
        </w:tc>
      </w:tr>
      <w:tr w:rsidR="00037BB4" w:rsidRPr="0075712D" w14:paraId="71089D9A" w14:textId="77777777" w:rsidTr="00CE5C0D">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61DCBC" w14:textId="77777777" w:rsidR="007455A1" w:rsidRPr="00BB14CB" w:rsidRDefault="007455A1" w:rsidP="00EC7BC2">
            <w:pPr>
              <w:spacing w:after="0" w:line="240" w:lineRule="auto"/>
            </w:pPr>
            <w:r w:rsidRPr="00BB14CB">
              <w:t>Character set</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E5DBDFB" w14:textId="77777777" w:rsidR="007455A1" w:rsidRPr="00BB14CB" w:rsidRDefault="007455A1" w:rsidP="00EC7BC2">
            <w:pPr>
              <w:spacing w:after="0" w:line="240" w:lineRule="auto"/>
              <w:jc w:val="left"/>
            </w:pPr>
            <w:proofErr w:type="spellStart"/>
            <w:r w:rsidRPr="00BB14CB">
              <w:t>DPS_DeliveryInformation.deliveryFormat</w:t>
            </w:r>
            <w:proofErr w:type="spellEnd"/>
            <w:r w:rsidRPr="00BB14CB">
              <w:t xml:space="preserve"> &gt; </w:t>
            </w:r>
            <w:proofErr w:type="spellStart"/>
            <w:r w:rsidRPr="00BB14CB">
              <w:t>DPS_DeliveryFormat.characterSet</w:t>
            </w:r>
            <w:proofErr w:type="spellEnd"/>
            <w:r w:rsidRPr="00BB14CB">
              <w:t xml:space="preserve"> &gt; </w:t>
            </w:r>
            <w:proofErr w:type="spellStart"/>
            <w:r w:rsidRPr="00BB14CB">
              <w:t>MD_CharacterSetCode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D4E5465" w14:textId="77777777" w:rsidR="007455A1" w:rsidRPr="00BB14CB" w:rsidRDefault="007455A1" w:rsidP="00EC7BC2">
            <w:pPr>
              <w:spacing w:after="0" w:line="240" w:lineRule="auto"/>
            </w:pPr>
            <w:r w:rsidRPr="00BB14CB">
              <w:t>004 – utf8</w:t>
            </w:r>
          </w:p>
        </w:tc>
      </w:tr>
      <w:tr w:rsidR="00037BB4" w:rsidRPr="0075712D" w14:paraId="5E378E65" w14:textId="77777777" w:rsidTr="00CE5C0D">
        <w:tc>
          <w:tcPr>
            <w:tcW w:w="136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FAB95B" w14:textId="1E143B5D" w:rsidR="00EC7BC2" w:rsidRPr="00BB14CB" w:rsidRDefault="00EC7BC2" w:rsidP="00EC7BC2">
            <w:pPr>
              <w:spacing w:after="0" w:line="240" w:lineRule="auto"/>
            </w:pPr>
            <w:r>
              <w:lastRenderedPageBreak/>
              <w:t>Additional Information</w:t>
            </w:r>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66A58E4E" w14:textId="4A7ED1CC" w:rsidR="00EC7BC2" w:rsidRPr="00BB14CB" w:rsidRDefault="00EC7BC2" w:rsidP="00EC7BC2">
            <w:pPr>
              <w:spacing w:after="0" w:line="240" w:lineRule="auto"/>
              <w:jc w:val="left"/>
            </w:pPr>
            <w:proofErr w:type="spellStart"/>
            <w:r w:rsidRPr="00EC7BC2">
              <w:t>DPS_DeliveryInformation</w:t>
            </w:r>
            <w:r w:rsidR="00037BB4">
              <w:t>.additionalInformation</w:t>
            </w:r>
            <w:proofErr w:type="spellEnd"/>
            <w:r w:rsidR="00037BB4">
              <w:t xml:space="preserve"> &gt; </w:t>
            </w:r>
            <w:proofErr w:type="spellStart"/>
            <w:r w:rsidR="00037BB4">
              <w:t>DPS.AdditionalInformation.additionalInformation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auto"/>
            <w:vAlign w:val="center"/>
          </w:tcPr>
          <w:p w14:paraId="785133A7" w14:textId="6EB3F3B5" w:rsidR="00EC7BC2" w:rsidRPr="00BB14CB" w:rsidRDefault="00037BB4" w:rsidP="00EC7BC2">
            <w:pPr>
              <w:spacing w:after="0" w:line="240" w:lineRule="auto"/>
            </w:pPr>
            <w:r>
              <w:t>GML schema for S-131 Edition 1.0.0 (https://schemas.s100dev.net)</w:t>
            </w:r>
          </w:p>
        </w:tc>
      </w:tr>
    </w:tbl>
    <w:p w14:paraId="1086DC2B" w14:textId="77777777" w:rsidR="007455A1" w:rsidRDefault="007455A1" w:rsidP="005F5259">
      <w:pPr>
        <w:spacing w:after="120" w:line="240" w:lineRule="auto"/>
      </w:pPr>
    </w:p>
    <w:p w14:paraId="547F3E34" w14:textId="77777777" w:rsidR="008B6B28" w:rsidRPr="00177DE2" w:rsidRDefault="008B6B28" w:rsidP="005F5259">
      <w:pPr>
        <w:spacing w:after="120" w:line="240" w:lineRule="auto"/>
      </w:pPr>
    </w:p>
    <w:p w14:paraId="3E66CDBB" w14:textId="5C905793" w:rsidR="00E73EDF" w:rsidRPr="005B73F1" w:rsidRDefault="007653F1" w:rsidP="008B6B28">
      <w:pPr>
        <w:pStyle w:val="Heading2"/>
      </w:pPr>
      <w:bookmarkStart w:id="1208" w:name="_Toc439685300"/>
      <w:bookmarkStart w:id="1209" w:name="_Toc120228679"/>
      <w:r w:rsidRPr="005B73F1">
        <w:t xml:space="preserve">Encoding of </w:t>
      </w:r>
      <w:r w:rsidR="005F5259">
        <w:t>l</w:t>
      </w:r>
      <w:r w:rsidRPr="005B73F1">
        <w:t xml:space="preserve">atitude and </w:t>
      </w:r>
      <w:r w:rsidR="005F5259">
        <w:t>l</w:t>
      </w:r>
      <w:r w:rsidRPr="005B73F1">
        <w:t>ongitude</w:t>
      </w:r>
      <w:bookmarkEnd w:id="1208"/>
      <w:bookmarkEnd w:id="1209"/>
      <w:r w:rsidRPr="005B73F1">
        <w:t xml:space="preserve"> </w:t>
      </w:r>
    </w:p>
    <w:p w14:paraId="204AC0FA" w14:textId="46301E92" w:rsidR="00E73EDF" w:rsidRDefault="00CC166A" w:rsidP="00503946">
      <w:r w:rsidRPr="00CC166A">
        <w:t xml:space="preserve">Values of latitude and longitude must be accurate to 7 decimal places. Coordinates must be encoded as decimals in the format described </w:t>
      </w:r>
      <w:r w:rsidR="00B93E47">
        <w:t>below</w:t>
      </w:r>
      <w:r w:rsidRPr="00CC166A">
        <w:t>.</w:t>
      </w:r>
    </w:p>
    <w:p w14:paraId="6F130B9E" w14:textId="3F119856" w:rsidR="00B93E47" w:rsidRDefault="00B93E47" w:rsidP="00503946">
      <w:pPr>
        <w:pStyle w:val="ListParagraph"/>
        <w:numPr>
          <w:ilvl w:val="0"/>
          <w:numId w:val="42"/>
        </w:numPr>
      </w:pPr>
      <w:r>
        <w:t>Values should be coded as decimal numbers with 7 or fewer digits after the decimal. The normative encoding is in degrees, with an accuracy of 10</w:t>
      </w:r>
      <w:r w:rsidRPr="00503946">
        <w:rPr>
          <w:vertAlign w:val="superscript"/>
        </w:rPr>
        <w:t>-7</w:t>
      </w:r>
      <w:r>
        <w:t xml:space="preserve"> degrees, i.e., 7 digits after the decimal point.</w:t>
      </w:r>
    </w:p>
    <w:p w14:paraId="5F29B074" w14:textId="210DF828" w:rsidR="00B93E47" w:rsidRDefault="00B93E47" w:rsidP="00503946">
      <w:pPr>
        <w:pStyle w:val="ListParagraph"/>
        <w:numPr>
          <w:ilvl w:val="0"/>
          <w:numId w:val="42"/>
        </w:numPr>
      </w:pPr>
      <w:r>
        <w:t>The decimal point must be indicated by the “.” character.</w:t>
      </w:r>
    </w:p>
    <w:p w14:paraId="415BA531" w14:textId="2FF5D300" w:rsidR="00B93E47" w:rsidRDefault="00B93E47" w:rsidP="00503946">
      <w:pPr>
        <w:pStyle w:val="ListParagraph"/>
        <w:numPr>
          <w:ilvl w:val="0"/>
          <w:numId w:val="42"/>
        </w:numPr>
      </w:pPr>
      <w:r>
        <w:t>Trailing zeroes after the decimal point (and the decimal point itself if appropriate) may be omitted at producer discretion, but the accuracy must still be as indicated (e.g., 10</w:t>
      </w:r>
      <w:r w:rsidRPr="00503946">
        <w:rPr>
          <w:vertAlign w:val="superscript"/>
        </w:rPr>
        <w:t>-7</w:t>
      </w:r>
      <w:r>
        <w:t xml:space="preserve"> degrees for coordinates of default accuracy).</w:t>
      </w:r>
    </w:p>
    <w:p w14:paraId="6ED9E772" w14:textId="23ADD87A" w:rsidR="00E73EDF" w:rsidRPr="005B73F1" w:rsidRDefault="007653F1" w:rsidP="008B6B28">
      <w:pPr>
        <w:pStyle w:val="Heading2"/>
      </w:pPr>
      <w:bookmarkStart w:id="1210" w:name="_Toc439685301"/>
      <w:bookmarkStart w:id="1211" w:name="_Toc120228680"/>
      <w:bookmarkStart w:id="1212" w:name="_Toc225065183"/>
      <w:bookmarkStart w:id="1213" w:name="_Toc225648326"/>
      <w:r w:rsidRPr="005B73F1">
        <w:t xml:space="preserve">Encoding of </w:t>
      </w:r>
      <w:r w:rsidR="00B4398F">
        <w:t>d</w:t>
      </w:r>
      <w:r w:rsidRPr="005B73F1">
        <w:t>epths</w:t>
      </w:r>
      <w:bookmarkEnd w:id="1210"/>
      <w:bookmarkEnd w:id="1211"/>
      <w:r w:rsidRPr="005B73F1">
        <w:t xml:space="preserve"> </w:t>
      </w:r>
    </w:p>
    <w:p w14:paraId="2D27E6B4" w14:textId="3B9B1677" w:rsidR="00E73EDF" w:rsidRPr="005B73F1" w:rsidRDefault="007653F1" w:rsidP="005F5259">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5B73F1">
        <w:t xml:space="preserve">Depths are </w:t>
      </w:r>
      <w:r w:rsidR="00B93E47">
        <w:t>encoded in the format and precision specified in the feature catalogue for the corresponding attribute</w:t>
      </w:r>
      <w:bookmarkEnd w:id="1212"/>
      <w:bookmarkEnd w:id="1213"/>
      <w:r w:rsidR="00B93E47">
        <w:t>. Positive values indicate distances below the applicable datum reference.</w:t>
      </w:r>
    </w:p>
    <w:p w14:paraId="6ECA4760" w14:textId="5B31072C" w:rsidR="00E73EDF" w:rsidRPr="005B73F1" w:rsidRDefault="007653F1" w:rsidP="008B6B28">
      <w:pPr>
        <w:pStyle w:val="Heading2"/>
      </w:pPr>
      <w:bookmarkStart w:id="1214" w:name="_Toc225648294"/>
      <w:bookmarkStart w:id="1215" w:name="_Toc225065151"/>
      <w:bookmarkStart w:id="1216" w:name="_Toc439685302"/>
      <w:bookmarkStart w:id="1217" w:name="_Toc120228681"/>
      <w:r w:rsidRPr="005B73F1">
        <w:t xml:space="preserve">Numeric </w:t>
      </w:r>
      <w:r w:rsidR="00B4398F">
        <w:t>a</w:t>
      </w:r>
      <w:r w:rsidRPr="005B73F1">
        <w:t xml:space="preserve">ttribute </w:t>
      </w:r>
      <w:bookmarkEnd w:id="1214"/>
      <w:bookmarkEnd w:id="1215"/>
      <w:r w:rsidR="00B4398F">
        <w:t>e</w:t>
      </w:r>
      <w:r w:rsidRPr="005B73F1">
        <w:t>ncoding</w:t>
      </w:r>
      <w:bookmarkEnd w:id="1216"/>
      <w:bookmarkEnd w:id="1217"/>
    </w:p>
    <w:p w14:paraId="286A07A7" w14:textId="06B464C4" w:rsidR="00680BA0" w:rsidRDefault="00680BA0" w:rsidP="005F5259">
      <w:pPr>
        <w:pStyle w:val="ISOChange"/>
        <w:spacing w:before="0" w:after="120" w:line="240" w:lineRule="auto"/>
        <w:jc w:val="both"/>
        <w:rPr>
          <w:sz w:val="20"/>
        </w:rPr>
      </w:pPr>
      <w:r>
        <w:rPr>
          <w:sz w:val="20"/>
        </w:rPr>
        <w:t>I</w:t>
      </w:r>
      <w:r w:rsidR="007653F1" w:rsidRPr="005B73F1">
        <w:rPr>
          <w:sz w:val="20"/>
        </w:rPr>
        <w:t>nteger attribute values m</w:t>
      </w:r>
      <w:r w:rsidR="00B4398F">
        <w:rPr>
          <w:sz w:val="20"/>
        </w:rPr>
        <w:t>ust not contain leading zeros.</w:t>
      </w:r>
    </w:p>
    <w:p w14:paraId="518A7789" w14:textId="229D0281" w:rsidR="00680BA0" w:rsidRDefault="00680BA0" w:rsidP="005F5259">
      <w:pPr>
        <w:pStyle w:val="ISOChange"/>
        <w:spacing w:before="0" w:after="120" w:line="240" w:lineRule="auto"/>
        <w:jc w:val="both"/>
        <w:rPr>
          <w:sz w:val="20"/>
        </w:rPr>
      </w:pPr>
      <w:r>
        <w:rPr>
          <w:sz w:val="20"/>
        </w:rPr>
        <w:t>Floating point attributes must not contain leading zeros. Values in the interval (-1, 1) may use a single zero before the decimal point.</w:t>
      </w:r>
    </w:p>
    <w:p w14:paraId="612132B9" w14:textId="2470315F" w:rsidR="00E73EDF" w:rsidRPr="005B73F1" w:rsidRDefault="007653F1" w:rsidP="005F5259">
      <w:pPr>
        <w:pStyle w:val="ISOChange"/>
        <w:spacing w:before="0" w:after="120" w:line="240" w:lineRule="auto"/>
        <w:jc w:val="both"/>
        <w:rPr>
          <w:sz w:val="20"/>
        </w:rPr>
      </w:pPr>
      <w:r w:rsidRPr="005B73F1">
        <w:rPr>
          <w:sz w:val="20"/>
        </w:rPr>
        <w:t>Floating point attribute values must not contain non-significant trailing zeros</w:t>
      </w:r>
      <w:r w:rsidR="00680BA0">
        <w:rPr>
          <w:sz w:val="20"/>
        </w:rPr>
        <w:t xml:space="preserve"> exceeding the attribute’s precision as specified in the feature catalogue.</w:t>
      </w:r>
    </w:p>
    <w:p w14:paraId="11E303AC" w14:textId="63AF8A9D" w:rsidR="00E73EDF" w:rsidRPr="005B73F1" w:rsidRDefault="007653F1" w:rsidP="008B6B28">
      <w:pPr>
        <w:pStyle w:val="Heading2"/>
      </w:pPr>
      <w:bookmarkStart w:id="1218" w:name="_Toc510784321"/>
      <w:bookmarkStart w:id="1219" w:name="_Toc510785470"/>
      <w:bookmarkStart w:id="1220" w:name="_Toc439685303"/>
      <w:bookmarkStart w:id="1221" w:name="_Toc120228682"/>
      <w:bookmarkEnd w:id="1218"/>
      <w:bookmarkEnd w:id="1219"/>
      <w:r w:rsidRPr="005B73F1">
        <w:t xml:space="preserve">Text </w:t>
      </w:r>
      <w:r w:rsidR="00B4398F">
        <w:t>a</w:t>
      </w:r>
      <w:r w:rsidRPr="005B73F1">
        <w:t xml:space="preserve">ttribute </w:t>
      </w:r>
      <w:r w:rsidR="00B4398F">
        <w:t>v</w:t>
      </w:r>
      <w:r w:rsidRPr="005B73F1">
        <w:t>alues</w:t>
      </w:r>
      <w:bookmarkEnd w:id="1220"/>
      <w:bookmarkEnd w:id="1221"/>
      <w:r w:rsidRPr="005B73F1">
        <w:t xml:space="preserve"> </w:t>
      </w:r>
    </w:p>
    <w:p w14:paraId="4D109874" w14:textId="4BC4B13A" w:rsidR="00E73EDF" w:rsidRDefault="007653F1" w:rsidP="00B4398F">
      <w:pPr>
        <w:spacing w:after="120" w:line="240" w:lineRule="auto"/>
      </w:pPr>
      <w:r w:rsidRPr="005B73F1">
        <w:t xml:space="preserve">Character strings </w:t>
      </w:r>
      <w:r w:rsidR="00C36998" w:rsidRPr="005B73F1">
        <w:t xml:space="preserve">must be </w:t>
      </w:r>
      <w:r w:rsidRPr="005B73F1">
        <w:t>encoded using the character set defined in ISO 10646-1, in Unicode Transformation Format-8 (UTF-8).</w:t>
      </w:r>
    </w:p>
    <w:p w14:paraId="53CFE399" w14:textId="40CAD5C1" w:rsidR="00680BA0" w:rsidRDefault="00680BA0" w:rsidP="008B6B28">
      <w:pPr>
        <w:pStyle w:val="Heading2"/>
      </w:pPr>
      <w:bookmarkStart w:id="1222" w:name="_Toc120228683"/>
      <w:r>
        <w:t>Mandatory attribute values</w:t>
      </w:r>
      <w:bookmarkEnd w:id="1222"/>
    </w:p>
    <w:p w14:paraId="0EB8D04F" w14:textId="023A6C4F" w:rsidR="00680BA0" w:rsidRDefault="00680BA0" w:rsidP="00680BA0">
      <w:pPr>
        <w:spacing w:after="120" w:line="240" w:lineRule="auto"/>
      </w:pPr>
      <w:r>
        <w:t>There are four reasons why attribute values may be considered mandatory:</w:t>
      </w:r>
    </w:p>
    <w:p w14:paraId="631C1334" w14:textId="2C5D7C0B" w:rsidR="00680BA0" w:rsidRDefault="00680BA0" w:rsidP="006A5C19">
      <w:pPr>
        <w:pStyle w:val="ListParagraph"/>
        <w:numPr>
          <w:ilvl w:val="0"/>
          <w:numId w:val="27"/>
        </w:numPr>
        <w:spacing w:after="120" w:line="240" w:lineRule="auto"/>
      </w:pPr>
      <w:r>
        <w:t>They determine whether a feature is in the display base,</w:t>
      </w:r>
    </w:p>
    <w:p w14:paraId="4719AE0C" w14:textId="548472A2" w:rsidR="00680BA0" w:rsidRDefault="00680BA0" w:rsidP="006A5C19">
      <w:pPr>
        <w:pStyle w:val="ListParagraph"/>
        <w:numPr>
          <w:ilvl w:val="0"/>
          <w:numId w:val="27"/>
        </w:numPr>
        <w:spacing w:after="120" w:line="240" w:lineRule="auto"/>
      </w:pPr>
      <w:r>
        <w:t>Certain features make no logical sense without specific attributes,</w:t>
      </w:r>
    </w:p>
    <w:p w14:paraId="3F36DB60" w14:textId="6AB43FE4" w:rsidR="00680BA0" w:rsidRDefault="00680BA0" w:rsidP="006A5C19">
      <w:pPr>
        <w:pStyle w:val="ListParagraph"/>
        <w:numPr>
          <w:ilvl w:val="0"/>
          <w:numId w:val="27"/>
        </w:numPr>
        <w:spacing w:after="120" w:line="240" w:lineRule="auto"/>
      </w:pPr>
      <w:r>
        <w:t>Some attributes are necessary to determine which symbol is to be displayed,</w:t>
      </w:r>
    </w:p>
    <w:p w14:paraId="047F8B20" w14:textId="3438180C" w:rsidR="00680BA0" w:rsidRDefault="00680BA0" w:rsidP="006A5C19">
      <w:pPr>
        <w:pStyle w:val="ListParagraph"/>
        <w:numPr>
          <w:ilvl w:val="0"/>
          <w:numId w:val="27"/>
        </w:numPr>
        <w:spacing w:after="120" w:line="240" w:lineRule="auto"/>
      </w:pPr>
      <w:r>
        <w:t>Some attributes are required for safety of navigation.</w:t>
      </w:r>
    </w:p>
    <w:p w14:paraId="4077241B" w14:textId="38AF2D69" w:rsidR="00680BA0" w:rsidRPr="005B73F1" w:rsidRDefault="00680BA0" w:rsidP="00680BA0">
      <w:pPr>
        <w:spacing w:after="120" w:line="240" w:lineRule="auto"/>
      </w:pPr>
      <w:r>
        <w:t xml:space="preserve">All mandatory attributes are identified in the Feature Catalogue and summarised in </w:t>
      </w:r>
      <w:r w:rsidR="008B6B28">
        <w:t>the</w:t>
      </w:r>
      <w:r>
        <w:t xml:space="preserve"> Data Classification and Encoding Guide.</w:t>
      </w:r>
    </w:p>
    <w:p w14:paraId="66CDACD0" w14:textId="66E871B2" w:rsidR="00E73EDF" w:rsidRPr="005B73F1" w:rsidRDefault="007653F1" w:rsidP="008B6B28">
      <w:pPr>
        <w:pStyle w:val="Heading2"/>
        <w:rPr>
          <w:lang w:eastAsia="en-US"/>
        </w:rPr>
      </w:pPr>
      <w:bookmarkStart w:id="1223" w:name="_Toc517858879"/>
      <w:bookmarkStart w:id="1224" w:name="_Toc519859119"/>
      <w:bookmarkStart w:id="1225" w:name="_Toc521495163"/>
      <w:bookmarkStart w:id="1226" w:name="_Toc527117776"/>
      <w:bookmarkStart w:id="1227" w:name="_Toc527620303"/>
      <w:bookmarkStart w:id="1228" w:name="_Toc529974545"/>
      <w:bookmarkStart w:id="1229" w:name="_Toc517858880"/>
      <w:bookmarkStart w:id="1230" w:name="_Toc519859120"/>
      <w:bookmarkStart w:id="1231" w:name="_Toc521495164"/>
      <w:bookmarkStart w:id="1232" w:name="_Toc527117777"/>
      <w:bookmarkStart w:id="1233" w:name="_Toc527620304"/>
      <w:bookmarkStart w:id="1234" w:name="_Toc529974546"/>
      <w:bookmarkStart w:id="1235" w:name="_Toc517858881"/>
      <w:bookmarkStart w:id="1236" w:name="_Toc519859121"/>
      <w:bookmarkStart w:id="1237" w:name="_Toc521495165"/>
      <w:bookmarkStart w:id="1238" w:name="_Toc527117778"/>
      <w:bookmarkStart w:id="1239" w:name="_Toc527620305"/>
      <w:bookmarkStart w:id="1240" w:name="_Toc529974547"/>
      <w:bookmarkStart w:id="1241" w:name="_Toc517858882"/>
      <w:bookmarkStart w:id="1242" w:name="_Toc519859122"/>
      <w:bookmarkStart w:id="1243" w:name="_Toc521495166"/>
      <w:bookmarkStart w:id="1244" w:name="_Toc527117779"/>
      <w:bookmarkStart w:id="1245" w:name="_Toc527620306"/>
      <w:bookmarkStart w:id="1246" w:name="_Toc529974548"/>
      <w:bookmarkStart w:id="1247" w:name="_Toc517858883"/>
      <w:bookmarkStart w:id="1248" w:name="_Toc519859123"/>
      <w:bookmarkStart w:id="1249" w:name="_Toc521495167"/>
      <w:bookmarkStart w:id="1250" w:name="_Toc527117780"/>
      <w:bookmarkStart w:id="1251" w:name="_Toc527620307"/>
      <w:bookmarkStart w:id="1252" w:name="_Toc529974549"/>
      <w:bookmarkStart w:id="1253" w:name="_Toc517858884"/>
      <w:bookmarkStart w:id="1254" w:name="_Toc519859124"/>
      <w:bookmarkStart w:id="1255" w:name="_Toc521495168"/>
      <w:bookmarkStart w:id="1256" w:name="_Toc527117781"/>
      <w:bookmarkStart w:id="1257" w:name="_Toc527620308"/>
      <w:bookmarkStart w:id="1258" w:name="_Toc529974550"/>
      <w:bookmarkStart w:id="1259" w:name="_Toc517858885"/>
      <w:bookmarkStart w:id="1260" w:name="_Toc519859125"/>
      <w:bookmarkStart w:id="1261" w:name="_Toc521495169"/>
      <w:bookmarkStart w:id="1262" w:name="_Toc527117782"/>
      <w:bookmarkStart w:id="1263" w:name="_Toc527620309"/>
      <w:bookmarkStart w:id="1264" w:name="_Toc529974551"/>
      <w:bookmarkStart w:id="1265" w:name="_Toc517858886"/>
      <w:bookmarkStart w:id="1266" w:name="_Toc519859126"/>
      <w:bookmarkStart w:id="1267" w:name="_Toc521495170"/>
      <w:bookmarkStart w:id="1268" w:name="_Toc527117783"/>
      <w:bookmarkStart w:id="1269" w:name="_Toc527620310"/>
      <w:bookmarkStart w:id="1270" w:name="_Toc529974552"/>
      <w:bookmarkStart w:id="1271" w:name="_Toc517858887"/>
      <w:bookmarkStart w:id="1272" w:name="_Toc519859127"/>
      <w:bookmarkStart w:id="1273" w:name="_Toc521495171"/>
      <w:bookmarkStart w:id="1274" w:name="_Toc527117784"/>
      <w:bookmarkStart w:id="1275" w:name="_Toc527620311"/>
      <w:bookmarkStart w:id="1276" w:name="_Toc529974553"/>
      <w:bookmarkStart w:id="1277" w:name="_Toc510784324"/>
      <w:bookmarkStart w:id="1278" w:name="_Toc510785473"/>
      <w:bookmarkStart w:id="1279" w:name="_Toc439685305"/>
      <w:bookmarkStart w:id="1280" w:name="_Toc120228684"/>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r w:rsidRPr="005B73F1">
        <w:rPr>
          <w:lang w:eastAsia="en-US"/>
        </w:rPr>
        <w:t xml:space="preserve">Unknown </w:t>
      </w:r>
      <w:r w:rsidR="00B4398F">
        <w:rPr>
          <w:lang w:eastAsia="en-US"/>
        </w:rPr>
        <w:t>a</w:t>
      </w:r>
      <w:r w:rsidRPr="005B73F1">
        <w:rPr>
          <w:lang w:eastAsia="en-US"/>
        </w:rPr>
        <w:t xml:space="preserve">ttribute </w:t>
      </w:r>
      <w:r w:rsidR="00B4398F">
        <w:rPr>
          <w:lang w:eastAsia="en-US"/>
        </w:rPr>
        <w:t>v</w:t>
      </w:r>
      <w:r w:rsidRPr="005B73F1">
        <w:rPr>
          <w:lang w:eastAsia="en-US"/>
        </w:rPr>
        <w:t>alues</w:t>
      </w:r>
      <w:bookmarkEnd w:id="1279"/>
      <w:bookmarkEnd w:id="1280"/>
      <w:r w:rsidRPr="005B73F1">
        <w:rPr>
          <w:lang w:eastAsia="en-US"/>
        </w:rPr>
        <w:t xml:space="preserve"> </w:t>
      </w:r>
    </w:p>
    <w:p w14:paraId="7B6B9508" w14:textId="7ECC18BF" w:rsidR="00E73EDF" w:rsidRDefault="008B6B28" w:rsidP="00B4398F">
      <w:pPr>
        <w:autoSpaceDE w:val="0"/>
        <w:autoSpaceDN w:val="0"/>
        <w:adjustRightInd w:val="0"/>
        <w:spacing w:after="120" w:line="240" w:lineRule="auto"/>
        <w:rPr>
          <w:rFonts w:eastAsia="Times New Roman" w:cs="Arial"/>
          <w:lang w:eastAsia="en-US"/>
        </w:rPr>
      </w:pPr>
      <w:r>
        <w:rPr>
          <w:rFonts w:eastAsia="Times New Roman" w:cs="Arial"/>
          <w:lang w:eastAsia="en-US"/>
        </w:rPr>
        <w:t>W</w:t>
      </w:r>
      <w:r w:rsidR="007653F1" w:rsidRPr="005B73F1">
        <w:rPr>
          <w:rFonts w:eastAsia="Times New Roman" w:cs="Arial"/>
          <w:lang w:eastAsia="en-US"/>
        </w:rPr>
        <w:t>hen an attribute code is present but the attribute value is missing, it means that the producer wishes to indicate that this attribute value is unknown.</w:t>
      </w:r>
    </w:p>
    <w:p w14:paraId="4CF90477" w14:textId="4D0E0CFC" w:rsidR="008B6B28" w:rsidRPr="008B6B28" w:rsidRDefault="008B6B28" w:rsidP="007B13A2">
      <w:pPr>
        <w:pStyle w:val="Heading2"/>
        <w:rPr>
          <w:lang w:eastAsia="en-US"/>
        </w:rPr>
      </w:pPr>
      <w:bookmarkStart w:id="1281" w:name="_Toc120228685"/>
      <w:r w:rsidRPr="008B6B28">
        <w:rPr>
          <w:lang w:eastAsia="en-US"/>
        </w:rPr>
        <w:lastRenderedPageBreak/>
        <w:t>Object identifiers</w:t>
      </w:r>
      <w:bookmarkEnd w:id="1281"/>
    </w:p>
    <w:p w14:paraId="473414E0" w14:textId="66BA99FB" w:rsidR="008B6B28" w:rsidRPr="008B6B28" w:rsidRDefault="007B13A2" w:rsidP="008B6B28">
      <w:pPr>
        <w:autoSpaceDE w:val="0"/>
        <w:autoSpaceDN w:val="0"/>
        <w:adjustRightInd w:val="0"/>
        <w:spacing w:after="120" w:line="240" w:lineRule="auto"/>
        <w:rPr>
          <w:rFonts w:eastAsia="Times New Roman" w:cs="Arial"/>
          <w:lang w:eastAsia="en-US"/>
        </w:rPr>
      </w:pPr>
      <w:r>
        <w:rPr>
          <w:rFonts w:eastAsia="Times New Roman" w:cs="Arial"/>
          <w:lang w:eastAsia="en-US"/>
        </w:rPr>
        <w:t>F</w:t>
      </w:r>
      <w:r w:rsidR="008B6B28" w:rsidRPr="008B6B28">
        <w:rPr>
          <w:rFonts w:eastAsia="Times New Roman" w:cs="Arial"/>
          <w:lang w:eastAsia="en-US"/>
        </w:rPr>
        <w:t xml:space="preserve">eature records must </w:t>
      </w:r>
      <w:r w:rsidR="004602AB">
        <w:rPr>
          <w:rFonts w:eastAsia="Times New Roman" w:cs="Arial"/>
          <w:lang w:eastAsia="en-US"/>
        </w:rPr>
        <w:t>have</w:t>
      </w:r>
      <w:r w:rsidR="008B6B28" w:rsidRPr="008B6B28">
        <w:rPr>
          <w:rFonts w:eastAsia="Times New Roman" w:cs="Arial"/>
          <w:lang w:eastAsia="en-US"/>
        </w:rPr>
        <w:t xml:space="preserve"> a unique world-wide identifier.</w:t>
      </w:r>
      <w:r w:rsidR="004602AB">
        <w:rPr>
          <w:rFonts w:eastAsia="Times New Roman" w:cs="Arial"/>
          <w:lang w:eastAsia="en-US"/>
        </w:rPr>
        <w:t xml:space="preserve"> When</w:t>
      </w:r>
      <w:r>
        <w:rPr>
          <w:rFonts w:eastAsia="Times New Roman" w:cs="Arial"/>
          <w:lang w:eastAsia="en-US"/>
        </w:rPr>
        <w:t xml:space="preserve"> an MRN naming scheme is finalised by IHO, </w:t>
      </w:r>
      <w:r w:rsidR="004602AB">
        <w:rPr>
          <w:rFonts w:eastAsia="Times New Roman" w:cs="Arial"/>
          <w:lang w:eastAsia="en-US"/>
        </w:rPr>
        <w:t>the identifier</w:t>
      </w:r>
      <w:r w:rsidR="008B6B28" w:rsidRPr="008B6B28">
        <w:rPr>
          <w:rFonts w:eastAsia="Times New Roman" w:cs="Arial"/>
          <w:lang w:eastAsia="en-US"/>
        </w:rPr>
        <w:t xml:space="preserve"> </w:t>
      </w:r>
      <w:r w:rsidR="004602AB">
        <w:rPr>
          <w:rFonts w:eastAsia="Times New Roman" w:cs="Arial"/>
          <w:lang w:eastAsia="en-US"/>
        </w:rPr>
        <w:t>must be derived from the MRN</w:t>
      </w:r>
      <w:r w:rsidR="008B6B28" w:rsidRPr="008B6B28">
        <w:rPr>
          <w:rFonts w:eastAsia="Times New Roman" w:cs="Arial"/>
          <w:lang w:eastAsia="en-US"/>
        </w:rPr>
        <w:t xml:space="preserve"> of the </w:t>
      </w:r>
      <w:r w:rsidR="004602AB">
        <w:rPr>
          <w:rFonts w:eastAsia="Times New Roman" w:cs="Arial"/>
          <w:lang w:eastAsia="en-US"/>
        </w:rPr>
        <w:t>feature by a reversible 1/1 mapping (i.e., each identifier must map to a corresponding unique MRN and each MRN must map to a corresponding unique feature identifier)</w:t>
      </w:r>
      <w:r w:rsidR="008B6B28" w:rsidRPr="008B6B28">
        <w:rPr>
          <w:rFonts w:eastAsia="Times New Roman" w:cs="Arial"/>
          <w:lang w:eastAsia="en-US"/>
        </w:rPr>
        <w:t>.</w:t>
      </w:r>
    </w:p>
    <w:p w14:paraId="17E7234F" w14:textId="77777777" w:rsidR="004602AB" w:rsidRDefault="004602AB" w:rsidP="008B6B28">
      <w:pPr>
        <w:autoSpaceDE w:val="0"/>
        <w:autoSpaceDN w:val="0"/>
        <w:adjustRightInd w:val="0"/>
        <w:spacing w:after="120" w:line="240" w:lineRule="auto"/>
        <w:rPr>
          <w:rFonts w:eastAsia="Times New Roman" w:cs="Arial"/>
          <w:lang w:eastAsia="en-US"/>
        </w:rPr>
      </w:pPr>
      <w:r w:rsidRPr="008B6B28">
        <w:rPr>
          <w:rFonts w:eastAsia="Times New Roman" w:cs="Arial"/>
          <w:lang w:eastAsia="en-US"/>
        </w:rPr>
        <w:t>MRN identifiers are not included in this version due to ongoing development of the IHO guidelines in the use of MRN for product specifications</w:t>
      </w:r>
      <w:r>
        <w:rPr>
          <w:rFonts w:eastAsia="Times New Roman" w:cs="Arial"/>
          <w:lang w:eastAsia="en-US"/>
        </w:rPr>
        <w:t>.</w:t>
      </w:r>
    </w:p>
    <w:p w14:paraId="58B57315" w14:textId="1CC878A9" w:rsidR="008B6B28" w:rsidRPr="008B6B28" w:rsidRDefault="008B6B28" w:rsidP="008B6B28">
      <w:pPr>
        <w:autoSpaceDE w:val="0"/>
        <w:autoSpaceDN w:val="0"/>
        <w:adjustRightInd w:val="0"/>
        <w:spacing w:after="120" w:line="240" w:lineRule="auto"/>
        <w:rPr>
          <w:rFonts w:eastAsia="Times New Roman" w:cs="Arial"/>
          <w:lang w:eastAsia="en-US"/>
        </w:rPr>
      </w:pPr>
      <w:r w:rsidRPr="008B6B28">
        <w:rPr>
          <w:rFonts w:eastAsia="Times New Roman" w:cs="Arial"/>
          <w:lang w:eastAsia="en-US"/>
        </w:rPr>
        <w:t xml:space="preserve">Features, information types, collection objects, meta features, and geometries (inline or external) are all required by the schema to have a </w:t>
      </w:r>
      <w:proofErr w:type="spellStart"/>
      <w:r w:rsidRPr="008B6B28">
        <w:rPr>
          <w:rFonts w:eastAsia="Times New Roman" w:cs="Arial"/>
          <w:lang w:eastAsia="en-US"/>
        </w:rPr>
        <w:t>gml:id</w:t>
      </w:r>
      <w:proofErr w:type="spellEnd"/>
      <w:r w:rsidRPr="008B6B28">
        <w:rPr>
          <w:rFonts w:eastAsia="Times New Roman" w:cs="Arial"/>
          <w:lang w:eastAsia="en-US"/>
        </w:rPr>
        <w:t xml:space="preserve"> attribute with a value that is unique within the dataset. The </w:t>
      </w:r>
      <w:proofErr w:type="spellStart"/>
      <w:r w:rsidRPr="008B6B28">
        <w:rPr>
          <w:rFonts w:eastAsia="Times New Roman" w:cs="Arial"/>
          <w:lang w:eastAsia="en-US"/>
        </w:rPr>
        <w:t>gml:id</w:t>
      </w:r>
      <w:proofErr w:type="spellEnd"/>
      <w:r w:rsidRPr="008B6B28">
        <w:rPr>
          <w:rFonts w:eastAsia="Times New Roman" w:cs="Arial"/>
          <w:lang w:eastAsia="en-US"/>
        </w:rPr>
        <w:t xml:space="preserve"> values must be used as the reference for the object from another object in the same dataset or another dataset.</w:t>
      </w:r>
    </w:p>
    <w:p w14:paraId="440CDC92" w14:textId="1A26B092" w:rsidR="008B6B28" w:rsidRPr="008B6B28" w:rsidRDefault="008B6B28" w:rsidP="007B13A2">
      <w:pPr>
        <w:pStyle w:val="Heading2"/>
        <w:rPr>
          <w:lang w:eastAsia="en-US"/>
        </w:rPr>
      </w:pPr>
      <w:bookmarkStart w:id="1282" w:name="_Toc120228686"/>
      <w:r w:rsidRPr="008B6B28">
        <w:rPr>
          <w:lang w:eastAsia="en-US"/>
        </w:rPr>
        <w:t>Data coverage</w:t>
      </w:r>
      <w:bookmarkEnd w:id="1282"/>
    </w:p>
    <w:p w14:paraId="310EFED7" w14:textId="55679E1C" w:rsidR="008B6B28" w:rsidRPr="008B6B28" w:rsidRDefault="008B6B28" w:rsidP="008B6B28">
      <w:pPr>
        <w:autoSpaceDE w:val="0"/>
        <w:autoSpaceDN w:val="0"/>
        <w:adjustRightInd w:val="0"/>
        <w:spacing w:after="120" w:line="240" w:lineRule="auto"/>
        <w:rPr>
          <w:rFonts w:eastAsia="Times New Roman" w:cs="Arial"/>
          <w:lang w:eastAsia="en-US"/>
        </w:rPr>
      </w:pPr>
      <w:r w:rsidRPr="008B6B28">
        <w:rPr>
          <w:rFonts w:eastAsia="Times New Roman" w:cs="Arial"/>
          <w:lang w:eastAsia="en-US"/>
        </w:rPr>
        <w:t xml:space="preserve">All areas of a dataset must be covered by a </w:t>
      </w:r>
      <w:proofErr w:type="spellStart"/>
      <w:r w:rsidRPr="00901B96">
        <w:rPr>
          <w:rFonts w:eastAsia="Times New Roman" w:cs="Arial"/>
          <w:b/>
          <w:bCs/>
          <w:lang w:eastAsia="en-US"/>
        </w:rPr>
        <w:t>DataCoverage</w:t>
      </w:r>
      <w:proofErr w:type="spellEnd"/>
      <w:r w:rsidRPr="008B6B28">
        <w:rPr>
          <w:rFonts w:eastAsia="Times New Roman" w:cs="Arial"/>
          <w:lang w:eastAsia="en-US"/>
        </w:rPr>
        <w:t xml:space="preserve"> meta feature.</w:t>
      </w:r>
    </w:p>
    <w:p w14:paraId="40F4CC85" w14:textId="38CEB0CC" w:rsidR="008B6B28" w:rsidRPr="008B6B28" w:rsidRDefault="008B6B28" w:rsidP="008B6B28">
      <w:pPr>
        <w:autoSpaceDE w:val="0"/>
        <w:autoSpaceDN w:val="0"/>
        <w:adjustRightInd w:val="0"/>
        <w:spacing w:after="120" w:line="240" w:lineRule="auto"/>
        <w:rPr>
          <w:rFonts w:eastAsia="Times New Roman" w:cs="Arial"/>
          <w:lang w:eastAsia="en-US"/>
        </w:rPr>
      </w:pPr>
      <w:r w:rsidRPr="008B6B28">
        <w:rPr>
          <w:rFonts w:eastAsia="Times New Roman" w:cs="Arial"/>
          <w:lang w:eastAsia="en-US"/>
        </w:rPr>
        <w:t xml:space="preserve">An update dataset must not change the limit of a </w:t>
      </w:r>
      <w:proofErr w:type="spellStart"/>
      <w:r w:rsidRPr="00814BE6">
        <w:rPr>
          <w:rFonts w:eastAsia="Times New Roman" w:cs="Arial"/>
          <w:b/>
          <w:bCs/>
          <w:lang w:eastAsia="en-US"/>
        </w:rPr>
        <w:t>DataCoverage</w:t>
      </w:r>
      <w:proofErr w:type="spellEnd"/>
      <w:r w:rsidRPr="008B6B28">
        <w:rPr>
          <w:rFonts w:eastAsia="Times New Roman" w:cs="Arial"/>
          <w:lang w:eastAsia="en-US"/>
        </w:rPr>
        <w:t xml:space="preserve"> feature for the base dataset. Where the limit of a </w:t>
      </w:r>
      <w:proofErr w:type="spellStart"/>
      <w:r w:rsidRPr="00814BE6">
        <w:rPr>
          <w:rFonts w:eastAsia="Times New Roman" w:cs="Arial"/>
          <w:b/>
          <w:bCs/>
          <w:lang w:eastAsia="en-US"/>
        </w:rPr>
        <w:t>DataCoverage</w:t>
      </w:r>
      <w:proofErr w:type="spellEnd"/>
      <w:r w:rsidRPr="008B6B28">
        <w:rPr>
          <w:rFonts w:eastAsia="Times New Roman" w:cs="Arial"/>
          <w:lang w:eastAsia="en-US"/>
        </w:rPr>
        <w:t xml:space="preserve"> feature for a base dataset is to be changed, this must be done by issuing a new edition of the dataset. </w:t>
      </w:r>
    </w:p>
    <w:p w14:paraId="0A56EB81" w14:textId="1414398B" w:rsidR="008B6B28" w:rsidRPr="008B6B28" w:rsidRDefault="008B6B28" w:rsidP="007B13A2">
      <w:pPr>
        <w:pStyle w:val="Heading2"/>
        <w:rPr>
          <w:lang w:eastAsia="en-US"/>
        </w:rPr>
      </w:pPr>
      <w:bookmarkStart w:id="1283" w:name="_Toc120228687"/>
      <w:r w:rsidRPr="008B6B28">
        <w:rPr>
          <w:lang w:eastAsia="en-US"/>
        </w:rPr>
        <w:t>Data overlap</w:t>
      </w:r>
      <w:bookmarkEnd w:id="1283"/>
    </w:p>
    <w:p w14:paraId="534BC190" w14:textId="5002EB6B" w:rsidR="008B6B28" w:rsidRPr="008B6B28" w:rsidRDefault="008B6B28" w:rsidP="008B6B28">
      <w:pPr>
        <w:autoSpaceDE w:val="0"/>
        <w:autoSpaceDN w:val="0"/>
        <w:adjustRightInd w:val="0"/>
        <w:spacing w:after="120" w:line="240" w:lineRule="auto"/>
        <w:rPr>
          <w:rFonts w:eastAsia="Times New Roman" w:cs="Arial"/>
          <w:lang w:eastAsia="en-US"/>
        </w:rPr>
      </w:pPr>
      <w:r w:rsidRPr="008B6B28">
        <w:rPr>
          <w:rFonts w:eastAsia="Times New Roman" w:cs="Arial"/>
          <w:lang w:eastAsia="en-US"/>
        </w:rPr>
        <w:t>S-1</w:t>
      </w:r>
      <w:r w:rsidR="00901B96">
        <w:rPr>
          <w:rFonts w:eastAsia="Times New Roman" w:cs="Arial"/>
          <w:lang w:eastAsia="en-US"/>
        </w:rPr>
        <w:t>31</w:t>
      </w:r>
      <w:r w:rsidRPr="008B6B28">
        <w:rPr>
          <w:rFonts w:eastAsia="Times New Roman" w:cs="Arial"/>
          <w:lang w:eastAsia="en-US"/>
        </w:rPr>
        <w:t xml:space="preserve"> datasets must not overlap other S-1</w:t>
      </w:r>
      <w:r w:rsidR="00901B96">
        <w:rPr>
          <w:rFonts w:eastAsia="Times New Roman" w:cs="Arial"/>
          <w:lang w:eastAsia="en-US"/>
        </w:rPr>
        <w:t>31</w:t>
      </w:r>
      <w:r w:rsidRPr="008B6B28">
        <w:rPr>
          <w:rFonts w:eastAsia="Times New Roman" w:cs="Arial"/>
          <w:lang w:eastAsia="en-US"/>
        </w:rPr>
        <w:t xml:space="preserve"> datasets</w:t>
      </w:r>
      <w:r w:rsidR="00901B96">
        <w:rPr>
          <w:rFonts w:eastAsia="Times New Roman" w:cs="Arial"/>
          <w:lang w:eastAsia="en-US"/>
        </w:rPr>
        <w:t xml:space="preserve"> of the same scale range</w:t>
      </w:r>
      <w:r w:rsidRPr="008B6B28">
        <w:rPr>
          <w:rFonts w:eastAsia="Times New Roman" w:cs="Arial"/>
          <w:lang w:eastAsia="en-US"/>
        </w:rPr>
        <w:t>.</w:t>
      </w:r>
    </w:p>
    <w:p w14:paraId="1C4DA441" w14:textId="3F6999F5" w:rsidR="008B6B28" w:rsidRPr="008B6B28" w:rsidRDefault="008B6B28" w:rsidP="007B13A2">
      <w:pPr>
        <w:pStyle w:val="Heading2"/>
        <w:rPr>
          <w:lang w:eastAsia="en-US"/>
        </w:rPr>
      </w:pPr>
      <w:bookmarkStart w:id="1284" w:name="_Toc120228688"/>
      <w:r w:rsidRPr="008B6B28">
        <w:rPr>
          <w:lang w:eastAsia="en-US"/>
        </w:rPr>
        <w:t>Data quality</w:t>
      </w:r>
      <w:r w:rsidR="007B13A2">
        <w:rPr>
          <w:lang w:eastAsia="en-US"/>
        </w:rPr>
        <w:t xml:space="preserve"> meta-features</w:t>
      </w:r>
      <w:bookmarkEnd w:id="1284"/>
    </w:p>
    <w:p w14:paraId="31B02ADE" w14:textId="51442DB6" w:rsidR="008B6B28" w:rsidRPr="008B6B28" w:rsidRDefault="008B6B28" w:rsidP="008B6B28">
      <w:pPr>
        <w:autoSpaceDE w:val="0"/>
        <w:autoSpaceDN w:val="0"/>
        <w:adjustRightInd w:val="0"/>
        <w:spacing w:after="120" w:line="240" w:lineRule="auto"/>
        <w:rPr>
          <w:rFonts w:eastAsia="Times New Roman" w:cs="Arial"/>
          <w:lang w:eastAsia="en-US"/>
        </w:rPr>
      </w:pPr>
      <w:r w:rsidRPr="008B6B28">
        <w:rPr>
          <w:rFonts w:eastAsia="Times New Roman" w:cs="Arial"/>
          <w:lang w:eastAsia="en-US"/>
        </w:rPr>
        <w:t xml:space="preserve">One or more </w:t>
      </w:r>
      <w:proofErr w:type="spellStart"/>
      <w:r w:rsidRPr="00901B96">
        <w:rPr>
          <w:rFonts w:eastAsia="Times New Roman" w:cs="Arial"/>
          <w:b/>
          <w:bCs/>
          <w:lang w:eastAsia="en-US"/>
        </w:rPr>
        <w:t>QualityOfNonBathymetricData</w:t>
      </w:r>
      <w:proofErr w:type="spellEnd"/>
      <w:r w:rsidRPr="008B6B28">
        <w:rPr>
          <w:rFonts w:eastAsia="Times New Roman" w:cs="Arial"/>
          <w:lang w:eastAsia="en-US"/>
        </w:rPr>
        <w:t xml:space="preserve"> features must cover the dataset.</w:t>
      </w:r>
    </w:p>
    <w:p w14:paraId="4E695F4A" w14:textId="5180688C" w:rsidR="008B6B28" w:rsidRPr="008B6B28" w:rsidRDefault="008B6B28" w:rsidP="007B13A2">
      <w:pPr>
        <w:pStyle w:val="Heading2"/>
        <w:rPr>
          <w:lang w:eastAsia="en-US"/>
        </w:rPr>
      </w:pPr>
      <w:bookmarkStart w:id="1285" w:name="_Toc120228689"/>
      <w:r w:rsidRPr="008B6B28">
        <w:rPr>
          <w:lang w:eastAsia="en-US"/>
        </w:rPr>
        <w:t>Data extent</w:t>
      </w:r>
      <w:bookmarkEnd w:id="1285"/>
    </w:p>
    <w:p w14:paraId="76DE509E" w14:textId="10AD6A3E" w:rsidR="008B6B28" w:rsidRDefault="008B6B28" w:rsidP="008B6B28">
      <w:pPr>
        <w:autoSpaceDE w:val="0"/>
        <w:autoSpaceDN w:val="0"/>
        <w:adjustRightInd w:val="0"/>
        <w:spacing w:after="120" w:line="240" w:lineRule="auto"/>
        <w:rPr>
          <w:rFonts w:eastAsia="Times New Roman" w:cs="Arial"/>
          <w:lang w:eastAsia="en-US"/>
        </w:rPr>
      </w:pPr>
      <w:r w:rsidRPr="008B6B28">
        <w:rPr>
          <w:rFonts w:eastAsia="Times New Roman" w:cs="Arial"/>
          <w:lang w:eastAsia="en-US"/>
        </w:rPr>
        <w:t>Datasets must not cross the 180° meridian of longitude</w:t>
      </w:r>
      <w:r w:rsidR="00901B96">
        <w:rPr>
          <w:rFonts w:eastAsia="Times New Roman" w:cs="Arial"/>
          <w:lang w:eastAsia="en-US"/>
        </w:rPr>
        <w:t>.</w:t>
      </w:r>
    </w:p>
    <w:p w14:paraId="67D198CC" w14:textId="35CCA996" w:rsidR="00901B96" w:rsidRDefault="00901B96" w:rsidP="00901B96">
      <w:pPr>
        <w:pStyle w:val="Heading2"/>
        <w:rPr>
          <w:lang w:eastAsia="en-US"/>
        </w:rPr>
      </w:pPr>
      <w:bookmarkStart w:id="1286" w:name="_Toc120228690"/>
      <w:r>
        <w:rPr>
          <w:lang w:eastAsia="en-US"/>
        </w:rPr>
        <w:t>Sequence of objects</w:t>
      </w:r>
      <w:bookmarkEnd w:id="1286"/>
    </w:p>
    <w:p w14:paraId="0792A4E1" w14:textId="10B8AD15" w:rsidR="00901B96" w:rsidRDefault="00901B96" w:rsidP="008B6B28">
      <w:pPr>
        <w:autoSpaceDE w:val="0"/>
        <w:autoSpaceDN w:val="0"/>
        <w:adjustRightInd w:val="0"/>
        <w:spacing w:after="120" w:line="240" w:lineRule="auto"/>
        <w:rPr>
          <w:rFonts w:eastAsia="Times New Roman" w:cs="Arial"/>
          <w:lang w:eastAsia="en-US"/>
        </w:rPr>
      </w:pPr>
      <w:r>
        <w:rPr>
          <w:rFonts w:eastAsia="Times New Roman" w:cs="Arial"/>
          <w:lang w:eastAsia="en-US"/>
        </w:rPr>
        <w:t>The following sequence of objects is recommended</w:t>
      </w:r>
      <w:r w:rsidR="00271523">
        <w:rPr>
          <w:rFonts w:eastAsia="Times New Roman" w:cs="Arial"/>
          <w:lang w:eastAsia="en-US"/>
        </w:rPr>
        <w:t>:</w:t>
      </w:r>
    </w:p>
    <w:p w14:paraId="70E40A23" w14:textId="77777777"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Spatial records for by-reference geometries</w:t>
      </w:r>
    </w:p>
    <w:p w14:paraId="7765C3C4" w14:textId="77777777"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ab/>
        <w:t>Point</w:t>
      </w:r>
    </w:p>
    <w:p w14:paraId="16143B81" w14:textId="77777777"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ab/>
        <w:t>Multi point</w:t>
      </w:r>
    </w:p>
    <w:p w14:paraId="213B7CBC" w14:textId="77777777"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ab/>
        <w:t xml:space="preserve">Curve </w:t>
      </w:r>
    </w:p>
    <w:p w14:paraId="022D0CF8" w14:textId="77777777"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ab/>
        <w:t>Composite Curve</w:t>
      </w:r>
    </w:p>
    <w:p w14:paraId="15574350" w14:textId="77777777"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ab/>
        <w:t xml:space="preserve">Surface </w:t>
      </w:r>
    </w:p>
    <w:p w14:paraId="4FBE16E6" w14:textId="77777777"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Information objects</w:t>
      </w:r>
    </w:p>
    <w:p w14:paraId="4A81674C" w14:textId="64DE6D82" w:rsidR="00901B96" w:rsidRPr="00901B96" w:rsidRDefault="00901B96" w:rsidP="00271523">
      <w:pPr>
        <w:autoSpaceDE w:val="0"/>
        <w:autoSpaceDN w:val="0"/>
        <w:adjustRightInd w:val="0"/>
        <w:spacing w:after="0" w:line="240" w:lineRule="auto"/>
        <w:ind w:left="346"/>
        <w:rPr>
          <w:rFonts w:eastAsia="Times New Roman" w:cs="Arial"/>
          <w:lang w:eastAsia="en-US"/>
        </w:rPr>
      </w:pPr>
      <w:r w:rsidRPr="00901B96">
        <w:rPr>
          <w:rFonts w:eastAsia="Times New Roman" w:cs="Arial"/>
          <w:lang w:eastAsia="en-US"/>
        </w:rPr>
        <w:t>Feature objects</w:t>
      </w:r>
    </w:p>
    <w:p w14:paraId="61649E1B" w14:textId="77777777" w:rsidR="00901B96" w:rsidRPr="00901B96" w:rsidRDefault="00901B96" w:rsidP="00271523">
      <w:pPr>
        <w:autoSpaceDE w:val="0"/>
        <w:autoSpaceDN w:val="0"/>
        <w:adjustRightInd w:val="0"/>
        <w:spacing w:after="0" w:line="240" w:lineRule="auto"/>
        <w:ind w:left="680"/>
        <w:rPr>
          <w:rFonts w:eastAsia="Times New Roman" w:cs="Arial"/>
          <w:lang w:eastAsia="en-US"/>
        </w:rPr>
      </w:pPr>
      <w:r w:rsidRPr="00901B96">
        <w:rPr>
          <w:rFonts w:eastAsia="Times New Roman" w:cs="Arial"/>
          <w:lang w:eastAsia="en-US"/>
        </w:rPr>
        <w:t>Meta features</w:t>
      </w:r>
    </w:p>
    <w:p w14:paraId="184003D9" w14:textId="6C12674B" w:rsidR="00901B96" w:rsidRPr="005B73F1" w:rsidRDefault="00901B96" w:rsidP="00271523">
      <w:pPr>
        <w:autoSpaceDE w:val="0"/>
        <w:autoSpaceDN w:val="0"/>
        <w:adjustRightInd w:val="0"/>
        <w:spacing w:after="120" w:line="240" w:lineRule="auto"/>
        <w:ind w:left="674"/>
        <w:rPr>
          <w:rFonts w:eastAsia="Times New Roman" w:cs="Arial"/>
          <w:lang w:eastAsia="en-US"/>
        </w:rPr>
      </w:pPr>
      <w:r w:rsidRPr="00901B96">
        <w:rPr>
          <w:rFonts w:eastAsia="Times New Roman" w:cs="Arial"/>
          <w:lang w:eastAsia="en-US"/>
        </w:rPr>
        <w:t>Geo features</w:t>
      </w:r>
    </w:p>
    <w:p w14:paraId="4694DED9" w14:textId="1C946543" w:rsidR="00E73EDF" w:rsidRDefault="0091380B" w:rsidP="0091380B">
      <w:pPr>
        <w:pStyle w:val="Heading2"/>
        <w:rPr>
          <w:lang w:val="en-AU"/>
        </w:rPr>
      </w:pPr>
      <w:bookmarkStart w:id="1287" w:name="_Ref111714263"/>
      <w:bookmarkStart w:id="1288" w:name="_Toc120228691"/>
      <w:r>
        <w:rPr>
          <w:lang w:val="en-AU"/>
        </w:rPr>
        <w:t>Content of update</w:t>
      </w:r>
      <w:r w:rsidR="00855D09">
        <w:rPr>
          <w:lang w:val="en-AU"/>
        </w:rPr>
        <w:t xml:space="preserve"> datasets</w:t>
      </w:r>
      <w:bookmarkEnd w:id="1287"/>
      <w:bookmarkEnd w:id="1288"/>
    </w:p>
    <w:p w14:paraId="2D1D4B70" w14:textId="38258BE9" w:rsidR="0091380B" w:rsidRPr="0091380B" w:rsidRDefault="0091380B" w:rsidP="00F4227B">
      <w:pPr>
        <w:rPr>
          <w:lang w:val="en-AU"/>
        </w:rPr>
      </w:pPr>
      <w:r w:rsidRPr="0091380B">
        <w:rPr>
          <w:lang w:val="en-AU"/>
        </w:rPr>
        <w:t>Update datasets can only contain replacements, deletions, and additions of whole feature instances or information instances. This means that when a feature or information instance is updated, the new version must contain all the attributes of the old instance, including any inline spatial attributes (i.e., inline geometry), except those attributes that are being removed.</w:t>
      </w:r>
    </w:p>
    <w:p w14:paraId="5B7B1349" w14:textId="13753301" w:rsidR="0091380B" w:rsidRPr="0091380B" w:rsidRDefault="0091380B" w:rsidP="00F4227B">
      <w:pPr>
        <w:rPr>
          <w:lang w:val="en-AU"/>
        </w:rPr>
      </w:pPr>
      <w:r w:rsidRPr="0091380B">
        <w:rPr>
          <w:lang w:val="en-AU"/>
        </w:rPr>
        <w:t>An association to an instance of a feature or information type is treated as an attribute of the referring instance, and therefore adding or deleting an association means the original referring instance must be replaced with a new version. The instance at the other end of the association needs to be replaced if and only if it contains a reference to the first instance.</w:t>
      </w:r>
    </w:p>
    <w:p w14:paraId="5807EC3B" w14:textId="12325A2C" w:rsidR="0091380B" w:rsidRPr="0091380B" w:rsidRDefault="0091380B" w:rsidP="00F4227B">
      <w:pPr>
        <w:rPr>
          <w:lang w:val="en-AU"/>
        </w:rPr>
      </w:pPr>
      <w:r w:rsidRPr="0091380B">
        <w:rPr>
          <w:lang w:val="en-AU"/>
        </w:rPr>
        <w:lastRenderedPageBreak/>
        <w:t>Spatial objects that are not inline (i.e., geometry that is encoded as an independent spatial object in the dataset) is treated like any other object, i.e., it needs to be updated if and only if the primitive has changed (e.g., a coordinate is updated).</w:t>
      </w:r>
    </w:p>
    <w:p w14:paraId="03FD85AC" w14:textId="72F792D0" w:rsidR="0091380B" w:rsidRDefault="0091380B" w:rsidP="00F4227B">
      <w:pPr>
        <w:rPr>
          <w:ins w:id="1289" w:author="Raphael Malyankar" w:date="2022-11-13T21:38:00Z"/>
          <w:lang w:val="en-AU"/>
        </w:rPr>
      </w:pPr>
      <w:r w:rsidRPr="0091380B">
        <w:rPr>
          <w:lang w:val="en-AU"/>
        </w:rPr>
        <w:t xml:space="preserve">Feature and information type instances are deleted without replacement by setting the </w:t>
      </w:r>
      <w:proofErr w:type="spellStart"/>
      <w:r w:rsidRPr="00814BE6">
        <w:rPr>
          <w:b/>
          <w:bCs/>
          <w:lang w:val="en-AU"/>
        </w:rPr>
        <w:t>fixedDateRange</w:t>
      </w:r>
      <w:r w:rsidRPr="0091380B">
        <w:rPr>
          <w:lang w:val="en-AU"/>
        </w:rPr>
        <w:t>.</w:t>
      </w:r>
      <w:r w:rsidRPr="00814BE6">
        <w:rPr>
          <w:b/>
          <w:bCs/>
          <w:lang w:val="en-AU"/>
        </w:rPr>
        <w:t>dateEnd</w:t>
      </w:r>
      <w:proofErr w:type="spellEnd"/>
      <w:r w:rsidRPr="0091380B">
        <w:rPr>
          <w:lang w:val="en-AU"/>
        </w:rPr>
        <w:t xml:space="preserve"> attribute of the instance to the date of deletion, which will usually be the issue date of the update.</w:t>
      </w:r>
    </w:p>
    <w:p w14:paraId="1EC8329F" w14:textId="772AC512" w:rsidR="00F4227B" w:rsidRDefault="00F4227B" w:rsidP="00F4227B">
      <w:pPr>
        <w:pStyle w:val="Heading2"/>
        <w:rPr>
          <w:ins w:id="1290" w:author="Raphael Malyankar" w:date="2022-11-13T21:39:00Z"/>
          <w:lang w:val="en-AU"/>
        </w:rPr>
      </w:pPr>
      <w:bookmarkStart w:id="1291" w:name="_Toc120228692"/>
      <w:ins w:id="1292" w:author="Raphael Malyankar" w:date="2022-11-13T21:38:00Z">
        <w:r>
          <w:rPr>
            <w:lang w:val="en-AU"/>
          </w:rPr>
          <w:t>Datum c</w:t>
        </w:r>
      </w:ins>
      <w:ins w:id="1293" w:author="Raphael Malyankar" w:date="2022-11-13T21:39:00Z">
        <w:r>
          <w:rPr>
            <w:lang w:val="en-AU"/>
          </w:rPr>
          <w:t>overage</w:t>
        </w:r>
        <w:bookmarkEnd w:id="1291"/>
      </w:ins>
    </w:p>
    <w:p w14:paraId="3ED73102" w14:textId="0AEC23BD" w:rsidR="00F4227B" w:rsidRDefault="00F4227B" w:rsidP="00F4227B">
      <w:pPr>
        <w:rPr>
          <w:ins w:id="1294" w:author="Raphael Malyankar" w:date="2022-11-14T18:50:00Z"/>
          <w:lang w:val="en-AU"/>
        </w:rPr>
      </w:pPr>
      <w:ins w:id="1295" w:author="Raphael Malyankar" w:date="2022-11-13T21:39:00Z">
        <w:r>
          <w:rPr>
            <w:lang w:val="en-AU"/>
          </w:rPr>
          <w:t xml:space="preserve">All features in a dataset with depth or elevation attributes must be covered by </w:t>
        </w:r>
        <w:proofErr w:type="spellStart"/>
        <w:r w:rsidRPr="00F4227B">
          <w:rPr>
            <w:b/>
            <w:bCs/>
            <w:lang w:val="en-AU"/>
          </w:rPr>
          <w:t>SoundingDatum</w:t>
        </w:r>
        <w:proofErr w:type="spellEnd"/>
        <w:r>
          <w:rPr>
            <w:lang w:val="en-AU"/>
          </w:rPr>
          <w:t xml:space="preserve"> and </w:t>
        </w:r>
        <w:proofErr w:type="spellStart"/>
        <w:r w:rsidRPr="00F4227B">
          <w:rPr>
            <w:b/>
            <w:bCs/>
            <w:lang w:val="en-AU"/>
          </w:rPr>
          <w:t>VerticalDatumOfData</w:t>
        </w:r>
        <w:proofErr w:type="spellEnd"/>
        <w:r>
          <w:rPr>
            <w:lang w:val="en-AU"/>
          </w:rPr>
          <w:t xml:space="preserve"> meta-features respectively.</w:t>
        </w:r>
      </w:ins>
    </w:p>
    <w:p w14:paraId="2023CEF9" w14:textId="20845028" w:rsidR="00957203" w:rsidRDefault="00957203" w:rsidP="00EC65F1">
      <w:pPr>
        <w:pStyle w:val="Heading2"/>
        <w:rPr>
          <w:ins w:id="1296" w:author="Raphael Malyankar" w:date="2022-11-14T18:51:00Z"/>
          <w:lang w:val="en-AU"/>
        </w:rPr>
      </w:pPr>
      <w:bookmarkStart w:id="1297" w:name="_Toc120228693"/>
      <w:ins w:id="1298" w:author="Raphael Malyankar" w:date="2022-11-14T18:51:00Z">
        <w:r>
          <w:rPr>
            <w:lang w:val="en-AU"/>
          </w:rPr>
          <w:t>Attribute multiplicity</w:t>
        </w:r>
        <w:bookmarkEnd w:id="1297"/>
      </w:ins>
    </w:p>
    <w:p w14:paraId="0F03CD8D" w14:textId="11CB6577" w:rsidR="00957203" w:rsidRDefault="00957203" w:rsidP="00F4227B">
      <w:pPr>
        <w:rPr>
          <w:ins w:id="1299" w:author="Raphael Malyankar" w:date="2022-11-14T18:55:00Z"/>
          <w:lang w:val="en-AU"/>
        </w:rPr>
      </w:pPr>
      <w:ins w:id="1300" w:author="Raphael Malyankar" w:date="2022-11-14T18:51:00Z">
        <w:r>
          <w:rPr>
            <w:lang w:val="en-AU"/>
          </w:rPr>
          <w:t>In general, if a</w:t>
        </w:r>
      </w:ins>
      <w:ins w:id="1301" w:author="Raphael Malyankar" w:date="2022-11-14T18:52:00Z">
        <w:r>
          <w:rPr>
            <w:lang w:val="en-AU"/>
          </w:rPr>
          <w:t xml:space="preserve">ll the sub-attributes of a complex attribute are optional, at least one of them should be </w:t>
        </w:r>
        <w:r w:rsidR="006867AD">
          <w:rPr>
            <w:lang w:val="en-AU"/>
          </w:rPr>
          <w:t xml:space="preserve">present and have a </w:t>
        </w:r>
      </w:ins>
      <w:ins w:id="1302" w:author="Raphael Malyankar" w:date="2022-11-14T18:53:00Z">
        <w:r w:rsidR="006867AD">
          <w:rPr>
            <w:lang w:val="en-AU"/>
          </w:rPr>
          <w:t xml:space="preserve">value that is not empty (or white space, for attributes of type </w:t>
        </w:r>
      </w:ins>
      <w:ins w:id="1303" w:author="Raphael Malyankar" w:date="2022-11-14T18:54:00Z">
        <w:r w:rsidR="006867AD">
          <w:rPr>
            <w:lang w:val="en-AU"/>
          </w:rPr>
          <w:t>“</w:t>
        </w:r>
      </w:ins>
      <w:ins w:id="1304" w:author="Raphael Malyankar" w:date="2022-11-14T18:53:00Z">
        <w:r w:rsidR="006867AD">
          <w:rPr>
            <w:lang w:val="en-AU"/>
          </w:rPr>
          <w:t>text</w:t>
        </w:r>
      </w:ins>
      <w:ins w:id="1305" w:author="Raphael Malyankar" w:date="2022-11-14T18:54:00Z">
        <w:r w:rsidR="006867AD">
          <w:rPr>
            <w:lang w:val="en-AU"/>
          </w:rPr>
          <w:t>”</w:t>
        </w:r>
      </w:ins>
      <w:ins w:id="1306" w:author="Raphael Malyankar" w:date="2022-11-14T18:53:00Z">
        <w:r w:rsidR="006867AD">
          <w:rPr>
            <w:lang w:val="en-AU"/>
          </w:rPr>
          <w:t xml:space="preserve"> </w:t>
        </w:r>
      </w:ins>
      <w:ins w:id="1307" w:author="Raphael Malyankar" w:date="2022-11-14T18:54:00Z">
        <w:r w:rsidR="006867AD">
          <w:rPr>
            <w:lang w:val="en-AU"/>
          </w:rPr>
          <w:t>or</w:t>
        </w:r>
      </w:ins>
      <w:ins w:id="1308" w:author="Raphael Malyankar" w:date="2022-11-14T18:53:00Z">
        <w:r w:rsidR="006867AD">
          <w:rPr>
            <w:lang w:val="en-AU"/>
          </w:rPr>
          <w:t xml:space="preserve"> </w:t>
        </w:r>
      </w:ins>
      <w:ins w:id="1309" w:author="Raphael Malyankar" w:date="2022-11-14T18:54:00Z">
        <w:r w:rsidR="006867AD">
          <w:rPr>
            <w:lang w:val="en-AU"/>
          </w:rPr>
          <w:t>types derived from “text”).</w:t>
        </w:r>
      </w:ins>
    </w:p>
    <w:p w14:paraId="5494190C" w14:textId="77777777" w:rsidR="006867AD" w:rsidRDefault="006867AD" w:rsidP="00F4227B">
      <w:pPr>
        <w:rPr>
          <w:ins w:id="1310" w:author="Raphael Malyankar" w:date="2022-11-14T18:56:00Z"/>
          <w:lang w:val="en-AU"/>
        </w:rPr>
      </w:pPr>
      <w:ins w:id="1311" w:author="Raphael Malyankar" w:date="2022-11-14T18:55:00Z">
        <w:r>
          <w:rPr>
            <w:lang w:val="en-AU"/>
          </w:rPr>
          <w:t>Similarly, if all the attributes of an information type are optional, at least</w:t>
        </w:r>
      </w:ins>
      <w:ins w:id="1312" w:author="Raphael Malyankar" w:date="2022-11-14T18:56:00Z">
        <w:r>
          <w:rPr>
            <w:lang w:val="en-AU"/>
          </w:rPr>
          <w:t xml:space="preserve"> one of them should be present and have a non-empty value.</w:t>
        </w:r>
      </w:ins>
    </w:p>
    <w:p w14:paraId="43003D27" w14:textId="0BB4D045" w:rsidR="006867AD" w:rsidRDefault="006867AD" w:rsidP="00F4227B">
      <w:pPr>
        <w:rPr>
          <w:ins w:id="1313" w:author="Raphael Malyankar" w:date="2022-11-14T18:58:00Z"/>
          <w:lang w:val="en-AU"/>
        </w:rPr>
      </w:pPr>
      <w:ins w:id="1314" w:author="Raphael Malyankar" w:date="2022-11-14T18:55:00Z">
        <w:r>
          <w:rPr>
            <w:lang w:val="en-AU"/>
          </w:rPr>
          <w:t xml:space="preserve">Note that there is no such general rule for </w:t>
        </w:r>
      </w:ins>
      <w:ins w:id="1315" w:author="Raphael Malyankar" w:date="2022-11-14T18:56:00Z">
        <w:r>
          <w:rPr>
            <w:lang w:val="en-AU"/>
          </w:rPr>
          <w:t xml:space="preserve">features, </w:t>
        </w:r>
      </w:ins>
      <w:ins w:id="1316" w:author="Raphael Malyankar" w:date="2022-11-14T18:57:00Z">
        <w:r>
          <w:rPr>
            <w:lang w:val="en-AU"/>
          </w:rPr>
          <w:t xml:space="preserve">though </w:t>
        </w:r>
      </w:ins>
      <w:ins w:id="1317" w:author="Raphael Malyankar" w:date="2022-11-14T18:58:00Z">
        <w:r>
          <w:rPr>
            <w:lang w:val="en-AU"/>
          </w:rPr>
          <w:t>the DCEG may require it for specific features.</w:t>
        </w:r>
      </w:ins>
    </w:p>
    <w:p w14:paraId="32A69D14" w14:textId="1ECD7025" w:rsidR="006867AD" w:rsidRDefault="00EC65F1" w:rsidP="00F4227B">
      <w:pPr>
        <w:rPr>
          <w:lang w:val="en-AU"/>
        </w:rPr>
      </w:pPr>
      <w:ins w:id="1318" w:author="Raphael Malyankar" w:date="2022-11-14T19:00:00Z">
        <w:r>
          <w:rPr>
            <w:lang w:val="en-AU"/>
          </w:rPr>
          <w:t xml:space="preserve">These requirements are phrased as recommendations in </w:t>
        </w:r>
      </w:ins>
      <w:ins w:id="1319" w:author="Raphael Malyankar" w:date="2022-11-14T19:01:00Z">
        <w:r>
          <w:rPr>
            <w:lang w:val="en-AU"/>
          </w:rPr>
          <w:t>Edition 1.0 in order to facilitate the phased development of datasets.</w:t>
        </w:r>
      </w:ins>
      <w:ins w:id="1320" w:author="Raphael Malyankar" w:date="2022-11-14T19:02:00Z">
        <w:r>
          <w:rPr>
            <w:lang w:val="en-AU"/>
          </w:rPr>
          <w:t xml:space="preserve"> Future editions may strengthen them as appropriate.</w:t>
        </w:r>
      </w:ins>
    </w:p>
    <w:p w14:paraId="3D4C3705" w14:textId="0240D194" w:rsidR="00855D09" w:rsidRPr="005B73F1" w:rsidRDefault="00855D09" w:rsidP="00B4398F">
      <w:pPr>
        <w:tabs>
          <w:tab w:val="left" w:pos="0"/>
          <w:tab w:val="left" w:pos="240"/>
          <w:tab w:val="left" w:pos="709"/>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rFonts w:cs="Arial"/>
          <w:lang w:val="en-AU"/>
        </w:rPr>
      </w:pPr>
    </w:p>
    <w:p w14:paraId="26B83D3C" w14:textId="77777777" w:rsidR="00E73EDF" w:rsidRPr="005B73F1" w:rsidRDefault="007653F1" w:rsidP="00B4398F">
      <w:pPr>
        <w:pStyle w:val="Heading1"/>
        <w:tabs>
          <w:tab w:val="clear" w:pos="400"/>
        </w:tabs>
        <w:spacing w:before="120" w:after="200" w:line="240" w:lineRule="auto"/>
        <w:ind w:left="567" w:hanging="567"/>
      </w:pPr>
      <w:bookmarkStart w:id="1321" w:name="_Toc510785475"/>
      <w:bookmarkStart w:id="1322" w:name="_Toc510784326"/>
      <w:bookmarkStart w:id="1323" w:name="_Toc510785476"/>
      <w:bookmarkStart w:id="1324" w:name="_Toc510784327"/>
      <w:bookmarkStart w:id="1325" w:name="_Toc439685306"/>
      <w:bookmarkStart w:id="1326" w:name="_Toc225648364"/>
      <w:bookmarkStart w:id="1327" w:name="_Toc225065221"/>
      <w:bookmarkStart w:id="1328" w:name="_Ref111772088"/>
      <w:bookmarkStart w:id="1329" w:name="_Toc120228694"/>
      <w:bookmarkStart w:id="1330" w:name="_Toc225648340"/>
      <w:bookmarkStart w:id="1331" w:name="_Toc225065197"/>
      <w:bookmarkEnd w:id="1321"/>
      <w:bookmarkEnd w:id="1322"/>
      <w:bookmarkEnd w:id="1323"/>
      <w:bookmarkEnd w:id="1324"/>
      <w:r w:rsidRPr="005B73F1">
        <w:t>Data Product Delivery</w:t>
      </w:r>
      <w:bookmarkEnd w:id="1325"/>
      <w:bookmarkEnd w:id="1326"/>
      <w:bookmarkEnd w:id="1327"/>
      <w:bookmarkEnd w:id="1328"/>
      <w:bookmarkEnd w:id="1329"/>
      <w:r w:rsidRPr="005B73F1">
        <w:t xml:space="preserve"> </w:t>
      </w:r>
    </w:p>
    <w:p w14:paraId="5E056ADD" w14:textId="3308CDFD" w:rsidR="001563C9" w:rsidRPr="005B73F1" w:rsidRDefault="007653F1" w:rsidP="00081FF3">
      <w:pPr>
        <w:spacing w:after="120" w:line="240" w:lineRule="auto"/>
      </w:pPr>
      <w:r w:rsidRPr="005B73F1">
        <w:t xml:space="preserve">Data which conforms to this Product Specification must be delivered by means of an </w:t>
      </w:r>
      <w:r w:rsidR="00B96C77">
        <w:t>E</w:t>
      </w:r>
      <w:r w:rsidRPr="005B73F1">
        <w:t xml:space="preserve">xchange </w:t>
      </w:r>
      <w:r w:rsidR="00B96C77">
        <w:t>S</w:t>
      </w:r>
      <w:r w:rsidRPr="005B73F1">
        <w:t>et.</w:t>
      </w:r>
    </w:p>
    <w:p w14:paraId="54130DA1" w14:textId="34785DE6" w:rsidR="00081FF3" w:rsidRDefault="00081FF3" w:rsidP="00081FF3">
      <w:pPr>
        <w:pStyle w:val="Heading2"/>
      </w:pPr>
      <w:bookmarkStart w:id="1332" w:name="_Ref111729169"/>
      <w:bookmarkStart w:id="1333" w:name="_Toc120228695"/>
      <w:bookmarkStart w:id="1334" w:name="_Toc439685308"/>
      <w:r>
        <w:t>Exchange set components</w:t>
      </w:r>
      <w:bookmarkEnd w:id="1332"/>
      <w:bookmarkEnd w:id="1333"/>
    </w:p>
    <w:p w14:paraId="79FEBCD7" w14:textId="26FCB0A6" w:rsidR="00081FF3" w:rsidRDefault="00081FF3" w:rsidP="00081FF3">
      <w:pPr>
        <w:spacing w:after="120" w:line="240" w:lineRule="auto"/>
        <w:rPr>
          <w:rFonts w:cs="Arial"/>
        </w:rPr>
      </w:pPr>
      <w:r>
        <w:rPr>
          <w:rFonts w:cs="Arial"/>
        </w:rPr>
        <w:t xml:space="preserve">S-131 uses the same </w:t>
      </w:r>
      <w:r w:rsidR="00DF7B44">
        <w:rPr>
          <w:rFonts w:cs="Arial"/>
        </w:rPr>
        <w:t xml:space="preserve">exchange set </w:t>
      </w:r>
      <w:r>
        <w:rPr>
          <w:rFonts w:cs="Arial"/>
        </w:rPr>
        <w:t xml:space="preserve">components and metadata as S-100. </w:t>
      </w:r>
      <w:r>
        <w:rPr>
          <w:rFonts w:cs="Arial"/>
        </w:rPr>
        <w:fldChar w:fldCharType="begin"/>
      </w:r>
      <w:r>
        <w:rPr>
          <w:rFonts w:cs="Arial"/>
        </w:rPr>
        <w:instrText xml:space="preserve"> REF _Ref111726983 \h </w:instrText>
      </w:r>
      <w:r>
        <w:rPr>
          <w:rFonts w:cs="Arial"/>
        </w:rPr>
      </w:r>
      <w:r>
        <w:rPr>
          <w:rFonts w:cs="Arial"/>
        </w:rPr>
        <w:fldChar w:fldCharType="separate"/>
      </w:r>
      <w:r w:rsidR="0082228C">
        <w:t xml:space="preserve">Figure </w:t>
      </w:r>
      <w:r w:rsidR="0082228C">
        <w:rPr>
          <w:noProof/>
        </w:rPr>
        <w:t>13</w:t>
      </w:r>
      <w:r w:rsidR="0082228C">
        <w:t>.</w:t>
      </w:r>
      <w:r w:rsidR="0082228C">
        <w:rPr>
          <w:noProof/>
        </w:rPr>
        <w:t>1</w:t>
      </w:r>
      <w:r>
        <w:rPr>
          <w:rFonts w:cs="Arial"/>
        </w:rPr>
        <w:fldChar w:fldCharType="end"/>
      </w:r>
      <w:r>
        <w:rPr>
          <w:rFonts w:cs="Arial"/>
        </w:rPr>
        <w:t xml:space="preserve"> </w:t>
      </w:r>
      <w:r w:rsidRPr="00160956">
        <w:rPr>
          <w:rFonts w:cs="Arial"/>
        </w:rPr>
        <w:t xml:space="preserve">depicts the exchange set </w:t>
      </w:r>
      <w:r w:rsidR="00DF7B44">
        <w:rPr>
          <w:rFonts w:cs="Arial"/>
        </w:rPr>
        <w:t>components</w:t>
      </w:r>
      <w:r w:rsidRPr="00160956">
        <w:rPr>
          <w:rFonts w:cs="Arial"/>
        </w:rPr>
        <w:t xml:space="preserve"> (datasets and feature/portrayal catalogues) and exchange set metadata. This figure is derived from Figure 17-2 in S-100 Edition 5.0.0. Note also that the link between S100_Dataset and S100_CatalogueMetadata is implicit by means of the S-1</w:t>
      </w:r>
      <w:r>
        <w:rPr>
          <w:rFonts w:cs="Arial"/>
        </w:rPr>
        <w:t>31</w:t>
      </w:r>
      <w:r w:rsidRPr="00160956">
        <w:rPr>
          <w:rFonts w:cs="Arial"/>
        </w:rPr>
        <w:t xml:space="preserve"> version to which the feature catalogue, portrayal catalogue, and dataset conform, which must have the same edition and revision components.</w:t>
      </w:r>
    </w:p>
    <w:p w14:paraId="3C9F7EC3" w14:textId="77777777" w:rsidR="00081FF3" w:rsidRDefault="00081FF3" w:rsidP="00081FF3">
      <w:pPr>
        <w:keepNext/>
        <w:spacing w:after="120" w:line="240" w:lineRule="auto"/>
        <w:jc w:val="center"/>
      </w:pPr>
      <w:r>
        <w:rPr>
          <w:rFonts w:cs="Arial"/>
          <w:noProof/>
        </w:rPr>
        <w:lastRenderedPageBreak/>
        <w:drawing>
          <wp:inline distT="0" distB="0" distL="0" distR="0" wp14:anchorId="17D902EF" wp14:editId="7B525167">
            <wp:extent cx="5770880" cy="379285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5.0 Fig 17-2 S100 ExchangeSet.png"/>
                    <pic:cNvPicPr/>
                  </pic:nvPicPr>
                  <pic:blipFill>
                    <a:blip r:embed="rId52"/>
                    <a:stretch>
                      <a:fillRect/>
                    </a:stretch>
                  </pic:blipFill>
                  <pic:spPr>
                    <a:xfrm>
                      <a:off x="0" y="0"/>
                      <a:ext cx="5770880" cy="3792855"/>
                    </a:xfrm>
                    <a:prstGeom prst="rect">
                      <a:avLst/>
                    </a:prstGeom>
                  </pic:spPr>
                </pic:pic>
              </a:graphicData>
            </a:graphic>
          </wp:inline>
        </w:drawing>
      </w:r>
    </w:p>
    <w:p w14:paraId="4DCEE604" w14:textId="42FA7A06" w:rsidR="00081FF3" w:rsidRDefault="00081FF3" w:rsidP="00081FF3">
      <w:pPr>
        <w:pStyle w:val="Caption"/>
        <w:jc w:val="center"/>
        <w:rPr>
          <w:rFonts w:cs="Arial"/>
        </w:rPr>
      </w:pPr>
      <w:bookmarkStart w:id="1335" w:name="_Ref111726983"/>
      <w:bookmarkStart w:id="1336" w:name="_Ref111726979"/>
      <w:r>
        <w:t xml:space="preserve">Figure </w:t>
      </w:r>
      <w:ins w:id="1337" w:author="Raphael Malyankar" w:date="2022-11-04T16:52:00Z">
        <w:r w:rsidR="00C30215">
          <w:fldChar w:fldCharType="begin"/>
        </w:r>
        <w:r w:rsidR="00C30215">
          <w:instrText xml:space="preserve"> STYLEREF 1 \s </w:instrText>
        </w:r>
      </w:ins>
      <w:r w:rsidR="00C30215">
        <w:fldChar w:fldCharType="separate"/>
      </w:r>
      <w:r w:rsidR="00C30215">
        <w:rPr>
          <w:noProof/>
        </w:rPr>
        <w:t>13</w:t>
      </w:r>
      <w:ins w:id="1338"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1339" w:author="Raphael Malyankar" w:date="2022-11-04T16:52:00Z">
        <w:r w:rsidR="00C30215">
          <w:rPr>
            <w:noProof/>
          </w:rPr>
          <w:t>1</w:t>
        </w:r>
        <w:r w:rsidR="00C30215">
          <w:fldChar w:fldCharType="end"/>
        </w:r>
      </w:ins>
      <w:del w:id="1340"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13</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w:delText>
        </w:r>
        <w:r w:rsidR="008C4B28" w:rsidDel="00C30215">
          <w:fldChar w:fldCharType="end"/>
        </w:r>
      </w:del>
      <w:bookmarkEnd w:id="1335"/>
      <w:r>
        <w:t xml:space="preserve"> - </w:t>
      </w:r>
      <w:r w:rsidRPr="001A5CB5">
        <w:t>Components and associated metadata for the S-1</w:t>
      </w:r>
      <w:r>
        <w:t>31</w:t>
      </w:r>
      <w:r w:rsidRPr="001A5CB5">
        <w:t xml:space="preserve"> exchange set (S-100 5.0.0 Figure 17-2</w:t>
      </w:r>
      <w:r>
        <w:t>)</w:t>
      </w:r>
      <w:bookmarkEnd w:id="1336"/>
    </w:p>
    <w:p w14:paraId="155B05DE" w14:textId="77777777" w:rsidR="00081FF3" w:rsidRDefault="00081FF3" w:rsidP="00081FF3">
      <w:pPr>
        <w:spacing w:after="120" w:line="240" w:lineRule="auto"/>
        <w:rPr>
          <w:rFonts w:cs="Arial"/>
        </w:rPr>
      </w:pPr>
    </w:p>
    <w:p w14:paraId="5FFCC407" w14:textId="63EBBFE4" w:rsidR="00081FF3" w:rsidRPr="001613A8" w:rsidRDefault="00081FF3" w:rsidP="00081FF3">
      <w:pPr>
        <w:spacing w:after="120" w:line="240" w:lineRule="auto"/>
        <w:rPr>
          <w:rFonts w:cs="Arial"/>
        </w:rPr>
      </w:pPr>
      <w:r w:rsidRPr="001613A8">
        <w:rPr>
          <w:rFonts w:cs="Arial"/>
        </w:rPr>
        <w:t xml:space="preserve">The rules governing the presence and roles of the exchange set components depicted in </w:t>
      </w:r>
      <w:r>
        <w:rPr>
          <w:rFonts w:cs="Arial"/>
        </w:rPr>
        <w:fldChar w:fldCharType="begin"/>
      </w:r>
      <w:r>
        <w:rPr>
          <w:rFonts w:cs="Arial"/>
        </w:rPr>
        <w:instrText xml:space="preserve"> REF _Ref111726983 \h </w:instrText>
      </w:r>
      <w:r>
        <w:rPr>
          <w:rFonts w:cs="Arial"/>
        </w:rPr>
      </w:r>
      <w:r>
        <w:rPr>
          <w:rFonts w:cs="Arial"/>
        </w:rPr>
        <w:fldChar w:fldCharType="separate"/>
      </w:r>
      <w:r w:rsidR="0082228C">
        <w:t xml:space="preserve">Figure </w:t>
      </w:r>
      <w:r w:rsidR="0082228C">
        <w:rPr>
          <w:noProof/>
        </w:rPr>
        <w:t>13</w:t>
      </w:r>
      <w:r w:rsidR="0082228C">
        <w:t>.</w:t>
      </w:r>
      <w:r w:rsidR="0082228C">
        <w:rPr>
          <w:noProof/>
        </w:rPr>
        <w:t>1</w:t>
      </w:r>
      <w:r>
        <w:rPr>
          <w:rFonts w:cs="Arial"/>
        </w:rPr>
        <w:fldChar w:fldCharType="end"/>
      </w:r>
      <w:r>
        <w:rPr>
          <w:rFonts w:cs="Arial"/>
        </w:rPr>
        <w:t xml:space="preserve"> </w:t>
      </w:r>
      <w:r w:rsidRPr="001613A8">
        <w:rPr>
          <w:rFonts w:cs="Arial"/>
        </w:rPr>
        <w:t>are given below.</w:t>
      </w:r>
    </w:p>
    <w:p w14:paraId="7EF92B16" w14:textId="613F53A1" w:rsidR="00081FF3" w:rsidRPr="00A67EA1" w:rsidRDefault="00081FF3" w:rsidP="00081FF3">
      <w:pPr>
        <w:pStyle w:val="ListParagraph"/>
        <w:numPr>
          <w:ilvl w:val="0"/>
          <w:numId w:val="32"/>
        </w:numPr>
        <w:spacing w:after="120" w:line="240" w:lineRule="auto"/>
        <w:rPr>
          <w:rFonts w:cs="Arial"/>
        </w:rPr>
      </w:pPr>
      <w:r w:rsidRPr="00A67EA1">
        <w:rPr>
          <w:rFonts w:cs="Arial"/>
        </w:rPr>
        <w:t xml:space="preserve">Every exchange set must contain an Exchange Catalogue, represented by </w:t>
      </w:r>
      <w:r w:rsidRPr="008D468B">
        <w:rPr>
          <w:rFonts w:cs="Arial"/>
          <w:b/>
          <w:bCs/>
        </w:rPr>
        <w:t>S100_ExchangeCatalogue</w:t>
      </w:r>
      <w:r w:rsidRPr="00A67EA1">
        <w:rPr>
          <w:rFonts w:cs="Arial"/>
        </w:rPr>
        <w:t xml:space="preserve">  in </w:t>
      </w:r>
      <w:r w:rsidRPr="00A67EA1">
        <w:rPr>
          <w:rFonts w:cs="Arial"/>
        </w:rPr>
        <w:fldChar w:fldCharType="begin"/>
      </w:r>
      <w:r w:rsidRPr="00A67EA1">
        <w:rPr>
          <w:rFonts w:cs="Arial"/>
        </w:rPr>
        <w:instrText xml:space="preserve"> REF _Ref111726983 \h </w:instrText>
      </w:r>
      <w:r w:rsidRPr="00A67EA1">
        <w:rPr>
          <w:rFonts w:cs="Arial"/>
        </w:rPr>
      </w:r>
      <w:r w:rsidRPr="00A67EA1">
        <w:rPr>
          <w:rFonts w:cs="Arial"/>
        </w:rPr>
        <w:fldChar w:fldCharType="separate"/>
      </w:r>
      <w:r w:rsidR="0082228C">
        <w:t xml:space="preserve">Figure </w:t>
      </w:r>
      <w:r w:rsidR="0082228C">
        <w:rPr>
          <w:noProof/>
        </w:rPr>
        <w:t>13</w:t>
      </w:r>
      <w:r w:rsidR="0082228C">
        <w:t>.</w:t>
      </w:r>
      <w:r w:rsidR="0082228C">
        <w:rPr>
          <w:noProof/>
        </w:rPr>
        <w:t>1</w:t>
      </w:r>
      <w:r w:rsidRPr="00A67EA1">
        <w:rPr>
          <w:rFonts w:cs="Arial"/>
        </w:rPr>
        <w:fldChar w:fldCharType="end"/>
      </w:r>
      <w:r w:rsidRPr="00A67EA1">
        <w:rPr>
          <w:rFonts w:cs="Arial"/>
        </w:rPr>
        <w:t>.</w:t>
      </w:r>
    </w:p>
    <w:p w14:paraId="37F6F66F" w14:textId="77777777" w:rsidR="00081FF3" w:rsidRPr="00A67EA1" w:rsidRDefault="00081FF3" w:rsidP="00081FF3">
      <w:pPr>
        <w:pStyle w:val="ListParagraph"/>
        <w:numPr>
          <w:ilvl w:val="0"/>
          <w:numId w:val="32"/>
        </w:numPr>
        <w:spacing w:after="120" w:line="240" w:lineRule="auto"/>
        <w:rPr>
          <w:rFonts w:cs="Arial"/>
        </w:rPr>
      </w:pPr>
      <w:r w:rsidRPr="00A67EA1">
        <w:rPr>
          <w:rFonts w:cs="Arial"/>
        </w:rPr>
        <w:t>Dataset discovery metadata (</w:t>
      </w:r>
      <w:r w:rsidRPr="008D468B">
        <w:rPr>
          <w:rFonts w:cs="Arial"/>
          <w:b/>
          <w:bCs/>
        </w:rPr>
        <w:t>S100_DatasetDiscoveryMetadata</w:t>
      </w:r>
      <w:r w:rsidRPr="00A67EA1">
        <w:rPr>
          <w:rFonts w:cs="Arial"/>
        </w:rPr>
        <w:t>) must be provided in the exchange catalogue for each S</w:t>
      </w:r>
      <w:r>
        <w:rPr>
          <w:rFonts w:cs="Arial"/>
        </w:rPr>
        <w:t>-131</w:t>
      </w:r>
      <w:r w:rsidRPr="00A67EA1">
        <w:rPr>
          <w:rFonts w:cs="Arial"/>
        </w:rPr>
        <w:t xml:space="preserve"> dataset in the exchange set.</w:t>
      </w:r>
    </w:p>
    <w:p w14:paraId="1858DB84" w14:textId="77777777" w:rsidR="00081FF3" w:rsidRPr="00A67EA1" w:rsidRDefault="00081FF3" w:rsidP="00081FF3">
      <w:pPr>
        <w:pStyle w:val="ListParagraph"/>
        <w:numPr>
          <w:ilvl w:val="0"/>
          <w:numId w:val="32"/>
        </w:numPr>
        <w:spacing w:after="120" w:line="240" w:lineRule="auto"/>
        <w:rPr>
          <w:rFonts w:cs="Arial"/>
        </w:rPr>
      </w:pPr>
      <w:r w:rsidRPr="00A67EA1">
        <w:rPr>
          <w:rFonts w:cs="Arial"/>
        </w:rPr>
        <w:t>Catalogue metadata (</w:t>
      </w:r>
      <w:r w:rsidRPr="008D468B">
        <w:rPr>
          <w:rFonts w:cs="Arial"/>
          <w:b/>
          <w:bCs/>
        </w:rPr>
        <w:t>S100_CatalogueDiscoveryMetadata</w:t>
      </w:r>
      <w:r w:rsidRPr="00A67EA1">
        <w:rPr>
          <w:rFonts w:cs="Arial"/>
        </w:rPr>
        <w:t>) must be provided in the exchange catalogue for any feature and portrayal catalogues included in the exchange set.</w:t>
      </w:r>
    </w:p>
    <w:p w14:paraId="23EA0C9B" w14:textId="77777777" w:rsidR="00081FF3" w:rsidRDefault="00081FF3" w:rsidP="00081FF3">
      <w:pPr>
        <w:pStyle w:val="ListParagraph"/>
        <w:numPr>
          <w:ilvl w:val="0"/>
          <w:numId w:val="32"/>
        </w:numPr>
        <w:spacing w:after="120" w:line="240" w:lineRule="auto"/>
        <w:rPr>
          <w:rFonts w:cs="Arial"/>
        </w:rPr>
      </w:pPr>
      <w:r>
        <w:rPr>
          <w:rFonts w:cs="Arial"/>
        </w:rPr>
        <w:t>S-131 allows exchange sets to include the following types of support files:</w:t>
      </w:r>
    </w:p>
    <w:p w14:paraId="64F24BE1" w14:textId="77777777" w:rsidR="00081FF3" w:rsidRDefault="00081FF3" w:rsidP="00081FF3">
      <w:pPr>
        <w:pStyle w:val="ListParagraph"/>
        <w:numPr>
          <w:ilvl w:val="1"/>
          <w:numId w:val="32"/>
        </w:numPr>
        <w:spacing w:after="120" w:line="240" w:lineRule="auto"/>
        <w:rPr>
          <w:rFonts w:cs="Arial"/>
        </w:rPr>
      </w:pPr>
      <w:r>
        <w:rPr>
          <w:rFonts w:cs="Arial"/>
        </w:rPr>
        <w:t>Text and picture support files referenced by datasets (</w:t>
      </w:r>
      <w:r w:rsidRPr="008D468B">
        <w:rPr>
          <w:rFonts w:cs="Arial"/>
          <w:b/>
          <w:bCs/>
        </w:rPr>
        <w:t>S100_SupportFile</w:t>
      </w:r>
      <w:r>
        <w:rPr>
          <w:rFonts w:cs="Arial"/>
        </w:rPr>
        <w:t>).</w:t>
      </w:r>
    </w:p>
    <w:p w14:paraId="3E55F212" w14:textId="77777777" w:rsidR="00081FF3" w:rsidRDefault="00081FF3" w:rsidP="00081FF3">
      <w:pPr>
        <w:pStyle w:val="ListParagraph"/>
        <w:numPr>
          <w:ilvl w:val="1"/>
          <w:numId w:val="32"/>
        </w:numPr>
        <w:spacing w:after="120" w:line="240" w:lineRule="auto"/>
        <w:rPr>
          <w:rFonts w:cs="Arial"/>
        </w:rPr>
      </w:pPr>
      <w:r>
        <w:rPr>
          <w:rFonts w:cs="Arial"/>
        </w:rPr>
        <w:t>L</w:t>
      </w:r>
      <w:r w:rsidRPr="00A67EA1">
        <w:rPr>
          <w:rFonts w:cs="Arial"/>
        </w:rPr>
        <w:t>anguage packs (</w:t>
      </w:r>
      <w:r w:rsidRPr="008D468B">
        <w:rPr>
          <w:rFonts w:cs="Arial"/>
          <w:b/>
          <w:bCs/>
        </w:rPr>
        <w:t>S100_SupportFile</w:t>
      </w:r>
      <w:r w:rsidRPr="00A67EA1">
        <w:rPr>
          <w:rFonts w:cs="Arial"/>
        </w:rPr>
        <w:t>)</w:t>
      </w:r>
      <w:r>
        <w:rPr>
          <w:rFonts w:cs="Arial"/>
        </w:rPr>
        <w:t>.</w:t>
      </w:r>
    </w:p>
    <w:p w14:paraId="023475A2" w14:textId="77777777" w:rsidR="00081FF3" w:rsidRDefault="00081FF3" w:rsidP="00081FF3">
      <w:pPr>
        <w:pStyle w:val="ListParagraph"/>
        <w:numPr>
          <w:ilvl w:val="1"/>
          <w:numId w:val="32"/>
        </w:numPr>
        <w:spacing w:after="120" w:line="240" w:lineRule="auto"/>
        <w:rPr>
          <w:rFonts w:cs="Arial"/>
        </w:rPr>
      </w:pPr>
      <w:r w:rsidRPr="00A67EA1">
        <w:rPr>
          <w:rFonts w:cs="Arial"/>
        </w:rPr>
        <w:t>ISO metadata files (</w:t>
      </w:r>
      <w:proofErr w:type="spellStart"/>
      <w:r w:rsidRPr="008D468B">
        <w:rPr>
          <w:rFonts w:cs="Arial"/>
          <w:b/>
          <w:bCs/>
        </w:rPr>
        <w:t>ISOMetadataFile</w:t>
      </w:r>
      <w:proofErr w:type="spellEnd"/>
      <w:r w:rsidRPr="00A67EA1">
        <w:rPr>
          <w:rFonts w:cs="Arial"/>
        </w:rPr>
        <w:t>).</w:t>
      </w:r>
    </w:p>
    <w:p w14:paraId="31917A34" w14:textId="77777777" w:rsidR="00081FF3" w:rsidRDefault="00081FF3" w:rsidP="00081FF3">
      <w:pPr>
        <w:pStyle w:val="ListParagraph"/>
        <w:numPr>
          <w:ilvl w:val="0"/>
          <w:numId w:val="32"/>
        </w:numPr>
        <w:spacing w:after="120" w:line="240" w:lineRule="auto"/>
        <w:rPr>
          <w:rFonts w:cs="Arial"/>
        </w:rPr>
      </w:pPr>
      <w:r>
        <w:rPr>
          <w:rFonts w:cs="Arial"/>
        </w:rPr>
        <w:t>Text and picture support files referenced in a dataset must be included in the exchange set.</w:t>
      </w:r>
    </w:p>
    <w:p w14:paraId="3509F921" w14:textId="77777777" w:rsidR="00081FF3" w:rsidRDefault="00081FF3" w:rsidP="00081FF3">
      <w:pPr>
        <w:pStyle w:val="ListParagraph"/>
        <w:numPr>
          <w:ilvl w:val="0"/>
          <w:numId w:val="32"/>
        </w:numPr>
        <w:spacing w:after="120" w:line="240" w:lineRule="auto"/>
        <w:rPr>
          <w:rFonts w:cs="Arial"/>
        </w:rPr>
      </w:pPr>
      <w:r>
        <w:rPr>
          <w:rFonts w:cs="Arial"/>
        </w:rPr>
        <w:t>The inclusion of language packs and ISO metadata files in exchange sets is optional.</w:t>
      </w:r>
    </w:p>
    <w:p w14:paraId="5AA74878" w14:textId="05840A0A" w:rsidR="00081FF3" w:rsidRPr="00A67EA1" w:rsidRDefault="00081FF3" w:rsidP="00081FF3">
      <w:pPr>
        <w:pStyle w:val="ListParagraph"/>
        <w:numPr>
          <w:ilvl w:val="0"/>
          <w:numId w:val="32"/>
        </w:numPr>
        <w:spacing w:after="120" w:line="240" w:lineRule="auto"/>
        <w:rPr>
          <w:rFonts w:cs="Arial"/>
        </w:rPr>
      </w:pPr>
      <w:r w:rsidRPr="00A67EA1">
        <w:rPr>
          <w:rFonts w:cs="Arial"/>
        </w:rPr>
        <w:t xml:space="preserve">The file represented by the class </w:t>
      </w:r>
      <w:proofErr w:type="spellStart"/>
      <w:r w:rsidRPr="008D468B">
        <w:rPr>
          <w:rFonts w:cs="Arial"/>
          <w:b/>
          <w:bCs/>
        </w:rPr>
        <w:t>ISOMetadataFile</w:t>
      </w:r>
      <w:proofErr w:type="spellEnd"/>
      <w:r w:rsidRPr="00A67EA1">
        <w:rPr>
          <w:rFonts w:cs="Arial"/>
        </w:rPr>
        <w:t xml:space="preserve"> is an XML file conforming to ISO 19115 3 format as specified in the ISO 19115-3 XML schemas supplied by the ISO. Each ISO metadata file, if present, must correspond to an S-</w:t>
      </w:r>
      <w:r w:rsidR="0008774F">
        <w:rPr>
          <w:rFonts w:cs="Arial"/>
        </w:rPr>
        <w:t>131</w:t>
      </w:r>
      <w:r w:rsidRPr="00A67EA1">
        <w:rPr>
          <w:rFonts w:cs="Arial"/>
        </w:rPr>
        <w:t xml:space="preserve"> dataset in the exchange catalogue.</w:t>
      </w:r>
    </w:p>
    <w:p w14:paraId="5E94097F" w14:textId="77777777" w:rsidR="00081FF3" w:rsidRPr="00A67EA1" w:rsidRDefault="00081FF3" w:rsidP="00081FF3">
      <w:pPr>
        <w:pStyle w:val="ListParagraph"/>
        <w:numPr>
          <w:ilvl w:val="0"/>
          <w:numId w:val="32"/>
        </w:numPr>
        <w:spacing w:after="120" w:line="240" w:lineRule="auto"/>
        <w:rPr>
          <w:rFonts w:cs="Arial"/>
        </w:rPr>
      </w:pPr>
      <w:r w:rsidRPr="00A67EA1">
        <w:rPr>
          <w:rFonts w:cs="Arial"/>
        </w:rPr>
        <w:t>Producers must not depend on ISO metadata files to convey information for ECDIS application processing, since processing these files is not an ECDIS requirement. All information necessary for ECDIS processing must be in CATALOG.XML. ISO metadata may be provided in exchange sets intended for dual-purpose use on ECDIS and another (ISO-aware) application such as some GIS.</w:t>
      </w:r>
    </w:p>
    <w:p w14:paraId="703D282C" w14:textId="77777777" w:rsidR="00081FF3" w:rsidRPr="00A67EA1" w:rsidRDefault="00081FF3" w:rsidP="00081FF3">
      <w:pPr>
        <w:pStyle w:val="ListParagraph"/>
        <w:numPr>
          <w:ilvl w:val="0"/>
          <w:numId w:val="32"/>
        </w:numPr>
        <w:spacing w:after="120" w:line="240" w:lineRule="auto"/>
        <w:rPr>
          <w:rFonts w:cs="Arial"/>
        </w:rPr>
      </w:pPr>
      <w:r w:rsidRPr="00A67EA1">
        <w:rPr>
          <w:rFonts w:cs="Arial"/>
        </w:rPr>
        <w:t>Language packs are described in S-100 Part 18 and provide translations of feature catalogues.</w:t>
      </w:r>
    </w:p>
    <w:p w14:paraId="753B146C" w14:textId="40244B04" w:rsidR="00081FF3" w:rsidRPr="00A67EA1" w:rsidRDefault="00081FF3" w:rsidP="00081FF3">
      <w:pPr>
        <w:pStyle w:val="ListParagraph"/>
        <w:numPr>
          <w:ilvl w:val="0"/>
          <w:numId w:val="32"/>
        </w:numPr>
        <w:spacing w:after="120" w:line="240" w:lineRule="auto"/>
        <w:rPr>
          <w:rFonts w:cs="Arial"/>
        </w:rPr>
      </w:pPr>
      <w:r w:rsidRPr="00A67EA1">
        <w:rPr>
          <w:rFonts w:cs="Arial"/>
        </w:rPr>
        <w:lastRenderedPageBreak/>
        <w:t>If an ISO metadata file or a language pack is included, a support file discovery metadata block (</w:t>
      </w:r>
      <w:r w:rsidRPr="008D468B">
        <w:rPr>
          <w:rFonts w:cs="Arial"/>
          <w:b/>
          <w:bCs/>
        </w:rPr>
        <w:t>S100_SupportFileDiscoveryMetadata</w:t>
      </w:r>
      <w:r w:rsidRPr="00A67EA1">
        <w:rPr>
          <w:rFonts w:cs="Arial"/>
        </w:rPr>
        <w:t xml:space="preserve">) describing the file must be included in the exchange catalogue. The </w:t>
      </w:r>
      <w:proofErr w:type="spellStart"/>
      <w:r w:rsidRPr="007C305D">
        <w:rPr>
          <w:rFonts w:cs="Arial"/>
          <w:i/>
          <w:iCs/>
        </w:rPr>
        <w:t>supportFileSpecification</w:t>
      </w:r>
      <w:proofErr w:type="spellEnd"/>
      <w:r w:rsidRPr="00A67EA1">
        <w:rPr>
          <w:rFonts w:cs="Arial"/>
        </w:rPr>
        <w:t xml:space="preserve"> field in the discovery block must specify the applicable ISO standard. The ISO metadata file may repeat information in the discovery blocks in the S-100 exchange catalogue.</w:t>
      </w:r>
      <w:ins w:id="1341" w:author="Raphael Malyankar" w:date="2023-01-10T14:38:00Z">
        <w:r w:rsidR="00632340">
          <w:rPr>
            <w:rFonts w:cs="Arial"/>
          </w:rPr>
          <w:t xml:space="preserve"> ISO metadata files are not </w:t>
        </w:r>
      </w:ins>
      <w:ins w:id="1342" w:author="Raphael Malyankar" w:date="2023-01-10T14:39:00Z">
        <w:r w:rsidR="00632340">
          <w:rPr>
            <w:rFonts w:cs="Arial"/>
          </w:rPr>
          <w:t>required</w:t>
        </w:r>
      </w:ins>
      <w:ins w:id="1343" w:author="Raphael Malyankar" w:date="2023-01-10T14:38:00Z">
        <w:r w:rsidR="00632340">
          <w:rPr>
            <w:rFonts w:cs="Arial"/>
          </w:rPr>
          <w:t xml:space="preserve"> unless it is nec</w:t>
        </w:r>
      </w:ins>
      <w:ins w:id="1344" w:author="Raphael Malyankar" w:date="2023-01-10T14:39:00Z">
        <w:r w:rsidR="00632340">
          <w:rPr>
            <w:rFonts w:cs="Arial"/>
          </w:rPr>
          <w:t xml:space="preserve">essary </w:t>
        </w:r>
      </w:ins>
      <w:ins w:id="1345" w:author="Raphael Malyankar" w:date="2023-01-10T14:40:00Z">
        <w:r w:rsidR="00632340">
          <w:rPr>
            <w:rFonts w:cs="Arial"/>
          </w:rPr>
          <w:t xml:space="preserve">to provide S-131 datasets </w:t>
        </w:r>
      </w:ins>
      <w:ins w:id="1346" w:author="Raphael Malyankar" w:date="2023-01-10T14:39:00Z">
        <w:r w:rsidR="00632340">
          <w:rPr>
            <w:rFonts w:cs="Arial"/>
          </w:rPr>
          <w:t xml:space="preserve">for tools </w:t>
        </w:r>
      </w:ins>
      <w:ins w:id="1347" w:author="Raphael Malyankar" w:date="2023-01-10T14:40:00Z">
        <w:r w:rsidR="00632340">
          <w:rPr>
            <w:rFonts w:cs="Arial"/>
          </w:rPr>
          <w:t>which</w:t>
        </w:r>
      </w:ins>
      <w:ins w:id="1348" w:author="Raphael Malyankar" w:date="2023-01-10T14:39:00Z">
        <w:r w:rsidR="00632340">
          <w:rPr>
            <w:rFonts w:cs="Arial"/>
          </w:rPr>
          <w:t xml:space="preserve"> require metadata in the ISO 19115-1 format.</w:t>
        </w:r>
      </w:ins>
    </w:p>
    <w:p w14:paraId="768B578F" w14:textId="77777777" w:rsidR="00081FF3" w:rsidRPr="00A67EA1" w:rsidRDefault="00081FF3" w:rsidP="00081FF3">
      <w:pPr>
        <w:pStyle w:val="ListParagraph"/>
        <w:numPr>
          <w:ilvl w:val="0"/>
          <w:numId w:val="32"/>
        </w:numPr>
        <w:spacing w:after="120" w:line="240" w:lineRule="auto"/>
        <w:rPr>
          <w:rFonts w:cs="Arial"/>
        </w:rPr>
      </w:pPr>
      <w:r w:rsidRPr="00A67EA1">
        <w:rPr>
          <w:rFonts w:cs="Arial"/>
        </w:rPr>
        <w:t>A signature file for the exchange catalogue must also be included in the exchange set (</w:t>
      </w:r>
      <w:r w:rsidRPr="008D468B">
        <w:rPr>
          <w:rFonts w:cs="Arial"/>
          <w:b/>
          <w:bCs/>
        </w:rPr>
        <w:t>S100_CatalogueSignature</w:t>
      </w:r>
      <w:r w:rsidRPr="00A67EA1">
        <w:rPr>
          <w:rFonts w:cs="Arial"/>
        </w:rPr>
        <w:t>).</w:t>
      </w:r>
    </w:p>
    <w:p w14:paraId="21CABB1F" w14:textId="6739B9C5" w:rsidR="00081FF3" w:rsidRPr="001613A8" w:rsidRDefault="00081FF3" w:rsidP="00081FF3">
      <w:pPr>
        <w:spacing w:after="120" w:line="240" w:lineRule="auto"/>
        <w:rPr>
          <w:rFonts w:cs="Arial"/>
        </w:rPr>
      </w:pPr>
      <w:r w:rsidRPr="001613A8">
        <w:rPr>
          <w:rFonts w:cs="Arial"/>
        </w:rPr>
        <w:t xml:space="preserve">The tangible representations of the structure classes in </w:t>
      </w:r>
      <w:r>
        <w:rPr>
          <w:rFonts w:cs="Arial"/>
        </w:rPr>
        <w:fldChar w:fldCharType="begin"/>
      </w:r>
      <w:r>
        <w:rPr>
          <w:rFonts w:cs="Arial"/>
        </w:rPr>
        <w:instrText xml:space="preserve"> REF _Ref111726983 \h </w:instrText>
      </w:r>
      <w:r>
        <w:rPr>
          <w:rFonts w:cs="Arial"/>
        </w:rPr>
      </w:r>
      <w:r>
        <w:rPr>
          <w:rFonts w:cs="Arial"/>
        </w:rPr>
        <w:fldChar w:fldCharType="separate"/>
      </w:r>
      <w:r w:rsidR="0082228C">
        <w:t xml:space="preserve">Figure </w:t>
      </w:r>
      <w:r w:rsidR="0082228C">
        <w:rPr>
          <w:noProof/>
        </w:rPr>
        <w:t>13</w:t>
      </w:r>
      <w:r w:rsidR="0082228C">
        <w:t>.</w:t>
      </w:r>
      <w:r w:rsidR="0082228C">
        <w:rPr>
          <w:noProof/>
        </w:rPr>
        <w:t>1</w:t>
      </w:r>
      <w:r>
        <w:rPr>
          <w:rFonts w:cs="Arial"/>
        </w:rPr>
        <w:fldChar w:fldCharType="end"/>
      </w:r>
      <w:r>
        <w:rPr>
          <w:rFonts w:cs="Arial"/>
        </w:rPr>
        <w:t xml:space="preserve"> </w:t>
      </w:r>
      <w:r w:rsidRPr="001613A8">
        <w:rPr>
          <w:rFonts w:cs="Arial"/>
        </w:rPr>
        <w:t xml:space="preserve">within actual exchange sets are the digital files or folders containing the exchange set, dataset(s), catalogue(s), and support files. The tangible representations of their roles as depicted in </w:t>
      </w:r>
      <w:r>
        <w:rPr>
          <w:rFonts w:cs="Arial"/>
        </w:rPr>
        <w:fldChar w:fldCharType="begin"/>
      </w:r>
      <w:r>
        <w:rPr>
          <w:rFonts w:cs="Arial"/>
        </w:rPr>
        <w:instrText xml:space="preserve"> REF _Ref111726983 \h </w:instrText>
      </w:r>
      <w:r>
        <w:rPr>
          <w:rFonts w:cs="Arial"/>
        </w:rPr>
      </w:r>
      <w:r>
        <w:rPr>
          <w:rFonts w:cs="Arial"/>
        </w:rPr>
        <w:fldChar w:fldCharType="separate"/>
      </w:r>
      <w:r w:rsidR="0082228C">
        <w:t xml:space="preserve">Figure </w:t>
      </w:r>
      <w:r w:rsidR="0082228C">
        <w:rPr>
          <w:noProof/>
        </w:rPr>
        <w:t>13</w:t>
      </w:r>
      <w:r w:rsidR="0082228C">
        <w:t>.</w:t>
      </w:r>
      <w:r w:rsidR="0082228C">
        <w:rPr>
          <w:noProof/>
        </w:rPr>
        <w:t>1</w:t>
      </w:r>
      <w:r>
        <w:rPr>
          <w:rFonts w:cs="Arial"/>
        </w:rPr>
        <w:fldChar w:fldCharType="end"/>
      </w:r>
      <w:r>
        <w:rPr>
          <w:rFonts w:cs="Arial"/>
        </w:rPr>
        <w:t xml:space="preserve"> </w:t>
      </w:r>
      <w:r w:rsidRPr="001613A8">
        <w:rPr>
          <w:rFonts w:cs="Arial"/>
        </w:rPr>
        <w:t xml:space="preserve">are the inclusion of the respective components within the exchange set. Documentation tables for the structure classes are not provided since the exchange set structure is described in </w:t>
      </w:r>
      <w:r>
        <w:rPr>
          <w:rFonts w:cs="Arial"/>
        </w:rPr>
        <w:t>this clause</w:t>
      </w:r>
      <w:r w:rsidRPr="001613A8">
        <w:rPr>
          <w:rFonts w:cs="Arial"/>
        </w:rPr>
        <w:t>.</w:t>
      </w:r>
    </w:p>
    <w:p w14:paraId="40B5C1CF" w14:textId="55C2D497" w:rsidR="00081FF3" w:rsidRDefault="00081FF3" w:rsidP="00081FF3">
      <w:pPr>
        <w:spacing w:after="120" w:line="240" w:lineRule="auto"/>
        <w:rPr>
          <w:rFonts w:cs="Arial"/>
        </w:rPr>
      </w:pPr>
      <w:r w:rsidRPr="001613A8">
        <w:rPr>
          <w:rFonts w:cs="Arial"/>
        </w:rPr>
        <w:t xml:space="preserve">The metadata classes in </w:t>
      </w:r>
      <w:r>
        <w:rPr>
          <w:rFonts w:cs="Arial"/>
        </w:rPr>
        <w:fldChar w:fldCharType="begin"/>
      </w:r>
      <w:r>
        <w:rPr>
          <w:rFonts w:cs="Arial"/>
        </w:rPr>
        <w:instrText xml:space="preserve"> REF _Ref111726983 \h </w:instrText>
      </w:r>
      <w:r>
        <w:rPr>
          <w:rFonts w:cs="Arial"/>
        </w:rPr>
      </w:r>
      <w:r>
        <w:rPr>
          <w:rFonts w:cs="Arial"/>
        </w:rPr>
        <w:fldChar w:fldCharType="separate"/>
      </w:r>
      <w:r w:rsidR="0082228C">
        <w:t xml:space="preserve">Figure </w:t>
      </w:r>
      <w:r w:rsidR="0082228C">
        <w:rPr>
          <w:noProof/>
        </w:rPr>
        <w:t>13</w:t>
      </w:r>
      <w:r w:rsidR="0082228C">
        <w:t>.</w:t>
      </w:r>
      <w:r w:rsidR="0082228C">
        <w:rPr>
          <w:noProof/>
        </w:rPr>
        <w:t>1</w:t>
      </w:r>
      <w:r>
        <w:rPr>
          <w:rFonts w:cs="Arial"/>
        </w:rPr>
        <w:fldChar w:fldCharType="end"/>
      </w:r>
      <w:r w:rsidRPr="001613A8">
        <w:rPr>
          <w:rFonts w:cs="Arial"/>
        </w:rPr>
        <w:t xml:space="preserve"> are represented by XML files or XML blocks and are documented in Clause </w:t>
      </w:r>
      <w:r>
        <w:rPr>
          <w:rFonts w:cs="Arial"/>
        </w:rPr>
        <w:fldChar w:fldCharType="begin"/>
      </w:r>
      <w:r>
        <w:rPr>
          <w:rFonts w:cs="Arial"/>
        </w:rPr>
        <w:instrText xml:space="preserve"> REF _Ref111728174 \r \h </w:instrText>
      </w:r>
      <w:r>
        <w:rPr>
          <w:rFonts w:cs="Arial"/>
        </w:rPr>
      </w:r>
      <w:r>
        <w:rPr>
          <w:rFonts w:cs="Arial"/>
        </w:rPr>
        <w:fldChar w:fldCharType="separate"/>
      </w:r>
      <w:r w:rsidR="0082228C">
        <w:rPr>
          <w:rFonts w:cs="Arial"/>
        </w:rPr>
        <w:t>14.2</w:t>
      </w:r>
      <w:r>
        <w:rPr>
          <w:rFonts w:cs="Arial"/>
        </w:rPr>
        <w:fldChar w:fldCharType="end"/>
      </w:r>
      <w:r w:rsidRPr="001613A8">
        <w:rPr>
          <w:rFonts w:cs="Arial"/>
        </w:rPr>
        <w:t>.</w:t>
      </w:r>
    </w:p>
    <w:bookmarkEnd w:id="1334"/>
    <w:p w14:paraId="0EEDA898" w14:textId="4E698ED5" w:rsidR="00265D36" w:rsidRDefault="007653F1" w:rsidP="00AE200A">
      <w:pPr>
        <w:spacing w:after="120" w:line="240" w:lineRule="auto"/>
        <w:rPr>
          <w:rFonts w:cs="Arial"/>
        </w:rPr>
      </w:pPr>
      <w:r w:rsidRPr="00DB4F6F">
        <w:rPr>
          <w:rFonts w:cs="Arial"/>
        </w:rPr>
        <w:t xml:space="preserve">Each </w:t>
      </w:r>
      <w:r w:rsidR="00AE200A">
        <w:rPr>
          <w:rFonts w:cs="Arial"/>
        </w:rPr>
        <w:t>E</w:t>
      </w:r>
      <w:r w:rsidRPr="00DB4F6F">
        <w:rPr>
          <w:rFonts w:cs="Arial"/>
        </w:rPr>
        <w:t xml:space="preserve">xchange </w:t>
      </w:r>
      <w:r w:rsidR="00AE200A">
        <w:rPr>
          <w:rFonts w:cs="Arial"/>
        </w:rPr>
        <w:t>S</w:t>
      </w:r>
      <w:r w:rsidRPr="00DB4F6F">
        <w:rPr>
          <w:rFonts w:cs="Arial"/>
        </w:rPr>
        <w:t xml:space="preserve">et consists of one or more </w:t>
      </w:r>
      <w:r w:rsidR="00CF17CE">
        <w:rPr>
          <w:rFonts w:cs="Arial"/>
        </w:rPr>
        <w:t>MHI</w:t>
      </w:r>
      <w:r w:rsidRPr="00DB4F6F">
        <w:rPr>
          <w:rFonts w:cs="Arial"/>
        </w:rPr>
        <w:t xml:space="preserve"> datasets with an associated XML metadata file and a single Exchange Catalogue XML file containing metadata. It may also include one or more support files</w:t>
      </w:r>
      <w:r w:rsidR="006F2697">
        <w:rPr>
          <w:rFonts w:cs="Arial"/>
        </w:rPr>
        <w:t xml:space="preserve"> (or no support files)</w:t>
      </w:r>
      <w:r w:rsidRPr="00DB4F6F">
        <w:rPr>
          <w:rFonts w:cs="Arial"/>
        </w:rPr>
        <w:t>.</w:t>
      </w:r>
      <w:r w:rsidR="00AE200A">
        <w:rPr>
          <w:rFonts w:cs="Arial"/>
        </w:rPr>
        <w:t xml:space="preserve"> </w:t>
      </w:r>
      <w:r w:rsidR="00936908" w:rsidRPr="00DB4F6F">
        <w:rPr>
          <w:rFonts w:cs="Arial"/>
        </w:rPr>
        <w:t xml:space="preserve">The </w:t>
      </w:r>
      <w:r w:rsidR="00AE200A">
        <w:rPr>
          <w:rFonts w:cs="Arial"/>
        </w:rPr>
        <w:t>E</w:t>
      </w:r>
      <w:r w:rsidR="00936908" w:rsidRPr="00DB4F6F">
        <w:rPr>
          <w:rFonts w:cs="Arial"/>
        </w:rPr>
        <w:t xml:space="preserve">xchange </w:t>
      </w:r>
      <w:r w:rsidR="00AE200A">
        <w:rPr>
          <w:rFonts w:cs="Arial"/>
        </w:rPr>
        <w:t>S</w:t>
      </w:r>
      <w:r w:rsidR="00936908" w:rsidRPr="00DB4F6F">
        <w:rPr>
          <w:rFonts w:cs="Arial"/>
        </w:rPr>
        <w:t>et structure is the same as that described in S-100</w:t>
      </w:r>
      <w:r w:rsidR="006F2697">
        <w:rPr>
          <w:rFonts w:cs="Arial"/>
        </w:rPr>
        <w:t xml:space="preserve"> Clause 17-4.2</w:t>
      </w:r>
      <w:r w:rsidR="00936908" w:rsidRPr="00DB4F6F">
        <w:rPr>
          <w:rFonts w:cs="Arial"/>
        </w:rPr>
        <w:t>.</w:t>
      </w:r>
    </w:p>
    <w:p w14:paraId="5DD5483C" w14:textId="77777777" w:rsidR="00EC4D03" w:rsidRPr="00DB4F6F" w:rsidRDefault="00EC4D03" w:rsidP="00AE200A">
      <w:pPr>
        <w:spacing w:after="120" w:line="240" w:lineRule="auto"/>
        <w:rPr>
          <w:rFonts w:cs="Arial"/>
        </w:rPr>
      </w:pPr>
    </w:p>
    <w:p w14:paraId="3B577BF9" w14:textId="585DAFA4" w:rsidR="00EC4D03" w:rsidRDefault="00EC4D03" w:rsidP="00EC4D03">
      <w:pPr>
        <w:pStyle w:val="Heading2"/>
      </w:pPr>
      <w:bookmarkStart w:id="1349" w:name="_Toc120228696"/>
      <w:r>
        <w:t>Encapsulation</w:t>
      </w:r>
      <w:bookmarkEnd w:id="1349"/>
    </w:p>
    <w:p w14:paraId="74801946" w14:textId="77777777" w:rsidR="00EC4D03" w:rsidRPr="00DB4F6F" w:rsidRDefault="00EC4D03" w:rsidP="00EC4D03">
      <w:pPr>
        <w:spacing w:after="120" w:line="240" w:lineRule="auto"/>
      </w:pPr>
      <w:r w:rsidRPr="00DB4F6F">
        <w:t>Each dataset must be contained in a physically separate, uniquely identified file on the transfer medium.</w:t>
      </w:r>
    </w:p>
    <w:p w14:paraId="7EC1F258" w14:textId="67EE4845" w:rsidR="00E73EDF" w:rsidRPr="00DB4F6F" w:rsidRDefault="007653F1" w:rsidP="00AE200A">
      <w:pPr>
        <w:spacing w:after="120" w:line="240" w:lineRule="auto"/>
      </w:pPr>
      <w:r w:rsidRPr="00DB4F6F">
        <w:t xml:space="preserve">An </w:t>
      </w:r>
      <w:r w:rsidR="00AE200A">
        <w:t>E</w:t>
      </w:r>
      <w:r w:rsidRPr="00DB4F6F">
        <w:t xml:space="preserve">xchange </w:t>
      </w:r>
      <w:r w:rsidR="00AE200A">
        <w:t>S</w:t>
      </w:r>
      <w:r w:rsidRPr="00DB4F6F">
        <w:t xml:space="preserve">et is encapsulated into a form suitable for transmission </w:t>
      </w:r>
      <w:r w:rsidR="006F2697">
        <w:t>as</w:t>
      </w:r>
      <w:r w:rsidR="006F2697" w:rsidRPr="006F2697">
        <w:t xml:space="preserve"> packages (such as ZIP archives or files organised within a file system folder/directory structure), containing both the exchange catalogue and one or more data products (of possibly different S-100 types), with each product covering a specific geographic region and specific period of time.</w:t>
      </w:r>
    </w:p>
    <w:p w14:paraId="65851B44" w14:textId="5B6674D5" w:rsidR="00E73EDF" w:rsidRPr="000F0F0F" w:rsidRDefault="007653F1" w:rsidP="00AE200A">
      <w:pPr>
        <w:spacing w:after="120" w:line="240" w:lineRule="auto"/>
        <w:rPr>
          <w:rFonts w:cs="Arial"/>
        </w:rPr>
      </w:pPr>
      <w:r w:rsidRPr="000F0F0F">
        <w:rPr>
          <w:rFonts w:cs="Arial"/>
        </w:rPr>
        <w:t xml:space="preserve">The </w:t>
      </w:r>
      <w:r w:rsidR="006F2697">
        <w:rPr>
          <w:rFonts w:cs="Arial"/>
        </w:rPr>
        <w:t>contents of an</w:t>
      </w:r>
      <w:r w:rsidRPr="000F0F0F">
        <w:rPr>
          <w:rFonts w:cs="Arial"/>
        </w:rPr>
        <w:t xml:space="preserve"> </w:t>
      </w:r>
      <w:r w:rsidR="0017491C">
        <w:rPr>
          <w:rFonts w:cs="Arial"/>
        </w:rPr>
        <w:t>E</w:t>
      </w:r>
      <w:r w:rsidRPr="000F0F0F">
        <w:rPr>
          <w:rFonts w:cs="Arial"/>
        </w:rPr>
        <w:t xml:space="preserve">xchange </w:t>
      </w:r>
      <w:r w:rsidR="0017491C">
        <w:rPr>
          <w:rFonts w:cs="Arial"/>
        </w:rPr>
        <w:t>S</w:t>
      </w:r>
      <w:r w:rsidRPr="000F0F0F">
        <w:rPr>
          <w:rFonts w:cs="Arial"/>
        </w:rPr>
        <w:t xml:space="preserve">et </w:t>
      </w:r>
      <w:r w:rsidR="006F2697">
        <w:rPr>
          <w:rFonts w:cs="Arial"/>
        </w:rPr>
        <w:t xml:space="preserve">are </w:t>
      </w:r>
      <w:r w:rsidRPr="000F0F0F">
        <w:rPr>
          <w:rFonts w:cs="Arial"/>
        </w:rPr>
        <w:t>:</w:t>
      </w:r>
    </w:p>
    <w:p w14:paraId="3E73F3D8" w14:textId="5433261C" w:rsidR="00E73EDF" w:rsidRPr="000F0F0F" w:rsidRDefault="007653F1" w:rsidP="00EC4D03">
      <w:pPr>
        <w:pStyle w:val="ListParagraph"/>
        <w:numPr>
          <w:ilvl w:val="0"/>
          <w:numId w:val="35"/>
        </w:numPr>
        <w:rPr>
          <w:lang w:eastAsia="en-US"/>
        </w:rPr>
      </w:pPr>
      <w:r w:rsidRPr="000F0F0F">
        <w:rPr>
          <w:lang w:eastAsia="en-US"/>
        </w:rPr>
        <w:t xml:space="preserve">Mandatory </w:t>
      </w:r>
      <w:r w:rsidR="0017491C">
        <w:rPr>
          <w:lang w:eastAsia="en-US"/>
        </w:rPr>
        <w:t>e</w:t>
      </w:r>
      <w:r w:rsidRPr="000F0F0F">
        <w:rPr>
          <w:lang w:eastAsia="en-US"/>
        </w:rPr>
        <w:t xml:space="preserve">lements </w:t>
      </w:r>
    </w:p>
    <w:p w14:paraId="1EA629A3" w14:textId="7AD6C8C1" w:rsidR="00E73EDF" w:rsidRPr="000F0F0F" w:rsidRDefault="007653F1" w:rsidP="00EC4D03">
      <w:pPr>
        <w:pStyle w:val="ListParagraph"/>
        <w:numPr>
          <w:ilvl w:val="1"/>
          <w:numId w:val="35"/>
        </w:numPr>
      </w:pPr>
      <w:r w:rsidRPr="000F0F0F">
        <w:t xml:space="preserve">Exchange Catalogue – the XML encoded </w:t>
      </w:r>
      <w:r w:rsidR="00CF17CE">
        <w:t>description</w:t>
      </w:r>
      <w:r w:rsidRPr="000F0F0F">
        <w:t xml:space="preserve"> of</w:t>
      </w:r>
      <w:r w:rsidR="00CF17CE">
        <w:t xml:space="preserve"> the content of the</w:t>
      </w:r>
      <w:r w:rsidRPr="000F0F0F">
        <w:t xml:space="preserve"> </w:t>
      </w:r>
      <w:r w:rsidR="0017491C">
        <w:t>E</w:t>
      </w:r>
      <w:r w:rsidRPr="000F0F0F">
        <w:t xml:space="preserve">xchange </w:t>
      </w:r>
      <w:r w:rsidR="0017491C">
        <w:t>S</w:t>
      </w:r>
      <w:r w:rsidRPr="000F0F0F">
        <w:t xml:space="preserve">et </w:t>
      </w:r>
      <w:r w:rsidR="00CF17CE">
        <w:t>(</w:t>
      </w:r>
      <w:r w:rsidRPr="000F0F0F">
        <w:t>discovery metadata</w:t>
      </w:r>
      <w:r w:rsidR="00CF17CE">
        <w:t>)</w:t>
      </w:r>
      <w:r w:rsidRPr="000F0F0F">
        <w:t>.</w:t>
      </w:r>
    </w:p>
    <w:p w14:paraId="0FC5BB52" w14:textId="332BE085" w:rsidR="00E73EDF" w:rsidRPr="000F0F0F" w:rsidRDefault="007653F1" w:rsidP="00EC4D03">
      <w:pPr>
        <w:pStyle w:val="ListParagraph"/>
        <w:numPr>
          <w:ilvl w:val="0"/>
          <w:numId w:val="35"/>
        </w:numPr>
        <w:rPr>
          <w:lang w:eastAsia="en-US"/>
        </w:rPr>
      </w:pPr>
      <w:bookmarkStart w:id="1350" w:name="_Toc510784332"/>
      <w:bookmarkStart w:id="1351" w:name="_Toc510785481"/>
      <w:bookmarkStart w:id="1352" w:name="_Toc513198124"/>
      <w:bookmarkStart w:id="1353" w:name="_Toc515440376"/>
      <w:bookmarkStart w:id="1354" w:name="_Toc517858893"/>
      <w:bookmarkStart w:id="1355" w:name="_Toc519859133"/>
      <w:bookmarkStart w:id="1356" w:name="_Toc521495177"/>
      <w:bookmarkStart w:id="1357" w:name="_Toc527117790"/>
      <w:bookmarkStart w:id="1358" w:name="_Toc527620317"/>
      <w:bookmarkStart w:id="1359" w:name="_Toc529974559"/>
      <w:bookmarkStart w:id="1360" w:name="_Toc510784333"/>
      <w:bookmarkStart w:id="1361" w:name="_Toc510785482"/>
      <w:bookmarkStart w:id="1362" w:name="_Toc513198125"/>
      <w:bookmarkStart w:id="1363" w:name="_Toc515440377"/>
      <w:bookmarkStart w:id="1364" w:name="_Toc517858894"/>
      <w:bookmarkStart w:id="1365" w:name="_Toc519859134"/>
      <w:bookmarkStart w:id="1366" w:name="_Toc521495178"/>
      <w:bookmarkStart w:id="1367" w:name="_Toc527117791"/>
      <w:bookmarkStart w:id="1368" w:name="_Toc527620318"/>
      <w:bookmarkStart w:id="1369" w:name="_Toc529974560"/>
      <w:bookmarkStart w:id="1370" w:name="_Toc510785483"/>
      <w:bookmarkStart w:id="1371" w:name="_Toc510784334"/>
      <w:bookmarkStart w:id="1372" w:name="_Toc513198126"/>
      <w:bookmarkStart w:id="1373" w:name="_Toc515440378"/>
      <w:bookmarkStart w:id="1374" w:name="_Toc517858895"/>
      <w:bookmarkStart w:id="1375" w:name="_Toc519859135"/>
      <w:bookmarkStart w:id="1376" w:name="_Toc521495179"/>
      <w:bookmarkStart w:id="1377" w:name="_Toc527117792"/>
      <w:bookmarkStart w:id="1378" w:name="_Toc527620319"/>
      <w:bookmarkStart w:id="1379" w:name="_Toc529974561"/>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r w:rsidRPr="000F0F0F">
        <w:rPr>
          <w:lang w:eastAsia="en-US"/>
        </w:rPr>
        <w:t xml:space="preserve">Optional </w:t>
      </w:r>
      <w:r w:rsidR="0017491C">
        <w:rPr>
          <w:lang w:eastAsia="en-US"/>
        </w:rPr>
        <w:t>e</w:t>
      </w:r>
      <w:r w:rsidRPr="000F0F0F">
        <w:rPr>
          <w:lang w:eastAsia="en-US"/>
        </w:rPr>
        <w:t xml:space="preserve">lements </w:t>
      </w:r>
    </w:p>
    <w:p w14:paraId="450D3580" w14:textId="3DBF2B96" w:rsidR="00265ABD" w:rsidRDefault="00265ABD" w:rsidP="00EC4D03">
      <w:pPr>
        <w:pStyle w:val="ListParagraph"/>
        <w:numPr>
          <w:ilvl w:val="1"/>
          <w:numId w:val="35"/>
        </w:numPr>
      </w:pPr>
      <w:r>
        <w:t xml:space="preserve">S-131 datasets - </w:t>
      </w:r>
      <w:r w:rsidR="00CF17CE">
        <w:t>Since it is possible for an exchange set to contain only a feature or portrayal catalogue, or only a support file which is being updated or delivered as a new file, datasets are an optional component of S-131 exchange sets.</w:t>
      </w:r>
    </w:p>
    <w:p w14:paraId="2FAFE500" w14:textId="0CA552E4" w:rsidR="00E73EDF" w:rsidRPr="000F0F0F" w:rsidRDefault="007653F1" w:rsidP="00EC4D03">
      <w:pPr>
        <w:pStyle w:val="ListParagraph"/>
        <w:numPr>
          <w:ilvl w:val="1"/>
          <w:numId w:val="35"/>
        </w:numPr>
      </w:pPr>
      <w:r w:rsidRPr="000F0F0F">
        <w:t xml:space="preserve">Supplementary files – These are contained within the </w:t>
      </w:r>
      <w:r w:rsidR="0017491C">
        <w:t>E</w:t>
      </w:r>
      <w:r w:rsidRPr="000F0F0F">
        <w:t xml:space="preserve">xchange </w:t>
      </w:r>
      <w:r w:rsidR="0017491C">
        <w:t>S</w:t>
      </w:r>
      <w:r w:rsidRPr="000F0F0F">
        <w:t>et as files.</w:t>
      </w:r>
      <w:r w:rsidR="00CF17CE">
        <w:t xml:space="preserve"> If the exchange set contains a dataset, the support files referenced in the dataset must be included.</w:t>
      </w:r>
    </w:p>
    <w:p w14:paraId="09F0EAEC" w14:textId="7806E98F" w:rsidR="00E73EDF" w:rsidRPr="000F0F0F" w:rsidRDefault="007653F1" w:rsidP="00EC4D03">
      <w:pPr>
        <w:pStyle w:val="ListParagraph"/>
        <w:numPr>
          <w:ilvl w:val="1"/>
          <w:numId w:val="35"/>
        </w:numPr>
      </w:pPr>
      <w:r w:rsidRPr="000F0F0F">
        <w:t>S-1</w:t>
      </w:r>
      <w:r w:rsidR="00265ABD">
        <w:t>3</w:t>
      </w:r>
      <w:r w:rsidRPr="000F0F0F">
        <w:t>1 Feature Catalogue – If it is necessary to deliver the latest Feature Catalogue to the end user it may be done using the S-1</w:t>
      </w:r>
      <w:r w:rsidR="00265ABD">
        <w:t>3</w:t>
      </w:r>
      <w:r w:rsidRPr="000F0F0F">
        <w:t xml:space="preserve">1 </w:t>
      </w:r>
      <w:r w:rsidR="0017491C">
        <w:t>E</w:t>
      </w:r>
      <w:r w:rsidRPr="000F0F0F">
        <w:t xml:space="preserve">xchange </w:t>
      </w:r>
      <w:r w:rsidR="0017491C">
        <w:t>S</w:t>
      </w:r>
      <w:r w:rsidRPr="000F0F0F">
        <w:t>et mechanism for datasets.</w:t>
      </w:r>
    </w:p>
    <w:p w14:paraId="7A7122DE" w14:textId="041F0600" w:rsidR="00E73EDF" w:rsidRPr="0017491C" w:rsidRDefault="007653F1" w:rsidP="00EC4D03">
      <w:pPr>
        <w:pStyle w:val="ListParagraph"/>
        <w:numPr>
          <w:ilvl w:val="1"/>
          <w:numId w:val="35"/>
        </w:numPr>
      </w:pPr>
      <w:r w:rsidRPr="000F0F0F">
        <w:t>S-1</w:t>
      </w:r>
      <w:r w:rsidR="00265D36">
        <w:t>3</w:t>
      </w:r>
      <w:r w:rsidRPr="000F0F0F">
        <w:t xml:space="preserve">1 Portrayal Catalogue </w:t>
      </w:r>
      <w:r w:rsidR="0017491C">
        <w:t>–</w:t>
      </w:r>
      <w:r w:rsidRPr="000F0F0F">
        <w:t xml:space="preserve"> If it is necessary to deliver the latest Portrayal Catalogue to the end user it may be done using the S-</w:t>
      </w:r>
      <w:r w:rsidR="0008774F">
        <w:t>131</w:t>
      </w:r>
      <w:r w:rsidRPr="000F0F0F">
        <w:t xml:space="preserve"> </w:t>
      </w:r>
      <w:r w:rsidR="0017491C">
        <w:t>E</w:t>
      </w:r>
      <w:r w:rsidRPr="000F0F0F">
        <w:t xml:space="preserve">xchange </w:t>
      </w:r>
      <w:r w:rsidR="0017491C">
        <w:t>S</w:t>
      </w:r>
      <w:r w:rsidRPr="000F0F0F">
        <w:t>et mechanism for datasets.</w:t>
      </w:r>
    </w:p>
    <w:p w14:paraId="3D8B38D0" w14:textId="77777777" w:rsidR="0017491C" w:rsidRPr="000F0F0F" w:rsidRDefault="0017491C" w:rsidP="0017491C">
      <w:pPr>
        <w:spacing w:after="120" w:line="240" w:lineRule="auto"/>
      </w:pPr>
    </w:p>
    <w:p w14:paraId="25A355A6" w14:textId="77777777" w:rsidR="00E73EDF" w:rsidRPr="000F0F0F" w:rsidRDefault="007653F1" w:rsidP="0017491C">
      <w:pPr>
        <w:pStyle w:val="Heading2"/>
        <w:tabs>
          <w:tab w:val="clear" w:pos="540"/>
        </w:tabs>
        <w:spacing w:before="120" w:after="200" w:line="240" w:lineRule="auto"/>
        <w:ind w:left="709" w:hanging="709"/>
        <w:rPr>
          <w:lang w:eastAsia="en-US"/>
        </w:rPr>
      </w:pPr>
      <w:bookmarkStart w:id="1380" w:name="_Toc510784336"/>
      <w:bookmarkStart w:id="1381" w:name="_Toc510785485"/>
      <w:bookmarkStart w:id="1382" w:name="_Toc513198128"/>
      <w:bookmarkStart w:id="1383" w:name="_Toc515440380"/>
      <w:bookmarkStart w:id="1384" w:name="_Toc517858897"/>
      <w:bookmarkStart w:id="1385" w:name="_Toc519859137"/>
      <w:bookmarkStart w:id="1386" w:name="_Toc521495181"/>
      <w:bookmarkStart w:id="1387" w:name="_Toc527117794"/>
      <w:bookmarkStart w:id="1388" w:name="_Toc527620321"/>
      <w:bookmarkStart w:id="1389" w:name="_Toc529974563"/>
      <w:bookmarkStart w:id="1390" w:name="_Toc510785486"/>
      <w:bookmarkStart w:id="1391" w:name="_Toc510784337"/>
      <w:bookmarkStart w:id="1392" w:name="_Toc513198129"/>
      <w:bookmarkStart w:id="1393" w:name="_Toc515440381"/>
      <w:bookmarkStart w:id="1394" w:name="_Toc517858898"/>
      <w:bookmarkStart w:id="1395" w:name="_Toc519859138"/>
      <w:bookmarkStart w:id="1396" w:name="_Toc521495182"/>
      <w:bookmarkStart w:id="1397" w:name="_Toc527117795"/>
      <w:bookmarkStart w:id="1398" w:name="_Toc527620322"/>
      <w:bookmarkStart w:id="1399" w:name="_Toc529974564"/>
      <w:bookmarkStart w:id="1400" w:name="_Toc510784338"/>
      <w:bookmarkStart w:id="1401" w:name="_Toc510785487"/>
      <w:bookmarkStart w:id="1402" w:name="_Toc513198130"/>
      <w:bookmarkStart w:id="1403" w:name="_Toc515440382"/>
      <w:bookmarkStart w:id="1404" w:name="_Toc517858899"/>
      <w:bookmarkStart w:id="1405" w:name="_Toc519859139"/>
      <w:bookmarkStart w:id="1406" w:name="_Toc521495183"/>
      <w:bookmarkStart w:id="1407" w:name="_Toc527117796"/>
      <w:bookmarkStart w:id="1408" w:name="_Toc527620323"/>
      <w:bookmarkStart w:id="1409" w:name="_Toc529974565"/>
      <w:bookmarkStart w:id="1410" w:name="_Toc510785488"/>
      <w:bookmarkStart w:id="1411" w:name="_Toc510784339"/>
      <w:bookmarkStart w:id="1412" w:name="_Toc513198131"/>
      <w:bookmarkStart w:id="1413" w:name="_Toc515440383"/>
      <w:bookmarkStart w:id="1414" w:name="_Toc517858900"/>
      <w:bookmarkStart w:id="1415" w:name="_Toc519859140"/>
      <w:bookmarkStart w:id="1416" w:name="_Toc521495184"/>
      <w:bookmarkStart w:id="1417" w:name="_Toc527117797"/>
      <w:bookmarkStart w:id="1418" w:name="_Toc527620324"/>
      <w:bookmarkStart w:id="1419" w:name="_Toc529974566"/>
      <w:bookmarkStart w:id="1420" w:name="_Toc439685309"/>
      <w:bookmarkStart w:id="1421" w:name="_Toc120228697"/>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r w:rsidRPr="000F0F0F">
        <w:rPr>
          <w:lang w:eastAsia="en-US"/>
        </w:rPr>
        <w:lastRenderedPageBreak/>
        <w:t>Dataset</w:t>
      </w:r>
      <w:bookmarkEnd w:id="1420"/>
      <w:bookmarkEnd w:id="1421"/>
    </w:p>
    <w:p w14:paraId="0619802C" w14:textId="2F5B6F6D" w:rsidR="00E73EDF" w:rsidRPr="000F0F0F" w:rsidRDefault="00855D09" w:rsidP="0017491C">
      <w:pPr>
        <w:pStyle w:val="Heading3"/>
        <w:tabs>
          <w:tab w:val="clear" w:pos="660"/>
          <w:tab w:val="clear" w:pos="880"/>
          <w:tab w:val="left" w:pos="851"/>
        </w:tabs>
        <w:spacing w:before="120" w:after="120" w:line="240" w:lineRule="auto"/>
        <w:ind w:left="851" w:hanging="851"/>
        <w:jc w:val="both"/>
        <w:rPr>
          <w:lang w:eastAsia="en-US"/>
        </w:rPr>
      </w:pPr>
      <w:bookmarkStart w:id="1422" w:name="_Toc225648341"/>
      <w:bookmarkStart w:id="1423" w:name="_Toc225648342"/>
      <w:bookmarkStart w:id="1424" w:name="_Toc439685310"/>
      <w:bookmarkStart w:id="1425" w:name="_Ref111716507"/>
      <w:bookmarkStart w:id="1426" w:name="_Toc120228698"/>
      <w:r>
        <w:rPr>
          <w:lang w:eastAsia="en-US"/>
        </w:rPr>
        <w:t xml:space="preserve">Types of </w:t>
      </w:r>
      <w:r w:rsidR="007653F1" w:rsidRPr="000F0F0F">
        <w:rPr>
          <w:lang w:eastAsia="en-US"/>
        </w:rPr>
        <w:t>Datasets</w:t>
      </w:r>
      <w:bookmarkEnd w:id="1422"/>
      <w:bookmarkEnd w:id="1423"/>
      <w:bookmarkEnd w:id="1424"/>
      <w:bookmarkEnd w:id="1425"/>
      <w:bookmarkEnd w:id="1426"/>
      <w:r w:rsidR="007653F1" w:rsidRPr="000F0F0F">
        <w:rPr>
          <w:lang w:eastAsia="en-US"/>
        </w:rPr>
        <w:t xml:space="preserve"> </w:t>
      </w:r>
    </w:p>
    <w:p w14:paraId="171834C5" w14:textId="6CAED930" w:rsidR="00855D09" w:rsidRDefault="000B0702" w:rsidP="0017491C">
      <w:pPr>
        <w:autoSpaceDE w:val="0"/>
        <w:autoSpaceDN w:val="0"/>
        <w:adjustRightInd w:val="0"/>
        <w:spacing w:after="60" w:line="240" w:lineRule="auto"/>
        <w:rPr>
          <w:rFonts w:eastAsia="Times New Roman" w:cs="Arial"/>
          <w:lang w:eastAsia="en-US"/>
        </w:rPr>
      </w:pPr>
      <w:r>
        <w:rPr>
          <w:rFonts w:eastAsia="Times New Roman" w:cs="Arial"/>
          <w:lang w:eastAsia="en-US"/>
        </w:rPr>
        <w:fldChar w:fldCharType="begin"/>
      </w:r>
      <w:r>
        <w:rPr>
          <w:rFonts w:eastAsia="Times New Roman" w:cs="Arial"/>
          <w:lang w:eastAsia="en-US"/>
        </w:rPr>
        <w:instrText xml:space="preserve"> REF _Ref111713043 \h </w:instrText>
      </w:r>
      <w:r>
        <w:rPr>
          <w:rFonts w:eastAsia="Times New Roman" w:cs="Arial"/>
          <w:lang w:eastAsia="en-US"/>
        </w:rPr>
      </w:r>
      <w:r>
        <w:rPr>
          <w:rFonts w:eastAsia="Times New Roman" w:cs="Arial"/>
          <w:lang w:eastAsia="en-US"/>
        </w:rPr>
        <w:fldChar w:fldCharType="separate"/>
      </w:r>
      <w:r w:rsidR="0082228C">
        <w:t xml:space="preserve">Table </w:t>
      </w:r>
      <w:r w:rsidR="0082228C">
        <w:rPr>
          <w:noProof/>
        </w:rPr>
        <w:t>13</w:t>
      </w:r>
      <w:r w:rsidR="0082228C">
        <w:t>.</w:t>
      </w:r>
      <w:r w:rsidR="0082228C">
        <w:rPr>
          <w:noProof/>
        </w:rPr>
        <w:t>1</w:t>
      </w:r>
      <w:r>
        <w:rPr>
          <w:rFonts w:eastAsia="Times New Roman" w:cs="Arial"/>
          <w:lang w:eastAsia="en-US"/>
        </w:rPr>
        <w:fldChar w:fldCharType="end"/>
      </w:r>
      <w:r>
        <w:rPr>
          <w:rFonts w:eastAsia="Times New Roman" w:cs="Arial"/>
          <w:lang w:eastAsia="en-US"/>
        </w:rPr>
        <w:t xml:space="preserve"> lists the types of datasets which may be produced and contained within an exchange set.</w:t>
      </w:r>
      <w:r w:rsidR="00AC04A9">
        <w:rPr>
          <w:rFonts w:eastAsia="Times New Roman" w:cs="Arial"/>
          <w:lang w:eastAsia="en-US"/>
        </w:rPr>
        <w:t xml:space="preserve"> The corresponding value of the dataset discovery metadata “purpose” field and the format are also described.</w:t>
      </w:r>
    </w:p>
    <w:p w14:paraId="578B213A" w14:textId="334B8DEC" w:rsidR="00855D09" w:rsidRDefault="00855D09" w:rsidP="00855D09">
      <w:pPr>
        <w:pStyle w:val="Caption"/>
        <w:keepNext/>
      </w:pPr>
      <w:bookmarkStart w:id="1427" w:name="_Ref111713043"/>
      <w:r>
        <w:t xml:space="preserve">Table </w:t>
      </w:r>
      <w:ins w:id="1428" w:author="Raphael Malyankar" w:date="2022-11-15T22:37:00Z">
        <w:r w:rsidR="00AC5C5D">
          <w:fldChar w:fldCharType="begin"/>
        </w:r>
        <w:r w:rsidR="00AC5C5D">
          <w:instrText xml:space="preserve"> STYLEREF 1 \s </w:instrText>
        </w:r>
      </w:ins>
      <w:r w:rsidR="00AC5C5D">
        <w:fldChar w:fldCharType="separate"/>
      </w:r>
      <w:r w:rsidR="00AC5C5D">
        <w:rPr>
          <w:noProof/>
        </w:rPr>
        <w:t>13</w:t>
      </w:r>
      <w:ins w:id="1429" w:author="Raphael Malyankar" w:date="2022-11-15T22:37:00Z">
        <w:r w:rsidR="00AC5C5D">
          <w:fldChar w:fldCharType="end"/>
        </w:r>
        <w:r w:rsidR="00AC5C5D">
          <w:t>.</w:t>
        </w:r>
        <w:r w:rsidR="00AC5C5D">
          <w:fldChar w:fldCharType="begin"/>
        </w:r>
        <w:r w:rsidR="00AC5C5D">
          <w:instrText xml:space="preserve"> SEQ Table \* ARABIC \s 1 </w:instrText>
        </w:r>
      </w:ins>
      <w:r w:rsidR="00AC5C5D">
        <w:fldChar w:fldCharType="separate"/>
      </w:r>
      <w:ins w:id="1430" w:author="Raphael Malyankar" w:date="2022-11-15T22:37:00Z">
        <w:r w:rsidR="00AC5C5D">
          <w:rPr>
            <w:noProof/>
          </w:rPr>
          <w:t>1</w:t>
        </w:r>
        <w:r w:rsidR="00AC5C5D">
          <w:fldChar w:fldCharType="end"/>
        </w:r>
      </w:ins>
      <w:del w:id="1431" w:author="Raphael Malyankar" w:date="2022-11-15T22:37:00Z">
        <w:r w:rsidR="001E4CE0" w:rsidDel="00AC5C5D">
          <w:fldChar w:fldCharType="begin"/>
        </w:r>
        <w:r w:rsidR="001E4CE0" w:rsidDel="00AC5C5D">
          <w:delInstrText xml:space="preserve"> STYLEREF 1 \s </w:delInstrText>
        </w:r>
        <w:r w:rsidR="001E4CE0" w:rsidDel="00AC5C5D">
          <w:fldChar w:fldCharType="separate"/>
        </w:r>
        <w:r w:rsidR="0082228C" w:rsidDel="00AC5C5D">
          <w:rPr>
            <w:noProof/>
          </w:rPr>
          <w:delText>13</w:delText>
        </w:r>
        <w:r w:rsidR="001E4CE0" w:rsidDel="00AC5C5D">
          <w:fldChar w:fldCharType="end"/>
        </w:r>
        <w:r w:rsidR="001E4CE0" w:rsidDel="00AC5C5D">
          <w:delText>.</w:delText>
        </w:r>
        <w:r w:rsidR="001E4CE0" w:rsidDel="00AC5C5D">
          <w:fldChar w:fldCharType="begin"/>
        </w:r>
        <w:r w:rsidR="001E4CE0" w:rsidDel="00AC5C5D">
          <w:delInstrText xml:space="preserve"> SEQ Table \* ARABIC \s 1 </w:delInstrText>
        </w:r>
        <w:r w:rsidR="001E4CE0" w:rsidDel="00AC5C5D">
          <w:fldChar w:fldCharType="separate"/>
        </w:r>
        <w:r w:rsidR="0082228C" w:rsidDel="00AC5C5D">
          <w:rPr>
            <w:noProof/>
          </w:rPr>
          <w:delText>1</w:delText>
        </w:r>
        <w:r w:rsidR="001E4CE0" w:rsidDel="00AC5C5D">
          <w:fldChar w:fldCharType="end"/>
        </w:r>
      </w:del>
      <w:bookmarkEnd w:id="1427"/>
      <w:r>
        <w:t xml:space="preserve"> - Types of datasets</w:t>
      </w:r>
    </w:p>
    <w:tbl>
      <w:tblPr>
        <w:tblStyle w:val="TableGrid"/>
        <w:tblW w:w="0" w:type="auto"/>
        <w:tblCellMar>
          <w:top w:w="58" w:type="dxa"/>
          <w:left w:w="115" w:type="dxa"/>
          <w:bottom w:w="58" w:type="dxa"/>
          <w:right w:w="115" w:type="dxa"/>
        </w:tblCellMar>
        <w:tblLook w:val="04A0" w:firstRow="1" w:lastRow="0" w:firstColumn="1" w:lastColumn="0" w:noHBand="0" w:noVBand="1"/>
      </w:tblPr>
      <w:tblGrid>
        <w:gridCol w:w="1452"/>
        <w:gridCol w:w="4788"/>
        <w:gridCol w:w="1746"/>
        <w:gridCol w:w="1332"/>
      </w:tblGrid>
      <w:tr w:rsidR="00386A20" w:rsidRPr="0075712D" w14:paraId="66F189FB" w14:textId="78EF2610" w:rsidTr="00386A20">
        <w:trPr>
          <w:cantSplit/>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D4682C" w14:textId="4D8C0691" w:rsidR="00AC04A9" w:rsidRPr="00386A20" w:rsidRDefault="00AC04A9" w:rsidP="00855D09">
            <w:pPr>
              <w:rPr>
                <w:b/>
                <w:bCs/>
                <w:lang w:val="en-CA"/>
              </w:rPr>
            </w:pPr>
            <w:r w:rsidRPr="00386A20">
              <w:rPr>
                <w:b/>
                <w:bCs/>
                <w:lang w:val="en-CA"/>
              </w:rPr>
              <w:t>Dataset Type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AD49B5" w14:textId="0FE4D77F" w:rsidR="00AC04A9" w:rsidRPr="00386A20" w:rsidRDefault="00AC04A9" w:rsidP="00855D09">
            <w:pPr>
              <w:rPr>
                <w:b/>
                <w:bCs/>
                <w:lang w:val="en-CA"/>
              </w:rPr>
            </w:pPr>
            <w:r w:rsidRPr="00386A20">
              <w:rPr>
                <w:b/>
                <w:bCs/>
                <w:lang w:val="en-CA"/>
              </w:rPr>
              <w:t>Explanation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2D3305" w14:textId="39AFF452" w:rsidR="00AC04A9" w:rsidRPr="00386A20" w:rsidRDefault="00AC04A9" w:rsidP="00855D09">
            <w:pPr>
              <w:rPr>
                <w:b/>
                <w:bCs/>
                <w:lang w:val="en-CA"/>
              </w:rPr>
            </w:pPr>
            <w:r w:rsidRPr="00386A20">
              <w:rPr>
                <w:b/>
                <w:bCs/>
                <w:lang w:val="en-CA"/>
              </w:rPr>
              <w:t>Encoding Format</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9438D0" w14:textId="759F6D33" w:rsidR="00AC04A9" w:rsidRPr="00386A20" w:rsidRDefault="00AC04A9" w:rsidP="00855D09">
            <w:pPr>
              <w:rPr>
                <w:b/>
                <w:bCs/>
                <w:lang w:val="en-CA"/>
              </w:rPr>
            </w:pPr>
            <w:r w:rsidRPr="00386A20">
              <w:rPr>
                <w:b/>
                <w:bCs/>
                <w:lang w:val="en-CA"/>
              </w:rPr>
              <w:t>“purpose” field</w:t>
            </w:r>
          </w:p>
        </w:tc>
      </w:tr>
      <w:tr w:rsidR="00386A20" w:rsidRPr="0075712D" w14:paraId="70631363" w14:textId="165446ED" w:rsidTr="00386A20">
        <w:tc>
          <w:tcPr>
            <w:tcW w:w="0" w:type="auto"/>
            <w:tcBorders>
              <w:top w:val="single" w:sz="4" w:space="0" w:color="auto"/>
              <w:left w:val="single" w:sz="4" w:space="0" w:color="auto"/>
              <w:bottom w:val="single" w:sz="4" w:space="0" w:color="auto"/>
              <w:right w:val="single" w:sz="4" w:space="0" w:color="auto"/>
            </w:tcBorders>
            <w:hideMark/>
          </w:tcPr>
          <w:p w14:paraId="5B474B3B" w14:textId="5919B0B6" w:rsidR="00AC04A9" w:rsidRPr="00264B74" w:rsidRDefault="00AC04A9" w:rsidP="00386A20">
            <w:pPr>
              <w:spacing w:after="0"/>
              <w:rPr>
                <w:lang w:val="en-CA"/>
              </w:rPr>
            </w:pPr>
            <w:r w:rsidRPr="00264B74">
              <w:rPr>
                <w:lang w:val="en-CA"/>
              </w:rPr>
              <w:t>New dataset</w:t>
            </w:r>
          </w:p>
        </w:tc>
        <w:tc>
          <w:tcPr>
            <w:tcW w:w="0" w:type="auto"/>
            <w:tcBorders>
              <w:top w:val="single" w:sz="4" w:space="0" w:color="auto"/>
              <w:left w:val="single" w:sz="4" w:space="0" w:color="auto"/>
              <w:bottom w:val="single" w:sz="4" w:space="0" w:color="auto"/>
              <w:right w:val="single" w:sz="4" w:space="0" w:color="auto"/>
            </w:tcBorders>
            <w:hideMark/>
          </w:tcPr>
          <w:p w14:paraId="591E0999" w14:textId="62A85D97" w:rsidR="00AC04A9" w:rsidRPr="00264B74" w:rsidRDefault="00AC04A9" w:rsidP="00386A20">
            <w:pPr>
              <w:spacing w:after="0"/>
              <w:rPr>
                <w:lang w:val="en-CA"/>
              </w:rPr>
            </w:pPr>
            <w:r w:rsidRPr="00264B74">
              <w:rPr>
                <w:lang w:val="en-CA"/>
              </w:rPr>
              <w:t xml:space="preserve">Data for an area different (in coverage and/or extent) </w:t>
            </w:r>
            <w:r>
              <w:rPr>
                <w:lang w:val="en-CA"/>
              </w:rPr>
              <w:t>from</w:t>
            </w:r>
            <w:r w:rsidRPr="00264B74">
              <w:rPr>
                <w:lang w:val="en-CA"/>
              </w:rPr>
              <w:t xml:space="preserve"> existing datasets.</w:t>
            </w:r>
          </w:p>
        </w:tc>
        <w:tc>
          <w:tcPr>
            <w:tcW w:w="0" w:type="auto"/>
            <w:tcBorders>
              <w:top w:val="single" w:sz="4" w:space="0" w:color="auto"/>
              <w:left w:val="single" w:sz="4" w:space="0" w:color="auto"/>
              <w:bottom w:val="single" w:sz="4" w:space="0" w:color="auto"/>
              <w:right w:val="single" w:sz="4" w:space="0" w:color="auto"/>
            </w:tcBorders>
          </w:tcPr>
          <w:p w14:paraId="7C1CED55" w14:textId="3EF484BA" w:rsidR="00AC04A9" w:rsidRPr="00264B74" w:rsidRDefault="00AC04A9" w:rsidP="00386A20">
            <w:pPr>
              <w:spacing w:after="0"/>
              <w:rPr>
                <w:lang w:val="en-CA"/>
              </w:rPr>
            </w:pPr>
            <w:r>
              <w:rPr>
                <w:lang w:val="en-CA"/>
              </w:rPr>
              <w:t xml:space="preserve">Clause </w:t>
            </w:r>
            <w:r>
              <w:rPr>
                <w:lang w:val="en-CA"/>
              </w:rPr>
              <w:fldChar w:fldCharType="begin"/>
            </w:r>
            <w:r>
              <w:rPr>
                <w:lang w:val="en-CA"/>
              </w:rPr>
              <w:instrText xml:space="preserve"> REF _Ref111713899 \r \h </w:instrText>
            </w:r>
            <w:r>
              <w:rPr>
                <w:lang w:val="en-CA"/>
              </w:rPr>
            </w:r>
            <w:r>
              <w:rPr>
                <w:lang w:val="en-CA"/>
              </w:rPr>
              <w:fldChar w:fldCharType="separate"/>
            </w:r>
            <w:r w:rsidR="0082228C">
              <w:rPr>
                <w:lang w:val="en-CA"/>
              </w:rPr>
              <w:t>12</w:t>
            </w:r>
            <w:r>
              <w:rPr>
                <w:lang w:val="en-CA"/>
              </w:rPr>
              <w:fldChar w:fldCharType="end"/>
            </w:r>
          </w:p>
        </w:tc>
        <w:tc>
          <w:tcPr>
            <w:tcW w:w="0" w:type="auto"/>
            <w:tcBorders>
              <w:top w:val="single" w:sz="4" w:space="0" w:color="auto"/>
              <w:left w:val="single" w:sz="4" w:space="0" w:color="auto"/>
              <w:bottom w:val="single" w:sz="4" w:space="0" w:color="auto"/>
              <w:right w:val="single" w:sz="4" w:space="0" w:color="auto"/>
            </w:tcBorders>
          </w:tcPr>
          <w:p w14:paraId="3A31B0E3" w14:textId="04AB8A5D" w:rsidR="00AC04A9" w:rsidRPr="00264B74" w:rsidRDefault="00AC04A9" w:rsidP="00386A20">
            <w:pPr>
              <w:spacing w:after="0"/>
              <w:rPr>
                <w:lang w:val="en-CA"/>
              </w:rPr>
            </w:pPr>
            <w:proofErr w:type="spellStart"/>
            <w:r w:rsidRPr="000B0702">
              <w:rPr>
                <w:i/>
                <w:iCs/>
                <w:lang w:val="en-CA"/>
              </w:rPr>
              <w:t>newDataset</w:t>
            </w:r>
            <w:proofErr w:type="spellEnd"/>
          </w:p>
        </w:tc>
      </w:tr>
      <w:tr w:rsidR="00386A20" w:rsidRPr="0075712D" w14:paraId="0F30687A" w14:textId="1F5BD68C" w:rsidTr="00386A20">
        <w:tc>
          <w:tcPr>
            <w:tcW w:w="0" w:type="auto"/>
            <w:tcBorders>
              <w:top w:val="single" w:sz="4" w:space="0" w:color="auto"/>
              <w:left w:val="single" w:sz="4" w:space="0" w:color="auto"/>
              <w:bottom w:val="single" w:sz="4" w:space="0" w:color="auto"/>
              <w:right w:val="single" w:sz="4" w:space="0" w:color="auto"/>
            </w:tcBorders>
          </w:tcPr>
          <w:p w14:paraId="1501C0FE" w14:textId="4BD8674B" w:rsidR="00AC04A9" w:rsidRPr="00264B74" w:rsidRDefault="00AC04A9" w:rsidP="00386A20">
            <w:pPr>
              <w:spacing w:after="0"/>
              <w:rPr>
                <w:lang w:val="en-CA"/>
              </w:rPr>
            </w:pPr>
            <w:r>
              <w:rPr>
                <w:lang w:val="en-CA"/>
              </w:rPr>
              <w:t>Re-issue</w:t>
            </w:r>
          </w:p>
        </w:tc>
        <w:tc>
          <w:tcPr>
            <w:tcW w:w="0" w:type="auto"/>
            <w:tcBorders>
              <w:top w:val="single" w:sz="4" w:space="0" w:color="auto"/>
              <w:left w:val="single" w:sz="4" w:space="0" w:color="auto"/>
              <w:bottom w:val="single" w:sz="4" w:space="0" w:color="auto"/>
              <w:right w:val="single" w:sz="4" w:space="0" w:color="auto"/>
            </w:tcBorders>
          </w:tcPr>
          <w:p w14:paraId="7F558731" w14:textId="2D769E10" w:rsidR="00AC04A9" w:rsidRPr="00264B74" w:rsidRDefault="00AC04A9" w:rsidP="00386A20">
            <w:pPr>
              <w:spacing w:after="0"/>
              <w:rPr>
                <w:lang w:val="en-CA"/>
              </w:rPr>
            </w:pPr>
            <w:r w:rsidRPr="000F0F0F">
              <w:rPr>
                <w:rFonts w:cs="Arial"/>
                <w:lang w:val="en-US" w:eastAsia="en-US"/>
              </w:rPr>
              <w:t>Inclu</w:t>
            </w:r>
            <w:r>
              <w:rPr>
                <w:rFonts w:cs="Arial"/>
                <w:lang w:val="en-US" w:eastAsia="en-US"/>
              </w:rPr>
              <w:t>des</w:t>
            </w:r>
            <w:r w:rsidRPr="000F0F0F">
              <w:rPr>
                <w:rFonts w:cs="Arial"/>
                <w:lang w:val="en-US" w:eastAsia="en-US"/>
              </w:rPr>
              <w:t xml:space="preserve"> all the updates applied to the original dataset up to the date of the reissue. A Re-issue is intended to avoid unnecessary loading of the Base cell and all applicable updates individually for new users of the dataset,</w:t>
            </w:r>
            <w:r>
              <w:rPr>
                <w:rFonts w:cs="Arial"/>
                <w:lang w:val="en-US" w:eastAsia="en-US"/>
              </w:rPr>
              <w:t xml:space="preserve"> and</w:t>
            </w:r>
            <w:r w:rsidRPr="000F0F0F">
              <w:rPr>
                <w:rFonts w:cs="Arial"/>
                <w:lang w:val="en-US" w:eastAsia="en-US"/>
              </w:rPr>
              <w:t xml:space="preserve"> therefore does not contain any new information additional to that previously </w:t>
            </w:r>
            <w:r>
              <w:rPr>
                <w:rFonts w:cs="Arial"/>
                <w:lang w:val="en-US" w:eastAsia="en-US"/>
              </w:rPr>
              <w:t>distributed</w:t>
            </w:r>
            <w:r w:rsidRPr="000F0F0F">
              <w:rPr>
                <w:rFonts w:cs="Arial"/>
                <w:lang w:val="en-US" w:eastAsia="en-US"/>
              </w:rPr>
              <w:t xml:space="preserve"> by updates</w:t>
            </w:r>
            <w:r>
              <w:rPr>
                <w:rFonts w:cs="Arial"/>
                <w:lang w:val="en-US" w:eastAsia="en-US"/>
              </w:rPr>
              <w:t>.</w:t>
            </w:r>
            <w:r w:rsidRPr="000F0F0F">
              <w:rPr>
                <w:rFonts w:cs="Arial"/>
                <w:lang w:val="en-US" w:eastAsia="en-US"/>
              </w:rPr>
              <w:t xml:space="preserve"> </w:t>
            </w:r>
            <w:r>
              <w:rPr>
                <w:rFonts w:cs="Arial"/>
                <w:lang w:val="en-US" w:eastAsia="en-US"/>
              </w:rPr>
              <w:t>A reissue dataset</w:t>
            </w:r>
            <w:r w:rsidRPr="000F0F0F">
              <w:rPr>
                <w:rFonts w:cs="Arial"/>
                <w:lang w:val="en-US" w:eastAsia="en-US"/>
              </w:rPr>
              <w:t xml:space="preserve"> can be issued at any time</w:t>
            </w:r>
            <w:r>
              <w:rPr>
                <w:rFonts w:cs="Arial"/>
                <w:lang w:val="en-US" w:eastAsia="en-US"/>
              </w:rPr>
              <w:t>.</w:t>
            </w:r>
          </w:p>
        </w:tc>
        <w:tc>
          <w:tcPr>
            <w:tcW w:w="0" w:type="auto"/>
            <w:tcBorders>
              <w:top w:val="single" w:sz="4" w:space="0" w:color="auto"/>
              <w:left w:val="single" w:sz="4" w:space="0" w:color="auto"/>
              <w:bottom w:val="single" w:sz="4" w:space="0" w:color="auto"/>
              <w:right w:val="single" w:sz="4" w:space="0" w:color="auto"/>
            </w:tcBorders>
          </w:tcPr>
          <w:p w14:paraId="64498AD8" w14:textId="650FA7F5" w:rsidR="00AC04A9" w:rsidRPr="000F0F0F" w:rsidRDefault="00AC04A9" w:rsidP="00386A20">
            <w:pPr>
              <w:spacing w:after="0"/>
              <w:jc w:val="left"/>
              <w:rPr>
                <w:rFonts w:cs="Arial"/>
                <w:lang w:val="en-US" w:eastAsia="en-US"/>
              </w:rPr>
            </w:pPr>
            <w:r>
              <w:rPr>
                <w:rFonts w:cs="Arial"/>
                <w:lang w:val="en-US" w:eastAsia="en-US"/>
              </w:rPr>
              <w:t>As for new dataset</w:t>
            </w:r>
          </w:p>
        </w:tc>
        <w:tc>
          <w:tcPr>
            <w:tcW w:w="0" w:type="auto"/>
            <w:tcBorders>
              <w:top w:val="single" w:sz="4" w:space="0" w:color="auto"/>
              <w:left w:val="single" w:sz="4" w:space="0" w:color="auto"/>
              <w:bottom w:val="single" w:sz="4" w:space="0" w:color="auto"/>
              <w:right w:val="single" w:sz="4" w:space="0" w:color="auto"/>
            </w:tcBorders>
          </w:tcPr>
          <w:p w14:paraId="214289C9" w14:textId="22CA2845" w:rsidR="00AC04A9" w:rsidRPr="000F0F0F" w:rsidRDefault="00AC04A9" w:rsidP="00386A20">
            <w:pPr>
              <w:spacing w:after="0"/>
              <w:rPr>
                <w:rFonts w:cs="Arial"/>
                <w:lang w:val="en-US" w:eastAsia="en-US"/>
              </w:rPr>
            </w:pPr>
            <w:r>
              <w:rPr>
                <w:i/>
                <w:iCs/>
                <w:lang w:val="en-CA"/>
              </w:rPr>
              <w:t>reissue</w:t>
            </w:r>
          </w:p>
        </w:tc>
      </w:tr>
      <w:tr w:rsidR="00386A20" w:rsidRPr="0075712D" w14:paraId="6990DC6F" w14:textId="10AC9E18" w:rsidTr="00386A20">
        <w:tc>
          <w:tcPr>
            <w:tcW w:w="0" w:type="auto"/>
            <w:tcBorders>
              <w:top w:val="single" w:sz="4" w:space="0" w:color="auto"/>
              <w:left w:val="single" w:sz="4" w:space="0" w:color="auto"/>
              <w:bottom w:val="single" w:sz="4" w:space="0" w:color="auto"/>
              <w:right w:val="single" w:sz="4" w:space="0" w:color="auto"/>
            </w:tcBorders>
            <w:hideMark/>
          </w:tcPr>
          <w:p w14:paraId="23EBB0E2" w14:textId="77777777" w:rsidR="00AC04A9" w:rsidRPr="00264B74" w:rsidRDefault="00AC04A9" w:rsidP="00386A20">
            <w:pPr>
              <w:spacing w:after="0"/>
              <w:rPr>
                <w:lang w:val="en-CA"/>
              </w:rPr>
            </w:pPr>
            <w:r w:rsidRPr="00264B74">
              <w:rPr>
                <w:lang w:val="en-CA"/>
              </w:rPr>
              <w:t>New Edition of a dataset</w:t>
            </w:r>
          </w:p>
        </w:tc>
        <w:tc>
          <w:tcPr>
            <w:tcW w:w="0" w:type="auto"/>
            <w:tcBorders>
              <w:top w:val="single" w:sz="4" w:space="0" w:color="auto"/>
              <w:left w:val="single" w:sz="4" w:space="0" w:color="auto"/>
              <w:bottom w:val="single" w:sz="4" w:space="0" w:color="auto"/>
              <w:right w:val="single" w:sz="4" w:space="0" w:color="auto"/>
            </w:tcBorders>
            <w:hideMark/>
          </w:tcPr>
          <w:p w14:paraId="23ED8194" w14:textId="2F78FD27" w:rsidR="00AC04A9" w:rsidRPr="00264B74" w:rsidRDefault="00AC04A9" w:rsidP="00386A20">
            <w:pPr>
              <w:spacing w:after="0"/>
              <w:rPr>
                <w:lang w:val="en-CA"/>
              </w:rPr>
            </w:pPr>
            <w:r w:rsidRPr="00264B74">
              <w:rPr>
                <w:lang w:val="en-CA"/>
              </w:rPr>
              <w:t>A re-issue plus new information which has not been previously distributed by Updates. Each New Edition of a dataset must have the same name as the dataset that it replaces and should have the same spatial extents. The edition number in the dataset discovery metadata must increment up by one from the previous edition.</w:t>
            </w:r>
          </w:p>
        </w:tc>
        <w:tc>
          <w:tcPr>
            <w:tcW w:w="0" w:type="auto"/>
            <w:tcBorders>
              <w:top w:val="single" w:sz="4" w:space="0" w:color="auto"/>
              <w:left w:val="single" w:sz="4" w:space="0" w:color="auto"/>
              <w:bottom w:val="single" w:sz="4" w:space="0" w:color="auto"/>
              <w:right w:val="single" w:sz="4" w:space="0" w:color="auto"/>
            </w:tcBorders>
          </w:tcPr>
          <w:p w14:paraId="2F7B1A1D" w14:textId="04D90BE6" w:rsidR="00AC04A9" w:rsidRPr="00264B74" w:rsidRDefault="00AC04A9" w:rsidP="00386A20">
            <w:pPr>
              <w:spacing w:after="0"/>
              <w:jc w:val="left"/>
              <w:rPr>
                <w:lang w:val="en-CA"/>
              </w:rPr>
            </w:pPr>
            <w:r>
              <w:rPr>
                <w:rFonts w:cs="Arial"/>
                <w:lang w:val="en-US" w:eastAsia="en-US"/>
              </w:rPr>
              <w:t>As for new dataset</w:t>
            </w:r>
          </w:p>
        </w:tc>
        <w:tc>
          <w:tcPr>
            <w:tcW w:w="0" w:type="auto"/>
            <w:tcBorders>
              <w:top w:val="single" w:sz="4" w:space="0" w:color="auto"/>
              <w:left w:val="single" w:sz="4" w:space="0" w:color="auto"/>
              <w:bottom w:val="single" w:sz="4" w:space="0" w:color="auto"/>
              <w:right w:val="single" w:sz="4" w:space="0" w:color="auto"/>
            </w:tcBorders>
          </w:tcPr>
          <w:p w14:paraId="4939A96D" w14:textId="6C48D8E7" w:rsidR="00AC04A9" w:rsidRPr="00264B74" w:rsidRDefault="00AC04A9" w:rsidP="00386A20">
            <w:pPr>
              <w:spacing w:after="0"/>
              <w:rPr>
                <w:lang w:val="en-CA"/>
              </w:rPr>
            </w:pPr>
            <w:proofErr w:type="spellStart"/>
            <w:r w:rsidRPr="000B0702">
              <w:rPr>
                <w:i/>
                <w:iCs/>
                <w:lang w:val="en-CA"/>
              </w:rPr>
              <w:t>new</w:t>
            </w:r>
            <w:r>
              <w:rPr>
                <w:i/>
                <w:iCs/>
                <w:lang w:val="en-CA"/>
              </w:rPr>
              <w:t>Edition</w:t>
            </w:r>
            <w:proofErr w:type="spellEnd"/>
          </w:p>
        </w:tc>
      </w:tr>
      <w:tr w:rsidR="00386A20" w:rsidRPr="0075712D" w14:paraId="60DDA486" w14:textId="4425A8F8" w:rsidTr="00386A20">
        <w:tc>
          <w:tcPr>
            <w:tcW w:w="0" w:type="auto"/>
            <w:tcBorders>
              <w:top w:val="single" w:sz="4" w:space="0" w:color="auto"/>
              <w:left w:val="single" w:sz="4" w:space="0" w:color="auto"/>
              <w:bottom w:val="single" w:sz="4" w:space="0" w:color="auto"/>
              <w:right w:val="single" w:sz="4" w:space="0" w:color="auto"/>
            </w:tcBorders>
            <w:hideMark/>
          </w:tcPr>
          <w:p w14:paraId="75658E13" w14:textId="77777777" w:rsidR="00AC04A9" w:rsidRPr="00264B74" w:rsidRDefault="00AC04A9" w:rsidP="00386A20">
            <w:pPr>
              <w:spacing w:after="0"/>
              <w:rPr>
                <w:lang w:val="en-CA"/>
              </w:rPr>
            </w:pPr>
            <w:r w:rsidRPr="00264B74">
              <w:rPr>
                <w:lang w:val="en-CA"/>
              </w:rPr>
              <w:t>Update dataset</w:t>
            </w:r>
          </w:p>
        </w:tc>
        <w:tc>
          <w:tcPr>
            <w:tcW w:w="0" w:type="auto"/>
            <w:tcBorders>
              <w:top w:val="single" w:sz="4" w:space="0" w:color="auto"/>
              <w:left w:val="single" w:sz="4" w:space="0" w:color="auto"/>
              <w:bottom w:val="single" w:sz="4" w:space="0" w:color="auto"/>
              <w:right w:val="single" w:sz="4" w:space="0" w:color="auto"/>
            </w:tcBorders>
            <w:hideMark/>
          </w:tcPr>
          <w:p w14:paraId="5408637D" w14:textId="2AB20172" w:rsidR="00AC04A9" w:rsidRPr="00264B74" w:rsidRDefault="00AC04A9" w:rsidP="00386A20">
            <w:pPr>
              <w:spacing w:after="0"/>
              <w:rPr>
                <w:lang w:val="en-CA"/>
              </w:rPr>
            </w:pPr>
            <w:r w:rsidRPr="00264B74">
              <w:rPr>
                <w:lang w:val="en-CA"/>
              </w:rPr>
              <w:t>A delta change of the latest edition of a dataset. If there is more than one update dataset, the subsequent update will be a delta of the base dataset + earlier update datasets.</w:t>
            </w:r>
          </w:p>
        </w:tc>
        <w:tc>
          <w:tcPr>
            <w:tcW w:w="0" w:type="auto"/>
            <w:tcBorders>
              <w:top w:val="single" w:sz="4" w:space="0" w:color="auto"/>
              <w:left w:val="single" w:sz="4" w:space="0" w:color="auto"/>
              <w:bottom w:val="single" w:sz="4" w:space="0" w:color="auto"/>
              <w:right w:val="single" w:sz="4" w:space="0" w:color="auto"/>
            </w:tcBorders>
          </w:tcPr>
          <w:p w14:paraId="0C52578D" w14:textId="74FB393C" w:rsidR="00AC04A9" w:rsidRPr="00264B74" w:rsidRDefault="00AC04A9" w:rsidP="00386A20">
            <w:pPr>
              <w:spacing w:after="0"/>
              <w:jc w:val="left"/>
              <w:rPr>
                <w:lang w:val="en-CA"/>
              </w:rPr>
            </w:pPr>
            <w:r>
              <w:rPr>
                <w:rFonts w:cs="Arial"/>
                <w:lang w:val="en-US" w:eastAsia="en-US"/>
              </w:rPr>
              <w:t>As for new dataset</w:t>
            </w:r>
            <w:r w:rsidR="0091380B">
              <w:rPr>
                <w:rFonts w:cs="Arial"/>
                <w:lang w:val="en-US" w:eastAsia="en-US"/>
              </w:rPr>
              <w:t xml:space="preserve">. See Clause </w:t>
            </w:r>
            <w:r w:rsidR="0091380B">
              <w:rPr>
                <w:rFonts w:cs="Arial"/>
                <w:lang w:val="en-US" w:eastAsia="en-US"/>
              </w:rPr>
              <w:fldChar w:fldCharType="begin"/>
            </w:r>
            <w:r w:rsidR="0091380B">
              <w:rPr>
                <w:rFonts w:cs="Arial"/>
                <w:lang w:val="en-US" w:eastAsia="en-US"/>
              </w:rPr>
              <w:instrText xml:space="preserve"> REF _Ref111714263 \r \h </w:instrText>
            </w:r>
            <w:r w:rsidR="0091380B">
              <w:rPr>
                <w:rFonts w:cs="Arial"/>
                <w:lang w:val="en-US" w:eastAsia="en-US"/>
              </w:rPr>
            </w:r>
            <w:r w:rsidR="0091380B">
              <w:rPr>
                <w:rFonts w:cs="Arial"/>
                <w:lang w:val="en-US" w:eastAsia="en-US"/>
              </w:rPr>
              <w:fldChar w:fldCharType="separate"/>
            </w:r>
            <w:r w:rsidR="0082228C">
              <w:rPr>
                <w:rFonts w:cs="Arial"/>
                <w:lang w:val="en-US" w:eastAsia="en-US"/>
              </w:rPr>
              <w:t>12.14</w:t>
            </w:r>
            <w:r w:rsidR="0091380B">
              <w:rPr>
                <w:rFonts w:cs="Arial"/>
                <w:lang w:val="en-US" w:eastAsia="en-US"/>
              </w:rPr>
              <w:fldChar w:fldCharType="end"/>
            </w:r>
            <w:r w:rsidR="0091380B">
              <w:rPr>
                <w:rFonts w:cs="Arial"/>
                <w:lang w:val="en-US" w:eastAsia="en-US"/>
              </w:rPr>
              <w:t>.</w:t>
            </w:r>
          </w:p>
        </w:tc>
        <w:tc>
          <w:tcPr>
            <w:tcW w:w="0" w:type="auto"/>
            <w:tcBorders>
              <w:top w:val="single" w:sz="4" w:space="0" w:color="auto"/>
              <w:left w:val="single" w:sz="4" w:space="0" w:color="auto"/>
              <w:bottom w:val="single" w:sz="4" w:space="0" w:color="auto"/>
              <w:right w:val="single" w:sz="4" w:space="0" w:color="auto"/>
            </w:tcBorders>
          </w:tcPr>
          <w:p w14:paraId="73CFFAEC" w14:textId="7F42F493" w:rsidR="00AC04A9" w:rsidRPr="00264B74" w:rsidRDefault="00AC04A9" w:rsidP="00386A20">
            <w:pPr>
              <w:spacing w:after="0"/>
              <w:rPr>
                <w:lang w:val="en-CA"/>
              </w:rPr>
            </w:pPr>
            <w:r>
              <w:rPr>
                <w:i/>
                <w:iCs/>
                <w:lang w:val="en-CA"/>
              </w:rPr>
              <w:t>update</w:t>
            </w:r>
          </w:p>
        </w:tc>
      </w:tr>
      <w:tr w:rsidR="00386A20" w:rsidRPr="0075712D" w14:paraId="15687A8D" w14:textId="0CDA1EDB" w:rsidTr="00386A20">
        <w:tc>
          <w:tcPr>
            <w:tcW w:w="0" w:type="auto"/>
            <w:tcBorders>
              <w:top w:val="single" w:sz="4" w:space="0" w:color="auto"/>
              <w:left w:val="single" w:sz="4" w:space="0" w:color="auto"/>
              <w:bottom w:val="single" w:sz="4" w:space="0" w:color="auto"/>
              <w:right w:val="single" w:sz="4" w:space="0" w:color="auto"/>
            </w:tcBorders>
            <w:hideMark/>
          </w:tcPr>
          <w:p w14:paraId="31FD9B05" w14:textId="77777777" w:rsidR="00AC04A9" w:rsidRPr="00264B74" w:rsidRDefault="00AC04A9" w:rsidP="00386A20">
            <w:pPr>
              <w:spacing w:after="0"/>
              <w:rPr>
                <w:lang w:val="en-CA"/>
              </w:rPr>
            </w:pPr>
            <w:r w:rsidRPr="00264B74">
              <w:rPr>
                <w:lang w:val="en-CA"/>
              </w:rPr>
              <w:t>Cancellation</w:t>
            </w:r>
          </w:p>
        </w:tc>
        <w:tc>
          <w:tcPr>
            <w:tcW w:w="0" w:type="auto"/>
            <w:tcBorders>
              <w:top w:val="single" w:sz="4" w:space="0" w:color="auto"/>
              <w:left w:val="single" w:sz="4" w:space="0" w:color="auto"/>
              <w:bottom w:val="single" w:sz="4" w:space="0" w:color="auto"/>
              <w:right w:val="single" w:sz="4" w:space="0" w:color="auto"/>
            </w:tcBorders>
            <w:hideMark/>
          </w:tcPr>
          <w:p w14:paraId="32039427" w14:textId="77777777" w:rsidR="00AC04A9" w:rsidRDefault="00AC04A9" w:rsidP="00386A20">
            <w:pPr>
              <w:spacing w:after="0"/>
              <w:rPr>
                <w:lang w:val="en-CA"/>
              </w:rPr>
            </w:pPr>
            <w:r w:rsidRPr="00264B74">
              <w:rPr>
                <w:lang w:val="en-CA"/>
              </w:rPr>
              <w:t>Used to cancel dataset and any related update datasets.</w:t>
            </w:r>
            <w:r>
              <w:rPr>
                <w:lang w:val="en-CA"/>
              </w:rPr>
              <w:t xml:space="preserve"> </w:t>
            </w:r>
            <w:r w:rsidRPr="00165DA8">
              <w:rPr>
                <w:lang w:val="en-CA"/>
              </w:rPr>
              <w:t>The dataset is cancelled and is deleted from the system.</w:t>
            </w:r>
          </w:p>
          <w:p w14:paraId="6930EFB2" w14:textId="425BAD8C" w:rsidR="0091380B" w:rsidRPr="00264B74" w:rsidRDefault="0091380B" w:rsidP="00386A20">
            <w:pPr>
              <w:spacing w:after="0"/>
              <w:rPr>
                <w:lang w:val="en-CA"/>
              </w:rPr>
            </w:pPr>
            <w:r>
              <w:rPr>
                <w:lang w:val="en-CA"/>
              </w:rPr>
              <w:t>A cancellation dataset must be a pro-forma dataset containing only header information (no instances of spatial objects, information types, or feature types).</w:t>
            </w:r>
          </w:p>
        </w:tc>
        <w:tc>
          <w:tcPr>
            <w:tcW w:w="0" w:type="auto"/>
            <w:tcBorders>
              <w:top w:val="single" w:sz="4" w:space="0" w:color="auto"/>
              <w:left w:val="single" w:sz="4" w:space="0" w:color="auto"/>
              <w:bottom w:val="single" w:sz="4" w:space="0" w:color="auto"/>
              <w:right w:val="single" w:sz="4" w:space="0" w:color="auto"/>
            </w:tcBorders>
          </w:tcPr>
          <w:p w14:paraId="5E6019F4" w14:textId="2027C4D8" w:rsidR="00AC04A9" w:rsidRPr="00264B74" w:rsidRDefault="0091380B" w:rsidP="00386A20">
            <w:pPr>
              <w:spacing w:after="0"/>
              <w:jc w:val="left"/>
              <w:rPr>
                <w:lang w:val="en-CA"/>
              </w:rPr>
            </w:pPr>
            <w:r>
              <w:rPr>
                <w:rFonts w:cs="Arial"/>
                <w:lang w:val="en-US" w:eastAsia="en-US"/>
              </w:rPr>
              <w:t>As for new dataset, but containing only header information.</w:t>
            </w:r>
          </w:p>
        </w:tc>
        <w:tc>
          <w:tcPr>
            <w:tcW w:w="0" w:type="auto"/>
            <w:tcBorders>
              <w:top w:val="single" w:sz="4" w:space="0" w:color="auto"/>
              <w:left w:val="single" w:sz="4" w:space="0" w:color="auto"/>
              <w:bottom w:val="single" w:sz="4" w:space="0" w:color="auto"/>
              <w:right w:val="single" w:sz="4" w:space="0" w:color="auto"/>
            </w:tcBorders>
          </w:tcPr>
          <w:p w14:paraId="26DE796C" w14:textId="5F9426FC" w:rsidR="00AC04A9" w:rsidRPr="00264B74" w:rsidRDefault="00AC04A9" w:rsidP="00386A20">
            <w:pPr>
              <w:spacing w:after="0"/>
              <w:rPr>
                <w:lang w:val="en-CA"/>
              </w:rPr>
            </w:pPr>
            <w:r>
              <w:rPr>
                <w:i/>
                <w:iCs/>
                <w:lang w:val="en-CA"/>
              </w:rPr>
              <w:t>cancellation</w:t>
            </w:r>
          </w:p>
        </w:tc>
      </w:tr>
    </w:tbl>
    <w:p w14:paraId="62C77BC9" w14:textId="02C40699" w:rsidR="00855D09" w:rsidRDefault="00855D09" w:rsidP="00855D09">
      <w:pPr>
        <w:autoSpaceDE w:val="0"/>
        <w:autoSpaceDN w:val="0"/>
        <w:adjustRightInd w:val="0"/>
        <w:spacing w:after="120" w:line="240" w:lineRule="auto"/>
        <w:rPr>
          <w:rFonts w:eastAsia="Times New Roman" w:cs="Arial"/>
          <w:lang w:eastAsia="en-US"/>
        </w:rPr>
      </w:pPr>
    </w:p>
    <w:p w14:paraId="353DC7DE" w14:textId="77777777" w:rsidR="0091380B" w:rsidRPr="000F0F0F" w:rsidRDefault="0091380B" w:rsidP="00855D09">
      <w:pPr>
        <w:autoSpaceDE w:val="0"/>
        <w:autoSpaceDN w:val="0"/>
        <w:adjustRightInd w:val="0"/>
        <w:spacing w:after="120" w:line="240" w:lineRule="auto"/>
        <w:rPr>
          <w:rFonts w:eastAsia="Times New Roman" w:cs="Arial"/>
          <w:lang w:eastAsia="en-US"/>
        </w:rPr>
      </w:pPr>
    </w:p>
    <w:p w14:paraId="623685BB" w14:textId="77777777" w:rsidR="00E73EDF" w:rsidRPr="000F0F0F" w:rsidRDefault="007653F1" w:rsidP="00A11156">
      <w:pPr>
        <w:pStyle w:val="Heading3"/>
        <w:tabs>
          <w:tab w:val="clear" w:pos="660"/>
          <w:tab w:val="clear" w:pos="880"/>
          <w:tab w:val="left" w:pos="851"/>
        </w:tabs>
        <w:spacing w:before="120" w:after="120" w:line="240" w:lineRule="auto"/>
        <w:ind w:left="851" w:hanging="851"/>
        <w:jc w:val="both"/>
        <w:rPr>
          <w:lang w:eastAsia="en-US"/>
        </w:rPr>
      </w:pPr>
      <w:bookmarkStart w:id="1432" w:name="_Toc510785491"/>
      <w:bookmarkStart w:id="1433" w:name="_Toc510784342"/>
      <w:bookmarkStart w:id="1434" w:name="_Toc225065200"/>
      <w:bookmarkStart w:id="1435" w:name="_Toc439685311"/>
      <w:bookmarkStart w:id="1436" w:name="_Toc225648343"/>
      <w:bookmarkStart w:id="1437" w:name="_Ref111716874"/>
      <w:bookmarkStart w:id="1438" w:name="_Toc120228699"/>
      <w:bookmarkEnd w:id="1432"/>
      <w:bookmarkEnd w:id="1433"/>
      <w:r w:rsidRPr="000F0F0F">
        <w:rPr>
          <w:lang w:eastAsia="en-US"/>
        </w:rPr>
        <w:t>Dataset file naming</w:t>
      </w:r>
      <w:bookmarkEnd w:id="1434"/>
      <w:bookmarkEnd w:id="1435"/>
      <w:bookmarkEnd w:id="1436"/>
      <w:bookmarkEnd w:id="1437"/>
      <w:bookmarkEnd w:id="1438"/>
      <w:r w:rsidRPr="000F0F0F">
        <w:rPr>
          <w:lang w:eastAsia="en-US"/>
        </w:rPr>
        <w:t xml:space="preserve"> </w:t>
      </w:r>
    </w:p>
    <w:p w14:paraId="4124F480" w14:textId="0D668C18"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 xml:space="preserve">All dataset files will have unique world-wide file identifiers. The file identifier of the dataset should not be used to describe the physical content of the file. The dataset file metadata that accompanies the file will inform the user of the name and purpose of the file </w:t>
      </w:r>
      <w:r>
        <w:rPr>
          <w:rFonts w:eastAsia="Times New Roman" w:cs="Arial"/>
          <w:lang w:eastAsia="en-US"/>
        </w:rPr>
        <w:t xml:space="preserve">(Clause </w:t>
      </w:r>
      <w:r>
        <w:rPr>
          <w:rFonts w:eastAsia="Times New Roman" w:cs="Arial"/>
          <w:lang w:eastAsia="en-US"/>
        </w:rPr>
        <w:fldChar w:fldCharType="begin"/>
      </w:r>
      <w:r>
        <w:rPr>
          <w:rFonts w:eastAsia="Times New Roman" w:cs="Arial"/>
          <w:lang w:eastAsia="en-US"/>
        </w:rPr>
        <w:instrText xml:space="preserve"> REF _Ref111716507 \r \h </w:instrText>
      </w:r>
      <w:r>
        <w:rPr>
          <w:rFonts w:eastAsia="Times New Roman" w:cs="Arial"/>
          <w:lang w:eastAsia="en-US"/>
        </w:rPr>
      </w:r>
      <w:r>
        <w:rPr>
          <w:rFonts w:eastAsia="Times New Roman" w:cs="Arial"/>
          <w:lang w:eastAsia="en-US"/>
        </w:rPr>
        <w:fldChar w:fldCharType="separate"/>
      </w:r>
      <w:r w:rsidR="0082228C">
        <w:rPr>
          <w:rFonts w:eastAsia="Times New Roman" w:cs="Arial"/>
          <w:lang w:eastAsia="en-US"/>
        </w:rPr>
        <w:t>13.3.1</w:t>
      </w:r>
      <w:r>
        <w:rPr>
          <w:rFonts w:eastAsia="Times New Roman" w:cs="Arial"/>
          <w:lang w:eastAsia="en-US"/>
        </w:rPr>
        <w:fldChar w:fldCharType="end"/>
      </w:r>
      <w:r w:rsidRPr="000F5956">
        <w:rPr>
          <w:rFonts w:eastAsia="Times New Roman" w:cs="Arial"/>
          <w:lang w:eastAsia="en-US"/>
        </w:rPr>
        <w:t xml:space="preserve">). </w:t>
      </w:r>
    </w:p>
    <w:p w14:paraId="2DD2BCC9" w14:textId="75F936B8" w:rsidR="000F5956" w:rsidRPr="000F5956" w:rsidRDefault="000F5956" w:rsidP="000F5956">
      <w:pPr>
        <w:autoSpaceDE w:val="0"/>
        <w:autoSpaceDN w:val="0"/>
        <w:adjustRightInd w:val="0"/>
        <w:spacing w:after="120" w:line="240" w:lineRule="auto"/>
        <w:rPr>
          <w:rFonts w:eastAsia="Times New Roman" w:cs="Arial"/>
          <w:lang w:eastAsia="en-US"/>
        </w:rPr>
      </w:pPr>
      <w:r>
        <w:rPr>
          <w:rFonts w:eastAsia="Times New Roman" w:cs="Arial"/>
          <w:lang w:eastAsia="en-US"/>
        </w:rPr>
        <w:t>S-131</w:t>
      </w:r>
      <w:r w:rsidRPr="000F5956">
        <w:rPr>
          <w:rFonts w:eastAsia="Times New Roman" w:cs="Arial"/>
          <w:lang w:eastAsia="en-US"/>
        </w:rPr>
        <w:t xml:space="preserve"> dataset files </w:t>
      </w:r>
      <w:r w:rsidR="00C16120">
        <w:rPr>
          <w:rFonts w:eastAsia="Times New Roman" w:cs="Arial"/>
          <w:lang w:eastAsia="en-US"/>
        </w:rPr>
        <w:t xml:space="preserve">for new, reissue, new editions, and cancellation datasets </w:t>
      </w:r>
      <w:r w:rsidRPr="000F5956">
        <w:rPr>
          <w:rFonts w:eastAsia="Times New Roman" w:cs="Arial"/>
          <w:lang w:eastAsia="en-US"/>
        </w:rPr>
        <w:t>are named according to the specifications given below:</w:t>
      </w:r>
    </w:p>
    <w:p w14:paraId="28EAB680" w14:textId="3A43AFF0"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1</w:t>
      </w:r>
      <w:r>
        <w:rPr>
          <w:rFonts w:eastAsia="Times New Roman" w:cs="Arial"/>
          <w:lang w:eastAsia="en-US"/>
        </w:rPr>
        <w:t>31</w:t>
      </w:r>
      <w:r w:rsidRPr="000F5956">
        <w:rPr>
          <w:rFonts w:eastAsia="Times New Roman" w:cs="Arial"/>
          <w:lang w:eastAsia="en-US"/>
        </w:rPr>
        <w:t xml:space="preserve">CCCCXXXXXXXXXX.GML </w:t>
      </w:r>
    </w:p>
    <w:p w14:paraId="4F6809B7" w14:textId="77777777"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The main part forms an identifier where:</w:t>
      </w:r>
    </w:p>
    <w:p w14:paraId="65499AAE" w14:textId="0A649A06" w:rsidR="000F5956" w:rsidRPr="00C16120" w:rsidRDefault="000F5956" w:rsidP="006A5C19">
      <w:pPr>
        <w:pStyle w:val="ListParagraph"/>
        <w:numPr>
          <w:ilvl w:val="0"/>
          <w:numId w:val="28"/>
        </w:numPr>
        <w:autoSpaceDE w:val="0"/>
        <w:autoSpaceDN w:val="0"/>
        <w:adjustRightInd w:val="0"/>
        <w:spacing w:after="120" w:line="240" w:lineRule="auto"/>
        <w:rPr>
          <w:rFonts w:eastAsia="Times New Roman" w:cs="Arial"/>
          <w:lang w:eastAsia="en-US"/>
        </w:rPr>
      </w:pPr>
      <w:r w:rsidRPr="00C16120">
        <w:rPr>
          <w:rFonts w:eastAsia="Times New Roman" w:cs="Arial"/>
          <w:lang w:eastAsia="en-US"/>
        </w:rPr>
        <w:t>The first three characters are always “131” and identify the dataset as an S-131 dataset.</w:t>
      </w:r>
    </w:p>
    <w:p w14:paraId="53BFDFF3" w14:textId="43337450" w:rsidR="000F5956" w:rsidRPr="00C16120" w:rsidRDefault="000F5956" w:rsidP="006A5C19">
      <w:pPr>
        <w:pStyle w:val="ListParagraph"/>
        <w:numPr>
          <w:ilvl w:val="0"/>
          <w:numId w:val="28"/>
        </w:numPr>
        <w:autoSpaceDE w:val="0"/>
        <w:autoSpaceDN w:val="0"/>
        <w:adjustRightInd w:val="0"/>
        <w:spacing w:after="120" w:line="240" w:lineRule="auto"/>
        <w:rPr>
          <w:rFonts w:eastAsia="Times New Roman" w:cs="Arial"/>
          <w:lang w:eastAsia="en-US"/>
        </w:rPr>
      </w:pPr>
      <w:r w:rsidRPr="00C16120">
        <w:rPr>
          <w:rFonts w:eastAsia="Times New Roman" w:cs="Arial"/>
          <w:lang w:eastAsia="en-US"/>
        </w:rPr>
        <w:t xml:space="preserve">The next four characters identify the issuing agency by its alphanumeric agency code in the IHO producer code register in the IHO GI Registry (i.e., the IHO is identified as “AA”, not “1810”). Where the agency code consists of fewer than four characters, sufficient zeros must </w:t>
      </w:r>
      <w:r w:rsidRPr="00C16120">
        <w:rPr>
          <w:rFonts w:eastAsia="Times New Roman" w:cs="Arial"/>
          <w:lang w:eastAsia="en-US"/>
        </w:rPr>
        <w:lastRenderedPageBreak/>
        <w:t>be suffixed to make the length exactly four characters (e.g., “</w:t>
      </w:r>
      <w:del w:id="1439" w:author="Raphael Malyankar" w:date="2023-01-10T14:51:00Z">
        <w:r w:rsidRPr="00C16120" w:rsidDel="001D3331">
          <w:rPr>
            <w:rFonts w:eastAsia="Times New Roman" w:cs="Arial"/>
            <w:lang w:eastAsia="en-US"/>
          </w:rPr>
          <w:delText>AA00</w:delText>
        </w:r>
      </w:del>
      <w:ins w:id="1440" w:author="Raphael Malyankar" w:date="2023-01-10T14:51:00Z">
        <w:r w:rsidR="001D3331">
          <w:rPr>
            <w:rFonts w:eastAsia="Times New Roman" w:cs="Arial"/>
            <w:lang w:eastAsia="en-US"/>
          </w:rPr>
          <w:t>US</w:t>
        </w:r>
        <w:r w:rsidR="001D3331" w:rsidRPr="00C16120">
          <w:rPr>
            <w:rFonts w:eastAsia="Times New Roman" w:cs="Arial"/>
            <w:lang w:eastAsia="en-US"/>
          </w:rPr>
          <w:t>00</w:t>
        </w:r>
      </w:ins>
      <w:r w:rsidRPr="00C16120">
        <w:rPr>
          <w:rFonts w:eastAsia="Times New Roman" w:cs="Arial"/>
          <w:lang w:eastAsia="en-US"/>
        </w:rPr>
        <w:t>”</w:t>
      </w:r>
      <w:ins w:id="1441" w:author="Raphael Malyankar" w:date="2023-01-10T14:51:00Z">
        <w:r w:rsidR="001D3331">
          <w:rPr>
            <w:rFonts w:eastAsia="Times New Roman" w:cs="Arial"/>
            <w:lang w:eastAsia="en-US"/>
          </w:rPr>
          <w:t xml:space="preserve"> instead of “US” - note that</w:t>
        </w:r>
      </w:ins>
      <w:ins w:id="1442" w:author="Raphael Malyankar" w:date="2023-01-10T14:52:00Z">
        <w:r w:rsidR="001D3331">
          <w:rPr>
            <w:rFonts w:eastAsia="Times New Roman" w:cs="Arial"/>
            <w:lang w:eastAsia="en-US"/>
          </w:rPr>
          <w:t xml:space="preserve"> the 4-character code</w:t>
        </w:r>
      </w:ins>
      <w:ins w:id="1443" w:author="Raphael Malyankar" w:date="2023-01-10T14:51:00Z">
        <w:r w:rsidR="001D3331">
          <w:rPr>
            <w:rFonts w:eastAsia="Times New Roman" w:cs="Arial"/>
            <w:lang w:eastAsia="en-US"/>
          </w:rPr>
          <w:t xml:space="preserve"> </w:t>
        </w:r>
      </w:ins>
      <w:del w:id="1444" w:author="Raphael Malyankar" w:date="2023-01-10T14:52:00Z">
        <w:r w:rsidRPr="00C16120" w:rsidDel="001D3331">
          <w:rPr>
            <w:rFonts w:eastAsia="Times New Roman" w:cs="Arial"/>
            <w:lang w:eastAsia="en-US"/>
          </w:rPr>
          <w:delText xml:space="preserve"> </w:delText>
        </w:r>
      </w:del>
      <w:r w:rsidRPr="00C16120">
        <w:rPr>
          <w:rFonts w:eastAsia="Times New Roman" w:cs="Arial"/>
          <w:lang w:eastAsia="en-US"/>
        </w:rPr>
        <w:t>for IHO</w:t>
      </w:r>
      <w:ins w:id="1445" w:author="Raphael Malyankar" w:date="2023-01-10T14:52:00Z">
        <w:r w:rsidR="001D3331">
          <w:rPr>
            <w:rFonts w:eastAsia="Times New Roman" w:cs="Arial"/>
            <w:lang w:eastAsia="en-US"/>
          </w:rPr>
          <w:t xml:space="preserve"> is exceptionally “00AA” </w:t>
        </w:r>
      </w:ins>
      <w:ins w:id="1446" w:author="Raphael Malyankar" w:date="2023-01-10T14:51:00Z">
        <w:r w:rsidR="001D3331">
          <w:rPr>
            <w:rFonts w:eastAsia="Times New Roman" w:cs="Arial"/>
            <w:lang w:eastAsia="en-US"/>
          </w:rPr>
          <w:t>based on current inform</w:t>
        </w:r>
      </w:ins>
      <w:ins w:id="1447" w:author="Raphael Malyankar" w:date="2023-01-10T14:52:00Z">
        <w:r w:rsidR="001D3331">
          <w:rPr>
            <w:rFonts w:eastAsia="Times New Roman" w:cs="Arial"/>
            <w:lang w:eastAsia="en-US"/>
          </w:rPr>
          <w:t>ation about plans for 4-character codes</w:t>
        </w:r>
      </w:ins>
      <w:r w:rsidRPr="00C16120">
        <w:rPr>
          <w:rFonts w:eastAsia="Times New Roman" w:cs="Arial"/>
          <w:lang w:eastAsia="en-US"/>
        </w:rPr>
        <w:t>)</w:t>
      </w:r>
      <w:ins w:id="1448" w:author="Raphael Malyankar" w:date="2022-11-24T23:39:00Z">
        <w:r w:rsidR="008465FB">
          <w:rPr>
            <w:rStyle w:val="FootnoteReference"/>
            <w:rFonts w:eastAsia="Times New Roman" w:cs="Arial"/>
            <w:lang w:eastAsia="en-US"/>
          </w:rPr>
          <w:footnoteReference w:id="3"/>
        </w:r>
      </w:ins>
      <w:r w:rsidRPr="00C16120">
        <w:rPr>
          <w:rFonts w:eastAsia="Times New Roman" w:cs="Arial"/>
          <w:lang w:eastAsia="en-US"/>
        </w:rPr>
        <w:t>.</w:t>
      </w:r>
    </w:p>
    <w:p w14:paraId="44598993" w14:textId="7661250D" w:rsidR="00C16120" w:rsidRPr="00C16120" w:rsidRDefault="000F5956" w:rsidP="006A5C19">
      <w:pPr>
        <w:pStyle w:val="ListParagraph"/>
        <w:numPr>
          <w:ilvl w:val="0"/>
          <w:numId w:val="28"/>
        </w:numPr>
        <w:autoSpaceDE w:val="0"/>
        <w:autoSpaceDN w:val="0"/>
        <w:adjustRightInd w:val="0"/>
        <w:spacing w:after="120" w:line="240" w:lineRule="auto"/>
        <w:rPr>
          <w:rFonts w:eastAsia="Times New Roman" w:cs="Arial"/>
          <w:lang w:eastAsia="en-US"/>
        </w:rPr>
      </w:pPr>
      <w:r w:rsidRPr="00C16120">
        <w:rPr>
          <w:rFonts w:eastAsia="Times New Roman" w:cs="Arial"/>
          <w:lang w:eastAsia="en-US"/>
        </w:rPr>
        <w:t xml:space="preserve">The </w:t>
      </w:r>
      <w:del w:id="1456" w:author="Raphael Malyankar" w:date="2023-01-10T14:41:00Z">
        <w:r w:rsidRPr="00C16120" w:rsidDel="00632340">
          <w:rPr>
            <w:rFonts w:eastAsia="Times New Roman" w:cs="Arial"/>
            <w:lang w:eastAsia="en-US"/>
          </w:rPr>
          <w:delText>eighth up to the seventeenth</w:delText>
        </w:r>
      </w:del>
      <w:ins w:id="1457" w:author="Raphael Malyankar" w:date="2023-01-10T14:41:00Z">
        <w:r w:rsidR="00632340">
          <w:rPr>
            <w:rFonts w:eastAsia="Times New Roman" w:cs="Arial"/>
            <w:lang w:eastAsia="en-US"/>
          </w:rPr>
          <w:t>subsequent</w:t>
        </w:r>
      </w:ins>
      <w:r w:rsidRPr="00C16120">
        <w:rPr>
          <w:rFonts w:eastAsia="Times New Roman" w:cs="Arial"/>
          <w:lang w:eastAsia="en-US"/>
        </w:rPr>
        <w:t xml:space="preserve"> character</w:t>
      </w:r>
      <w:ins w:id="1458" w:author="Raphael Malyankar" w:date="2023-01-10T14:41:00Z">
        <w:r w:rsidR="00632340">
          <w:rPr>
            <w:rFonts w:eastAsia="Times New Roman" w:cs="Arial"/>
            <w:lang w:eastAsia="en-US"/>
          </w:rPr>
          <w:t>s</w:t>
        </w:r>
      </w:ins>
      <w:r w:rsidRPr="00C16120">
        <w:rPr>
          <w:rFonts w:eastAsia="Times New Roman" w:cs="Arial"/>
          <w:lang w:eastAsia="en-US"/>
        </w:rPr>
        <w:t xml:space="preserve"> can be used in any way by the producer to provide a unique file name for the dataset. The following characters are allowed in the dataset name, A to Z, 0 to 9 and the special character _ (underscore).</w:t>
      </w:r>
    </w:p>
    <w:p w14:paraId="7A798149" w14:textId="5713E776" w:rsidR="000F5956" w:rsidRDefault="000F5956" w:rsidP="006A5C19">
      <w:pPr>
        <w:pStyle w:val="ListParagraph"/>
        <w:numPr>
          <w:ilvl w:val="0"/>
          <w:numId w:val="28"/>
        </w:numPr>
        <w:autoSpaceDE w:val="0"/>
        <w:autoSpaceDN w:val="0"/>
        <w:adjustRightInd w:val="0"/>
        <w:spacing w:after="120" w:line="240" w:lineRule="auto"/>
        <w:rPr>
          <w:ins w:id="1459" w:author="Raphael Malyankar" w:date="2023-01-10T14:42:00Z"/>
          <w:rFonts w:eastAsia="Times New Roman" w:cs="Arial"/>
          <w:lang w:eastAsia="en-US"/>
        </w:rPr>
      </w:pPr>
      <w:r w:rsidRPr="00C16120">
        <w:rPr>
          <w:rFonts w:eastAsia="Times New Roman" w:cs="Arial"/>
          <w:lang w:eastAsia="en-US"/>
        </w:rPr>
        <w:t xml:space="preserve">The ninth </w:t>
      </w:r>
      <w:del w:id="1460" w:author="Raphael Malyankar" w:date="2023-01-10T14:42:00Z">
        <w:r w:rsidRPr="00C16120" w:rsidDel="00EA3F9D">
          <w:rPr>
            <w:rFonts w:eastAsia="Times New Roman" w:cs="Arial"/>
            <w:lang w:eastAsia="en-US"/>
          </w:rPr>
          <w:delText>through seventeenth</w:delText>
        </w:r>
      </w:del>
      <w:ins w:id="1461" w:author="Raphael Malyankar" w:date="2023-01-10T14:42:00Z">
        <w:r w:rsidR="00EA3F9D">
          <w:rPr>
            <w:rFonts w:eastAsia="Times New Roman" w:cs="Arial"/>
            <w:lang w:eastAsia="en-US"/>
          </w:rPr>
          <w:t>and subsequent</w:t>
        </w:r>
      </w:ins>
      <w:r w:rsidRPr="00C16120">
        <w:rPr>
          <w:rFonts w:eastAsia="Times New Roman" w:cs="Arial"/>
          <w:lang w:eastAsia="en-US"/>
        </w:rPr>
        <w:t xml:space="preserve"> characters are optional (i.e., at least one character must be used</w:t>
      </w:r>
      <w:r w:rsidR="00C16120" w:rsidRPr="00C16120">
        <w:rPr>
          <w:rFonts w:eastAsia="Times New Roman" w:cs="Arial"/>
          <w:lang w:eastAsia="en-US"/>
        </w:rPr>
        <w:t xml:space="preserve"> after the producer code</w:t>
      </w:r>
      <w:r w:rsidRPr="00C16120">
        <w:rPr>
          <w:rFonts w:eastAsia="Times New Roman" w:cs="Arial"/>
          <w:lang w:eastAsia="en-US"/>
        </w:rPr>
        <w:t>).</w:t>
      </w:r>
    </w:p>
    <w:p w14:paraId="31A382C5" w14:textId="1B839614" w:rsidR="00EA3F9D" w:rsidRPr="00C16120" w:rsidRDefault="00EA3F9D" w:rsidP="006A5C19">
      <w:pPr>
        <w:pStyle w:val="ListParagraph"/>
        <w:numPr>
          <w:ilvl w:val="0"/>
          <w:numId w:val="28"/>
        </w:numPr>
        <w:autoSpaceDE w:val="0"/>
        <w:autoSpaceDN w:val="0"/>
        <w:adjustRightInd w:val="0"/>
        <w:spacing w:after="120" w:line="240" w:lineRule="auto"/>
        <w:rPr>
          <w:rFonts w:eastAsia="Times New Roman" w:cs="Arial"/>
          <w:lang w:eastAsia="en-US"/>
        </w:rPr>
      </w:pPr>
      <w:ins w:id="1462" w:author="Raphael Malyankar" w:date="2023-01-10T14:42:00Z">
        <w:r>
          <w:rPr>
            <w:rFonts w:eastAsia="Times New Roman" w:cs="Arial"/>
            <w:lang w:eastAsia="en-US"/>
          </w:rPr>
          <w:t>The maximum length of the file name must be 64 characters</w:t>
        </w:r>
      </w:ins>
      <w:ins w:id="1463" w:author="Raphael Malyankar" w:date="2023-01-10T14:48:00Z">
        <w:r>
          <w:rPr>
            <w:rFonts w:eastAsia="Times New Roman" w:cs="Arial"/>
            <w:lang w:eastAsia="en-US"/>
          </w:rPr>
          <w:t xml:space="preserve"> including the extension</w:t>
        </w:r>
        <w:r w:rsidR="00A96E1C">
          <w:rPr>
            <w:rFonts w:eastAsia="Times New Roman" w:cs="Arial"/>
            <w:lang w:eastAsia="en-US"/>
          </w:rPr>
          <w:t xml:space="preserve"> and its preceding ‘.” character</w:t>
        </w:r>
      </w:ins>
      <w:ins w:id="1464" w:author="Raphael Malyankar" w:date="2023-01-10T14:42:00Z">
        <w:r>
          <w:rPr>
            <w:rFonts w:eastAsia="Times New Roman" w:cs="Arial"/>
            <w:lang w:eastAsia="en-US"/>
          </w:rPr>
          <w:t xml:space="preserve">. Note that </w:t>
        </w:r>
      </w:ins>
      <w:ins w:id="1465" w:author="Raphael Malyankar" w:date="2023-01-10T14:43:00Z">
        <w:r>
          <w:rPr>
            <w:rFonts w:eastAsia="Times New Roman" w:cs="Arial"/>
            <w:lang w:eastAsia="en-US"/>
          </w:rPr>
          <w:t xml:space="preserve">since update datasets </w:t>
        </w:r>
      </w:ins>
      <w:ins w:id="1466" w:author="Raphael Malyankar" w:date="2023-01-10T14:48:00Z">
        <w:r>
          <w:rPr>
            <w:rFonts w:eastAsia="Times New Roman" w:cs="Arial"/>
            <w:lang w:eastAsia="en-US"/>
          </w:rPr>
          <w:t xml:space="preserve">must </w:t>
        </w:r>
      </w:ins>
      <w:ins w:id="1467" w:author="Raphael Malyankar" w:date="2023-01-10T14:43:00Z">
        <w:r>
          <w:rPr>
            <w:rFonts w:eastAsia="Times New Roman" w:cs="Arial"/>
            <w:lang w:eastAsia="en-US"/>
          </w:rPr>
          <w:t>follow the same rule, allowing for update</w:t>
        </w:r>
      </w:ins>
      <w:ins w:id="1468" w:author="Raphael Malyankar" w:date="2023-01-10T14:44:00Z">
        <w:r>
          <w:rPr>
            <w:rFonts w:eastAsia="Times New Roman" w:cs="Arial"/>
            <w:lang w:eastAsia="en-US"/>
          </w:rPr>
          <w:t>s lower</w:t>
        </w:r>
      </w:ins>
      <w:ins w:id="1469" w:author="Raphael Malyankar" w:date="2023-01-10T14:47:00Z">
        <w:r>
          <w:rPr>
            <w:rFonts w:eastAsia="Times New Roman" w:cs="Arial"/>
            <w:lang w:eastAsia="en-US"/>
          </w:rPr>
          <w:t>s</w:t>
        </w:r>
      </w:ins>
      <w:ins w:id="1470" w:author="Raphael Malyankar" w:date="2023-01-10T14:44:00Z">
        <w:r>
          <w:rPr>
            <w:rFonts w:eastAsia="Times New Roman" w:cs="Arial"/>
            <w:lang w:eastAsia="en-US"/>
          </w:rPr>
          <w:t xml:space="preserve"> this limit (e.g., allowing </w:t>
        </w:r>
      </w:ins>
      <w:ins w:id="1471" w:author="Raphael Malyankar" w:date="2023-01-10T14:45:00Z">
        <w:r>
          <w:rPr>
            <w:rFonts w:eastAsia="Times New Roman" w:cs="Arial"/>
            <w:lang w:eastAsia="en-US"/>
          </w:rPr>
          <w:t>for 999 updates reduces the limit</w:t>
        </w:r>
      </w:ins>
      <w:ins w:id="1472" w:author="Raphael Malyankar" w:date="2023-01-10T14:48:00Z">
        <w:r>
          <w:rPr>
            <w:rFonts w:eastAsia="Times New Roman" w:cs="Arial"/>
            <w:lang w:eastAsia="en-US"/>
          </w:rPr>
          <w:t xml:space="preserve"> for base datasets</w:t>
        </w:r>
      </w:ins>
      <w:ins w:id="1473" w:author="Raphael Malyankar" w:date="2023-01-10T14:45:00Z">
        <w:r>
          <w:rPr>
            <w:rFonts w:eastAsia="Times New Roman" w:cs="Arial"/>
            <w:lang w:eastAsia="en-US"/>
          </w:rPr>
          <w:t xml:space="preserve"> by 4 characters). </w:t>
        </w:r>
      </w:ins>
    </w:p>
    <w:p w14:paraId="45E1F5FF" w14:textId="577C67E8" w:rsidR="000F5956" w:rsidRDefault="00C16120" w:rsidP="00C16120">
      <w:pPr>
        <w:pStyle w:val="Heading3"/>
        <w:rPr>
          <w:lang w:eastAsia="en-US"/>
        </w:rPr>
      </w:pPr>
      <w:bookmarkStart w:id="1474" w:name="_Toc120228700"/>
      <w:r>
        <w:rPr>
          <w:lang w:eastAsia="en-US"/>
        </w:rPr>
        <w:t>Update dataset naming convention</w:t>
      </w:r>
      <w:bookmarkEnd w:id="1474"/>
    </w:p>
    <w:p w14:paraId="3F714B44" w14:textId="5AAB0227"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All update dataset files will have an identical name to the base dataset, aside from the separator and update number sequence.</w:t>
      </w:r>
    </w:p>
    <w:p w14:paraId="4788A895" w14:textId="6D7E67F5" w:rsidR="000F5956" w:rsidRPr="000F5956" w:rsidRDefault="000F5956" w:rsidP="000F5956">
      <w:pPr>
        <w:autoSpaceDE w:val="0"/>
        <w:autoSpaceDN w:val="0"/>
        <w:adjustRightInd w:val="0"/>
        <w:spacing w:after="120" w:line="240" w:lineRule="auto"/>
        <w:rPr>
          <w:rFonts w:eastAsia="Times New Roman" w:cs="Arial"/>
          <w:lang w:eastAsia="en-US"/>
        </w:rPr>
      </w:pPr>
      <w:r>
        <w:rPr>
          <w:rFonts w:eastAsia="Times New Roman" w:cs="Arial"/>
          <w:lang w:eastAsia="en-US"/>
        </w:rPr>
        <w:t>S-131</w:t>
      </w:r>
      <w:r w:rsidRPr="000F5956">
        <w:rPr>
          <w:rFonts w:eastAsia="Times New Roman" w:cs="Arial"/>
          <w:lang w:eastAsia="en-US"/>
        </w:rPr>
        <w:t xml:space="preserve"> update dataset files are named according to the specifications given below:</w:t>
      </w:r>
    </w:p>
    <w:p w14:paraId="1515471D" w14:textId="38815969"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1</w:t>
      </w:r>
      <w:r w:rsidR="00C16120">
        <w:rPr>
          <w:rFonts w:eastAsia="Times New Roman" w:cs="Arial"/>
          <w:lang w:eastAsia="en-US"/>
        </w:rPr>
        <w:t>31</w:t>
      </w:r>
      <w:r w:rsidRPr="000F5956">
        <w:rPr>
          <w:rFonts w:eastAsia="Times New Roman" w:cs="Arial"/>
          <w:lang w:eastAsia="en-US"/>
        </w:rPr>
        <w:t>CCCCXXXXXXXXXX_XXX.GML</w:t>
      </w:r>
    </w:p>
    <w:p w14:paraId="377EF939" w14:textId="3E76F3EE"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The main part forms an identifier where:</w:t>
      </w:r>
    </w:p>
    <w:p w14:paraId="1D2BD8A6" w14:textId="365A976E" w:rsidR="000F5956" w:rsidRPr="00C16120" w:rsidRDefault="000F5956" w:rsidP="006A5C19">
      <w:pPr>
        <w:pStyle w:val="ListParagraph"/>
        <w:numPr>
          <w:ilvl w:val="0"/>
          <w:numId w:val="29"/>
        </w:numPr>
        <w:autoSpaceDE w:val="0"/>
        <w:autoSpaceDN w:val="0"/>
        <w:adjustRightInd w:val="0"/>
        <w:spacing w:after="120" w:line="240" w:lineRule="auto"/>
        <w:rPr>
          <w:rFonts w:eastAsia="Times New Roman" w:cs="Arial"/>
          <w:lang w:eastAsia="en-US"/>
        </w:rPr>
      </w:pPr>
      <w:r w:rsidRPr="00C16120">
        <w:rPr>
          <w:rFonts w:eastAsia="Times New Roman" w:cs="Arial"/>
          <w:lang w:eastAsia="en-US"/>
        </w:rPr>
        <w:t xml:space="preserve">The first </w:t>
      </w:r>
      <w:ins w:id="1475" w:author="Raphael Malyankar" w:date="2023-01-10T14:46:00Z">
        <w:r w:rsidR="00EA3F9D">
          <w:rPr>
            <w:rFonts w:eastAsia="Times New Roman" w:cs="Arial"/>
            <w:lang w:eastAsia="en-US"/>
          </w:rPr>
          <w:t xml:space="preserve">character </w:t>
        </w:r>
      </w:ins>
      <w:r w:rsidRPr="00C16120">
        <w:rPr>
          <w:rFonts w:eastAsia="Times New Roman" w:cs="Arial"/>
          <w:lang w:eastAsia="en-US"/>
        </w:rPr>
        <w:t xml:space="preserve">up to the </w:t>
      </w:r>
      <w:del w:id="1476" w:author="Raphael Malyankar" w:date="2023-01-10T14:46:00Z">
        <w:r w:rsidRPr="00C16120" w:rsidDel="00EA3F9D">
          <w:rPr>
            <w:rFonts w:eastAsia="Times New Roman" w:cs="Arial"/>
            <w:lang w:eastAsia="en-US"/>
          </w:rPr>
          <w:delText xml:space="preserve">seventeenth </w:delText>
        </w:r>
      </w:del>
      <w:ins w:id="1477" w:author="Raphael Malyankar" w:date="2023-01-10T14:46:00Z">
        <w:r w:rsidR="00EA3F9D">
          <w:rPr>
            <w:rFonts w:eastAsia="Times New Roman" w:cs="Arial"/>
            <w:lang w:eastAsia="en-US"/>
          </w:rPr>
          <w:t>final underscore</w:t>
        </w:r>
        <w:r w:rsidR="00EA3F9D" w:rsidRPr="00C16120">
          <w:rPr>
            <w:rFonts w:eastAsia="Times New Roman" w:cs="Arial"/>
            <w:lang w:eastAsia="en-US"/>
          </w:rPr>
          <w:t xml:space="preserve"> </w:t>
        </w:r>
      </w:ins>
      <w:r w:rsidRPr="00C16120">
        <w:rPr>
          <w:rFonts w:eastAsia="Times New Roman" w:cs="Arial"/>
          <w:lang w:eastAsia="en-US"/>
        </w:rPr>
        <w:t>character</w:t>
      </w:r>
      <w:del w:id="1478" w:author="Raphael Malyankar" w:date="2023-01-10T14:46:00Z">
        <w:r w:rsidRPr="00C16120" w:rsidDel="00EA3F9D">
          <w:rPr>
            <w:rFonts w:eastAsia="Times New Roman" w:cs="Arial"/>
            <w:lang w:eastAsia="en-US"/>
          </w:rPr>
          <w:delText>s</w:delText>
        </w:r>
      </w:del>
      <w:r w:rsidRPr="00C16120">
        <w:rPr>
          <w:rFonts w:eastAsia="Times New Roman" w:cs="Arial"/>
          <w:lang w:eastAsia="en-US"/>
        </w:rPr>
        <w:t xml:space="preserve"> are the same as the dataset being updated and therefore conform to the rules described in clause </w:t>
      </w:r>
      <w:r w:rsidR="0020301E">
        <w:rPr>
          <w:rFonts w:eastAsia="Times New Roman" w:cs="Arial"/>
          <w:lang w:eastAsia="en-US"/>
        </w:rPr>
        <w:fldChar w:fldCharType="begin"/>
      </w:r>
      <w:r w:rsidR="0020301E">
        <w:rPr>
          <w:rFonts w:eastAsia="Times New Roman" w:cs="Arial"/>
          <w:lang w:eastAsia="en-US"/>
        </w:rPr>
        <w:instrText xml:space="preserve"> REF _Ref111716874 \r \h </w:instrText>
      </w:r>
      <w:r w:rsidR="0020301E">
        <w:rPr>
          <w:rFonts w:eastAsia="Times New Roman" w:cs="Arial"/>
          <w:lang w:eastAsia="en-US"/>
        </w:rPr>
      </w:r>
      <w:r w:rsidR="0020301E">
        <w:rPr>
          <w:rFonts w:eastAsia="Times New Roman" w:cs="Arial"/>
          <w:lang w:eastAsia="en-US"/>
        </w:rPr>
        <w:fldChar w:fldCharType="separate"/>
      </w:r>
      <w:r w:rsidR="0082228C">
        <w:rPr>
          <w:rFonts w:eastAsia="Times New Roman" w:cs="Arial"/>
          <w:lang w:eastAsia="en-US"/>
        </w:rPr>
        <w:t>13.3.2</w:t>
      </w:r>
      <w:r w:rsidR="0020301E">
        <w:rPr>
          <w:rFonts w:eastAsia="Times New Roman" w:cs="Arial"/>
          <w:lang w:eastAsia="en-US"/>
        </w:rPr>
        <w:fldChar w:fldCharType="end"/>
      </w:r>
      <w:r w:rsidRPr="00C16120">
        <w:rPr>
          <w:rFonts w:eastAsia="Times New Roman" w:cs="Arial"/>
          <w:lang w:eastAsia="en-US"/>
        </w:rPr>
        <w:t>.</w:t>
      </w:r>
    </w:p>
    <w:p w14:paraId="36232316" w14:textId="7710564E" w:rsidR="000F5956" w:rsidRPr="00C16120" w:rsidRDefault="000F5956" w:rsidP="006A5C19">
      <w:pPr>
        <w:pStyle w:val="ListParagraph"/>
        <w:numPr>
          <w:ilvl w:val="0"/>
          <w:numId w:val="29"/>
        </w:numPr>
        <w:autoSpaceDE w:val="0"/>
        <w:autoSpaceDN w:val="0"/>
        <w:adjustRightInd w:val="0"/>
        <w:spacing w:after="120" w:line="240" w:lineRule="auto"/>
        <w:rPr>
          <w:rFonts w:eastAsia="Times New Roman" w:cs="Arial"/>
          <w:lang w:eastAsia="en-US"/>
        </w:rPr>
      </w:pPr>
      <w:r w:rsidRPr="00C16120">
        <w:rPr>
          <w:rFonts w:eastAsia="Times New Roman" w:cs="Arial"/>
          <w:lang w:eastAsia="en-US"/>
        </w:rPr>
        <w:t>The next character must be an underscore “_”.</w:t>
      </w:r>
    </w:p>
    <w:p w14:paraId="09D543D6" w14:textId="2294A48F" w:rsidR="000F5956" w:rsidRDefault="000F5956" w:rsidP="006A5C19">
      <w:pPr>
        <w:pStyle w:val="ListParagraph"/>
        <w:numPr>
          <w:ilvl w:val="0"/>
          <w:numId w:val="29"/>
        </w:numPr>
        <w:autoSpaceDE w:val="0"/>
        <w:autoSpaceDN w:val="0"/>
        <w:adjustRightInd w:val="0"/>
        <w:spacing w:after="120" w:line="240" w:lineRule="auto"/>
        <w:rPr>
          <w:ins w:id="1479" w:author="Raphael Malyankar" w:date="2023-01-10T14:47:00Z"/>
          <w:rFonts w:eastAsia="Times New Roman" w:cs="Arial"/>
          <w:lang w:eastAsia="en-US"/>
        </w:rPr>
      </w:pPr>
      <w:r w:rsidRPr="00C16120">
        <w:rPr>
          <w:rFonts w:eastAsia="Times New Roman" w:cs="Arial"/>
          <w:lang w:eastAsia="en-US"/>
        </w:rPr>
        <w:t>The next three characters must be numerical (0-9) characters to indicate the place of the update dataset in the update sequence.</w:t>
      </w:r>
    </w:p>
    <w:p w14:paraId="3B79C982" w14:textId="4D266F9D" w:rsidR="00EA3F9D" w:rsidRPr="00C16120" w:rsidRDefault="00EA3F9D" w:rsidP="006A5C19">
      <w:pPr>
        <w:pStyle w:val="ListParagraph"/>
        <w:numPr>
          <w:ilvl w:val="0"/>
          <w:numId w:val="29"/>
        </w:numPr>
        <w:autoSpaceDE w:val="0"/>
        <w:autoSpaceDN w:val="0"/>
        <w:adjustRightInd w:val="0"/>
        <w:spacing w:after="120" w:line="240" w:lineRule="auto"/>
        <w:rPr>
          <w:rFonts w:eastAsia="Times New Roman" w:cs="Arial"/>
          <w:lang w:eastAsia="en-US"/>
        </w:rPr>
      </w:pPr>
      <w:ins w:id="1480" w:author="Raphael Malyankar" w:date="2023-01-10T14:47:00Z">
        <w:r>
          <w:rPr>
            <w:rFonts w:eastAsia="Times New Roman" w:cs="Arial"/>
            <w:lang w:eastAsia="en-US"/>
          </w:rPr>
          <w:t>The maximum length of the name must be 64 characters</w:t>
        </w:r>
      </w:ins>
      <w:ins w:id="1481" w:author="Raphael Malyankar" w:date="2023-01-10T14:48:00Z">
        <w:r>
          <w:rPr>
            <w:rFonts w:eastAsia="Times New Roman" w:cs="Arial"/>
            <w:lang w:eastAsia="en-US"/>
          </w:rPr>
          <w:t xml:space="preserve"> including the extension</w:t>
        </w:r>
      </w:ins>
      <w:ins w:id="1482" w:author="Raphael Malyankar" w:date="2023-01-10T14:49:00Z">
        <w:r w:rsidR="00A96E1C">
          <w:rPr>
            <w:rFonts w:eastAsia="Times New Roman" w:cs="Arial"/>
            <w:lang w:eastAsia="en-US"/>
          </w:rPr>
          <w:t xml:space="preserve"> and its preceding “.” character</w:t>
        </w:r>
      </w:ins>
      <w:ins w:id="1483" w:author="Raphael Malyankar" w:date="2023-01-10T14:47:00Z">
        <w:r>
          <w:rPr>
            <w:rFonts w:eastAsia="Times New Roman" w:cs="Arial"/>
            <w:lang w:eastAsia="en-US"/>
          </w:rPr>
          <w:t>.</w:t>
        </w:r>
      </w:ins>
    </w:p>
    <w:p w14:paraId="5D9E2591" w14:textId="77777777" w:rsidR="000F5956" w:rsidRDefault="000F5956" w:rsidP="000F5956">
      <w:pPr>
        <w:autoSpaceDE w:val="0"/>
        <w:autoSpaceDN w:val="0"/>
        <w:adjustRightInd w:val="0"/>
        <w:spacing w:after="120" w:line="240" w:lineRule="auto"/>
        <w:rPr>
          <w:rFonts w:eastAsia="Times New Roman" w:cs="Arial"/>
          <w:lang w:eastAsia="en-US"/>
        </w:rPr>
      </w:pPr>
    </w:p>
    <w:p w14:paraId="1E12EE38" w14:textId="0C37F11A" w:rsidR="00E73EDF" w:rsidRPr="000F0F0F" w:rsidRDefault="007653F1" w:rsidP="00D3695C">
      <w:pPr>
        <w:pStyle w:val="Heading3"/>
        <w:tabs>
          <w:tab w:val="clear" w:pos="660"/>
          <w:tab w:val="clear" w:pos="880"/>
          <w:tab w:val="left" w:pos="851"/>
        </w:tabs>
        <w:spacing w:before="120" w:after="120" w:line="240" w:lineRule="auto"/>
        <w:ind w:left="851" w:hanging="851"/>
        <w:jc w:val="both"/>
      </w:pPr>
      <w:bookmarkStart w:id="1484" w:name="_Toc510785493"/>
      <w:bookmarkStart w:id="1485" w:name="_Toc510784344"/>
      <w:bookmarkStart w:id="1486" w:name="_Toc513198135"/>
      <w:bookmarkStart w:id="1487" w:name="_Toc515440387"/>
      <w:bookmarkStart w:id="1488" w:name="_Toc517858904"/>
      <w:bookmarkStart w:id="1489" w:name="_Toc519859144"/>
      <w:bookmarkStart w:id="1490" w:name="_Toc521495188"/>
      <w:bookmarkStart w:id="1491" w:name="_Toc527117801"/>
      <w:bookmarkStart w:id="1492" w:name="_Toc527620328"/>
      <w:bookmarkStart w:id="1493" w:name="_Toc529974570"/>
      <w:bookmarkStart w:id="1494" w:name="_Toc510784345"/>
      <w:bookmarkStart w:id="1495" w:name="_Toc510785494"/>
      <w:bookmarkStart w:id="1496" w:name="_Toc513198136"/>
      <w:bookmarkStart w:id="1497" w:name="_Toc515440388"/>
      <w:bookmarkStart w:id="1498" w:name="_Toc517858905"/>
      <w:bookmarkStart w:id="1499" w:name="_Toc519859145"/>
      <w:bookmarkStart w:id="1500" w:name="_Toc521495189"/>
      <w:bookmarkStart w:id="1501" w:name="_Toc527117802"/>
      <w:bookmarkStart w:id="1502" w:name="_Toc527620329"/>
      <w:bookmarkStart w:id="1503" w:name="_Toc529974571"/>
      <w:bookmarkStart w:id="1504" w:name="_Toc439685312"/>
      <w:bookmarkStart w:id="1505" w:name="_Toc12022870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r w:rsidRPr="000F0F0F">
        <w:t xml:space="preserve">New Editions, </w:t>
      </w:r>
      <w:r w:rsidR="00D3695C">
        <w:t>r</w:t>
      </w:r>
      <w:r w:rsidRPr="000F0F0F">
        <w:t xml:space="preserve">e-issues, </w:t>
      </w:r>
      <w:r w:rsidR="00D3695C">
        <w:t>u</w:t>
      </w:r>
      <w:r w:rsidRPr="000F0F0F">
        <w:t xml:space="preserve">pdates and </w:t>
      </w:r>
      <w:r w:rsidR="00D3695C">
        <w:t>c</w:t>
      </w:r>
      <w:r w:rsidRPr="000F0F0F">
        <w:t>ancellations</w:t>
      </w:r>
      <w:bookmarkEnd w:id="1504"/>
      <w:bookmarkEnd w:id="1505"/>
    </w:p>
    <w:p w14:paraId="5749A8CB" w14:textId="649F237C" w:rsidR="00E73EDF" w:rsidRPr="000F0F0F" w:rsidRDefault="007653F1" w:rsidP="00D3695C">
      <w:pPr>
        <w:tabs>
          <w:tab w:val="left" w:pos="-12"/>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pPr>
      <w:r w:rsidRPr="000F0F0F">
        <w:rPr>
          <w:rFonts w:cs="Arial"/>
        </w:rPr>
        <w:t>This section defines the sequencing of S-1</w:t>
      </w:r>
      <w:r w:rsidR="00FE290B">
        <w:rPr>
          <w:rFonts w:cs="Arial"/>
        </w:rPr>
        <w:t>3</w:t>
      </w:r>
      <w:r w:rsidRPr="000F0F0F">
        <w:rPr>
          <w:rFonts w:cs="Arial"/>
        </w:rPr>
        <w:t xml:space="preserve">1 datasets for New Editions, </w:t>
      </w:r>
      <w:r w:rsidR="00D3695C">
        <w:rPr>
          <w:rFonts w:cs="Arial"/>
        </w:rPr>
        <w:t>u</w:t>
      </w:r>
      <w:r w:rsidRPr="000F0F0F">
        <w:rPr>
          <w:rFonts w:cs="Arial"/>
        </w:rPr>
        <w:t xml:space="preserve">pdates and </w:t>
      </w:r>
      <w:r w:rsidR="00D3695C">
        <w:rPr>
          <w:rFonts w:cs="Arial"/>
        </w:rPr>
        <w:t>r</w:t>
      </w:r>
      <w:r w:rsidRPr="000F0F0F">
        <w:rPr>
          <w:rFonts w:cs="Arial"/>
        </w:rPr>
        <w:t xml:space="preserve">e-issues. </w:t>
      </w:r>
      <w:r w:rsidRPr="000F0F0F">
        <w:t>In order to ensure that feature type updates are incorporated into an end user system in the correct sequence without any omission, a number of parameters encoded in the data are used in the following way:</w:t>
      </w:r>
    </w:p>
    <w:p w14:paraId="3FDD5467" w14:textId="7E90F59B" w:rsidR="00E73EDF" w:rsidRPr="000F0F0F" w:rsidRDefault="007653F1" w:rsidP="00D3695C">
      <w:pPr>
        <w:tabs>
          <w:tab w:val="left" w:pos="-12"/>
          <w:tab w:val="left" w:pos="2187"/>
        </w:tabs>
        <w:spacing w:after="120" w:line="240" w:lineRule="auto"/>
        <w:ind w:left="2189" w:hanging="2189"/>
        <w:rPr>
          <w:strike/>
        </w:rPr>
      </w:pPr>
      <w:r w:rsidRPr="000F0F0F">
        <w:rPr>
          <w:b/>
        </w:rPr>
        <w:t>Edition number</w:t>
      </w:r>
      <w:r w:rsidRPr="000F0F0F">
        <w:t xml:space="preserve"> </w:t>
      </w:r>
      <w:r w:rsidRPr="000F0F0F">
        <w:tab/>
      </w:r>
      <w:r w:rsidR="00B658F6" w:rsidRPr="000F0F0F">
        <w:t>W</w:t>
      </w:r>
      <w:r w:rsidRPr="000F0F0F">
        <w:t xml:space="preserve">hen a dataset is initially created (Base dataset), the Edition number 1 is assigned to it. The Edition number is increased by 1 at each New Edition. </w:t>
      </w:r>
    </w:p>
    <w:p w14:paraId="28FBD966" w14:textId="679A8805" w:rsidR="00E73EDF" w:rsidRPr="000F0F0F" w:rsidRDefault="007653F1" w:rsidP="00B303E4">
      <w:pPr>
        <w:autoSpaceDE w:val="0"/>
        <w:autoSpaceDN w:val="0"/>
        <w:adjustRightInd w:val="0"/>
        <w:spacing w:after="60" w:line="240" w:lineRule="auto"/>
        <w:ind w:left="2189" w:hanging="2189"/>
        <w:rPr>
          <w:rFonts w:cs="Arial"/>
          <w:lang w:val="en-US" w:eastAsia="en-US"/>
        </w:rPr>
      </w:pPr>
      <w:r w:rsidRPr="000F0F0F">
        <w:rPr>
          <w:b/>
        </w:rPr>
        <w:t>Update number</w:t>
      </w:r>
      <w:r w:rsidRPr="000F0F0F">
        <w:t xml:space="preserve"> </w:t>
      </w:r>
      <w:r w:rsidRPr="000F0F0F">
        <w:tab/>
        <w:t xml:space="preserve">Update number 0 is assigned to a new dataset and a New Edition. The first </w:t>
      </w:r>
      <w:r w:rsidR="00B303E4">
        <w:t>u</w:t>
      </w:r>
      <w:r w:rsidRPr="000F0F0F">
        <w:t xml:space="preserve">pdate dataset file associated with this new dataset must have </w:t>
      </w:r>
      <w:r w:rsidR="00B303E4">
        <w:t>u</w:t>
      </w:r>
      <w:r w:rsidRPr="000F0F0F">
        <w:t xml:space="preserve">pdate number 1. </w:t>
      </w:r>
      <w:r w:rsidR="00EE6A75" w:rsidRPr="000F0F0F">
        <w:t xml:space="preserve"> </w:t>
      </w:r>
      <w:r w:rsidRPr="000F0F0F">
        <w:t xml:space="preserve">The </w:t>
      </w:r>
      <w:r w:rsidR="00B303E4">
        <w:t>u</w:t>
      </w:r>
      <w:r w:rsidRPr="000F0F0F">
        <w:t xml:space="preserve">pdate number must be increased by one for each subsequent </w:t>
      </w:r>
      <w:r w:rsidR="00B303E4">
        <w:t>u</w:t>
      </w:r>
      <w:r w:rsidRPr="000F0F0F">
        <w:t xml:space="preserve">pdate, until a New Edition is released. </w:t>
      </w:r>
    </w:p>
    <w:p w14:paraId="20DF71FC" w14:textId="667A4BB4" w:rsidR="00E73EDF" w:rsidRPr="000F0F0F" w:rsidRDefault="00B658F6" w:rsidP="00D3695C">
      <w:pPr>
        <w:keepNext/>
        <w:keepLines/>
        <w:tabs>
          <w:tab w:val="left" w:pos="-12"/>
          <w:tab w:val="left" w:pos="2187"/>
        </w:tabs>
        <w:spacing w:after="120" w:line="240" w:lineRule="auto"/>
        <w:ind w:left="2160"/>
        <w:rPr>
          <w:b/>
        </w:rPr>
      </w:pPr>
      <w:r w:rsidRPr="000F0F0F">
        <w:rPr>
          <w:rFonts w:cs="Arial"/>
          <w:lang w:val="en-US" w:eastAsia="en-US"/>
        </w:rPr>
        <w:t>A</w:t>
      </w:r>
      <w:r w:rsidR="007653F1" w:rsidRPr="000F0F0F">
        <w:rPr>
          <w:rFonts w:cs="Arial"/>
          <w:lang w:val="en-US" w:eastAsia="en-US"/>
        </w:rPr>
        <w:t xml:space="preserve"> </w:t>
      </w:r>
      <w:r w:rsidR="00B303E4">
        <w:rPr>
          <w:rFonts w:cs="Arial"/>
          <w:lang w:val="en-US" w:eastAsia="en-US"/>
        </w:rPr>
        <w:t>r</w:t>
      </w:r>
      <w:r w:rsidR="007653F1" w:rsidRPr="0076198D">
        <w:rPr>
          <w:rFonts w:cs="Arial"/>
          <w:lang w:val="en-US" w:eastAsia="en-US"/>
        </w:rPr>
        <w:t>e-issue</w:t>
      </w:r>
      <w:r w:rsidR="007653F1" w:rsidRPr="000F0F0F">
        <w:rPr>
          <w:rFonts w:cs="Arial"/>
          <w:lang w:val="en-US" w:eastAsia="en-US"/>
        </w:rPr>
        <w:t xml:space="preserve"> of a dataset must have the </w:t>
      </w:r>
      <w:r w:rsidR="00B303E4">
        <w:rPr>
          <w:rFonts w:cs="Arial"/>
          <w:lang w:val="en-US" w:eastAsia="en-US"/>
        </w:rPr>
        <w:t>u</w:t>
      </w:r>
      <w:r w:rsidR="007653F1" w:rsidRPr="000F0F0F">
        <w:rPr>
          <w:rFonts w:cs="Arial"/>
          <w:lang w:val="en-US" w:eastAsia="en-US"/>
        </w:rPr>
        <w:t xml:space="preserve">pdate number of the last </w:t>
      </w:r>
      <w:r w:rsidR="00B303E4">
        <w:rPr>
          <w:rFonts w:cs="Arial"/>
          <w:lang w:val="en-US" w:eastAsia="en-US"/>
        </w:rPr>
        <w:t>u</w:t>
      </w:r>
      <w:r w:rsidR="007653F1" w:rsidRPr="000F0F0F">
        <w:rPr>
          <w:rFonts w:cs="Arial"/>
          <w:lang w:val="en-US" w:eastAsia="en-US"/>
        </w:rPr>
        <w:t>pdate applied to the dataset, and use the same Edition number.</w:t>
      </w:r>
    </w:p>
    <w:p w14:paraId="37248EBD" w14:textId="41BCC0D7" w:rsidR="00E73EDF" w:rsidRPr="000F0F0F" w:rsidRDefault="007653F1" w:rsidP="00D3695C">
      <w:pPr>
        <w:keepNext/>
        <w:keepLines/>
        <w:tabs>
          <w:tab w:val="left" w:pos="-12"/>
          <w:tab w:val="left" w:pos="2187"/>
        </w:tabs>
        <w:spacing w:after="120" w:line="240" w:lineRule="auto"/>
        <w:ind w:left="2160" w:hanging="2160"/>
      </w:pPr>
      <w:r w:rsidRPr="000F0F0F">
        <w:rPr>
          <w:b/>
        </w:rPr>
        <w:t>Update comment</w:t>
      </w:r>
      <w:r w:rsidRPr="000F0F0F">
        <w:rPr>
          <w:b/>
        </w:rPr>
        <w:tab/>
      </w:r>
      <w:proofErr w:type="spellStart"/>
      <w:r w:rsidR="00265D36">
        <w:t>Comment</w:t>
      </w:r>
      <w:proofErr w:type="spellEnd"/>
      <w:r w:rsidR="00B658F6" w:rsidRPr="000F0F0F">
        <w:t xml:space="preserve"> </w:t>
      </w:r>
      <w:r w:rsidRPr="000F0F0F">
        <w:t xml:space="preserve">for describing the change introduced by an </w:t>
      </w:r>
      <w:r w:rsidR="00B303E4">
        <w:t>u</w:t>
      </w:r>
      <w:r w:rsidRPr="000F0F0F">
        <w:t xml:space="preserve">pdate. </w:t>
      </w:r>
    </w:p>
    <w:p w14:paraId="1084B95C" w14:textId="16D89901" w:rsidR="00E73EDF" w:rsidRPr="000F0F0F" w:rsidRDefault="007653F1" w:rsidP="00D3695C">
      <w:pPr>
        <w:tabs>
          <w:tab w:val="left" w:pos="-12"/>
          <w:tab w:val="left" w:pos="2187"/>
        </w:tabs>
        <w:spacing w:after="120" w:line="240" w:lineRule="auto"/>
        <w:ind w:left="2187" w:hanging="2187"/>
        <w:rPr>
          <w:rFonts w:cs="Arial"/>
          <w:lang w:val="en-US" w:eastAsia="en-US"/>
        </w:rPr>
      </w:pPr>
      <w:r w:rsidRPr="000F0F0F">
        <w:rPr>
          <w:b/>
        </w:rPr>
        <w:t>Issue date</w:t>
      </w:r>
      <w:r w:rsidRPr="000F0F0F">
        <w:tab/>
      </w:r>
      <w:proofErr w:type="spellStart"/>
      <w:r w:rsidR="00B658F6" w:rsidRPr="000F0F0F">
        <w:t>D</w:t>
      </w:r>
      <w:r w:rsidRPr="000F0F0F">
        <w:t>ate</w:t>
      </w:r>
      <w:proofErr w:type="spellEnd"/>
      <w:r w:rsidRPr="000F0F0F">
        <w:t xml:space="preserve"> up to which the </w:t>
      </w:r>
      <w:r w:rsidR="00B303E4">
        <w:t>D</w:t>
      </w:r>
      <w:r w:rsidRPr="000F0F0F">
        <w:t xml:space="preserve">ata </w:t>
      </w:r>
      <w:r w:rsidR="00B303E4">
        <w:t>P</w:t>
      </w:r>
      <w:r w:rsidRPr="000F0F0F">
        <w:t>roducer has incorporated all applicable changes</w:t>
      </w:r>
      <w:r w:rsidRPr="000F0F0F">
        <w:rPr>
          <w:rFonts w:cs="Arial"/>
          <w:lang w:val="en-US" w:eastAsia="en-US"/>
        </w:rPr>
        <w:t xml:space="preserve">. The issue date must be greater than the previous issue date of the dataset.  </w:t>
      </w:r>
    </w:p>
    <w:p w14:paraId="4EC7C9F3" w14:textId="3D9CE5C5" w:rsidR="00E73EDF" w:rsidRPr="00EE1D62" w:rsidRDefault="007653F1" w:rsidP="00D3695C">
      <w:pPr>
        <w:autoSpaceDE w:val="0"/>
        <w:autoSpaceDN w:val="0"/>
        <w:adjustRightInd w:val="0"/>
        <w:spacing w:after="120" w:line="240" w:lineRule="auto"/>
        <w:rPr>
          <w:lang w:val="en-US"/>
        </w:rPr>
      </w:pPr>
      <w:r w:rsidRPr="00EE1D62">
        <w:rPr>
          <w:rFonts w:eastAsia="Times New Roman" w:cs="Arial"/>
          <w:lang w:val="en-US" w:eastAsia="en-US"/>
        </w:rPr>
        <w:t xml:space="preserve">In order to cancel a dataset, an </w:t>
      </w:r>
      <w:r w:rsidR="00B303E4">
        <w:rPr>
          <w:rFonts w:eastAsia="Times New Roman" w:cs="Arial"/>
          <w:lang w:val="en-US" w:eastAsia="en-US"/>
        </w:rPr>
        <w:t>u</w:t>
      </w:r>
      <w:r w:rsidRPr="00EE1D62">
        <w:rPr>
          <w:rFonts w:eastAsia="Times New Roman" w:cs="Arial"/>
          <w:lang w:val="en-US" w:eastAsia="en-US"/>
        </w:rPr>
        <w:t xml:space="preserve">pdate dataset file is created for which the Edition number must be set to 0. This message is only used to cancel a dataset. </w:t>
      </w:r>
      <w:r w:rsidRPr="00EE1D62">
        <w:rPr>
          <w:lang w:val="en-US"/>
        </w:rPr>
        <w:t xml:space="preserve">Where a dataset is cancelled and its name is </w:t>
      </w:r>
      <w:r w:rsidRPr="00EE1D62">
        <w:rPr>
          <w:lang w:val="en-US"/>
        </w:rPr>
        <w:lastRenderedPageBreak/>
        <w:t xml:space="preserve">reused at a later date, the issue date must be greater than the issue </w:t>
      </w:r>
      <w:r w:rsidR="00B303E4">
        <w:rPr>
          <w:lang w:val="en-US"/>
        </w:rPr>
        <w:t xml:space="preserve">date of the cancelled dataset. </w:t>
      </w:r>
      <w:r w:rsidRPr="00EE1D62">
        <w:rPr>
          <w:lang w:val="en-US"/>
        </w:rPr>
        <w:t>When the dataset is cancelled it must be removed from the system.</w:t>
      </w:r>
    </w:p>
    <w:p w14:paraId="619B4CB6" w14:textId="01156D1D" w:rsidR="00E73EDF" w:rsidRDefault="007653F1" w:rsidP="00D3695C">
      <w:pPr>
        <w:autoSpaceDE w:val="0"/>
        <w:autoSpaceDN w:val="0"/>
        <w:adjustRightInd w:val="0"/>
        <w:spacing w:after="120" w:line="240" w:lineRule="auto"/>
        <w:rPr>
          <w:rFonts w:eastAsia="Times New Roman" w:cs="Arial"/>
          <w:lang w:val="en-US" w:eastAsia="en-US"/>
        </w:rPr>
      </w:pPr>
      <w:r w:rsidRPr="00EE1D62">
        <w:rPr>
          <w:rFonts w:eastAsia="Times New Roman" w:cs="Arial"/>
          <w:lang w:val="en-US" w:eastAsia="en-US"/>
        </w:rPr>
        <w:t xml:space="preserve">An </w:t>
      </w:r>
      <w:r w:rsidR="00B303E4">
        <w:rPr>
          <w:rFonts w:eastAsia="Times New Roman" w:cs="Arial"/>
          <w:lang w:val="en-US" w:eastAsia="en-US"/>
        </w:rPr>
        <w:t>E</w:t>
      </w:r>
      <w:r w:rsidRPr="00EE1D62">
        <w:rPr>
          <w:rFonts w:eastAsia="Times New Roman" w:cs="Arial"/>
          <w:lang w:val="en-US" w:eastAsia="en-US"/>
        </w:rPr>
        <w:t xml:space="preserve">xchange </w:t>
      </w:r>
      <w:r w:rsidR="00B303E4">
        <w:rPr>
          <w:rFonts w:eastAsia="Times New Roman" w:cs="Arial"/>
          <w:lang w:val="en-US" w:eastAsia="en-US"/>
        </w:rPr>
        <w:t>S</w:t>
      </w:r>
      <w:r w:rsidRPr="00EE1D62">
        <w:rPr>
          <w:rFonts w:eastAsia="Times New Roman" w:cs="Arial"/>
          <w:lang w:val="en-US" w:eastAsia="en-US"/>
        </w:rPr>
        <w:t xml:space="preserve">et may contain Base dataset files and </w:t>
      </w:r>
      <w:r w:rsidR="00B303E4">
        <w:rPr>
          <w:rFonts w:eastAsia="Times New Roman" w:cs="Arial"/>
          <w:lang w:val="en-US" w:eastAsia="en-US"/>
        </w:rPr>
        <w:t>u</w:t>
      </w:r>
      <w:r w:rsidRPr="00EE1D62">
        <w:rPr>
          <w:rFonts w:eastAsia="Times New Roman" w:cs="Arial"/>
          <w:lang w:val="en-US" w:eastAsia="en-US"/>
        </w:rPr>
        <w:t xml:space="preserve">pdate dataset files for the same datasets. Under these circumstances the </w:t>
      </w:r>
      <w:r w:rsidR="00B303E4">
        <w:rPr>
          <w:rFonts w:eastAsia="Times New Roman" w:cs="Arial"/>
          <w:lang w:val="en-US" w:eastAsia="en-US"/>
        </w:rPr>
        <w:t>u</w:t>
      </w:r>
      <w:r w:rsidRPr="00EE1D62">
        <w:rPr>
          <w:rFonts w:eastAsia="Times New Roman" w:cs="Arial"/>
          <w:lang w:val="en-US" w:eastAsia="en-US"/>
        </w:rPr>
        <w:t xml:space="preserve">pdate dataset files must follow on in the correct sequential order from the last </w:t>
      </w:r>
      <w:r w:rsidR="00B303E4">
        <w:rPr>
          <w:rFonts w:eastAsia="Times New Roman" w:cs="Arial"/>
          <w:lang w:val="en-US" w:eastAsia="en-US"/>
        </w:rPr>
        <w:t>u</w:t>
      </w:r>
      <w:r w:rsidRPr="00EE1D62">
        <w:rPr>
          <w:rFonts w:eastAsia="Times New Roman" w:cs="Arial"/>
          <w:lang w:val="en-US" w:eastAsia="en-US"/>
        </w:rPr>
        <w:t>pdate applied to the Base dataset file.</w:t>
      </w:r>
    </w:p>
    <w:p w14:paraId="2E07986D" w14:textId="2269509F" w:rsidR="00B303E4" w:rsidRDefault="00265D36" w:rsidP="00265D36">
      <w:pPr>
        <w:pStyle w:val="Heading3"/>
        <w:rPr>
          <w:lang w:val="en-US" w:eastAsia="en-US"/>
        </w:rPr>
      </w:pPr>
      <w:bookmarkStart w:id="1506" w:name="_Toc120228702"/>
      <w:r>
        <w:rPr>
          <w:lang w:val="en-US" w:eastAsia="en-US"/>
        </w:rPr>
        <w:t>Exchange set structure</w:t>
      </w:r>
      <w:bookmarkEnd w:id="1506"/>
    </w:p>
    <w:p w14:paraId="236DCCCC" w14:textId="2998C937" w:rsidR="00265D36" w:rsidRPr="00265D36" w:rsidRDefault="00265D36" w:rsidP="00265D36">
      <w:pPr>
        <w:autoSpaceDE w:val="0"/>
        <w:autoSpaceDN w:val="0"/>
        <w:adjustRightInd w:val="0"/>
        <w:spacing w:after="120" w:line="240" w:lineRule="auto"/>
        <w:rPr>
          <w:rFonts w:eastAsia="Times New Roman" w:cs="Arial"/>
          <w:lang w:val="en-US" w:eastAsia="en-US"/>
        </w:rPr>
      </w:pPr>
      <w:r w:rsidRPr="00265D36">
        <w:rPr>
          <w:rFonts w:eastAsia="Times New Roman" w:cs="Arial"/>
          <w:lang w:val="en-US" w:eastAsia="en-US"/>
        </w:rPr>
        <w:t>The structure of an S-</w:t>
      </w:r>
      <w:r w:rsidR="0008774F">
        <w:rPr>
          <w:rFonts w:eastAsia="Times New Roman" w:cs="Arial"/>
          <w:lang w:val="en-US" w:eastAsia="en-US"/>
        </w:rPr>
        <w:t>131</w:t>
      </w:r>
      <w:r w:rsidRPr="00265D36">
        <w:rPr>
          <w:rFonts w:eastAsia="Times New Roman" w:cs="Arial"/>
          <w:lang w:val="en-US" w:eastAsia="en-US"/>
        </w:rPr>
        <w:t xml:space="preserve"> exchange set must be according to the structure described below, which is based on S-100 Clause 17-4.2. The S-</w:t>
      </w:r>
      <w:r w:rsidR="0008774F">
        <w:rPr>
          <w:rFonts w:eastAsia="Times New Roman" w:cs="Arial"/>
          <w:lang w:val="en-US" w:eastAsia="en-US"/>
        </w:rPr>
        <w:t>131</w:t>
      </w:r>
      <w:r w:rsidRPr="00265D36">
        <w:rPr>
          <w:rFonts w:eastAsia="Times New Roman" w:cs="Arial"/>
          <w:lang w:val="en-US" w:eastAsia="en-US"/>
        </w:rPr>
        <w:t xml:space="preserve"> exchange set structure is depicted in </w:t>
      </w:r>
      <w:r w:rsidR="00627E58">
        <w:rPr>
          <w:rFonts w:eastAsia="Times New Roman" w:cs="Arial"/>
          <w:lang w:val="en-US" w:eastAsia="en-US"/>
        </w:rPr>
        <w:fldChar w:fldCharType="begin"/>
      </w:r>
      <w:r w:rsidR="00627E58">
        <w:rPr>
          <w:rFonts w:eastAsia="Times New Roman" w:cs="Arial"/>
          <w:lang w:val="en-US" w:eastAsia="en-US"/>
        </w:rPr>
        <w:instrText xml:space="preserve"> REF _Ref111743381 \h </w:instrText>
      </w:r>
      <w:r w:rsidR="00627E58">
        <w:rPr>
          <w:rFonts w:eastAsia="Times New Roman" w:cs="Arial"/>
          <w:lang w:val="en-US" w:eastAsia="en-US"/>
        </w:rPr>
      </w:r>
      <w:r w:rsidR="00627E58">
        <w:rPr>
          <w:rFonts w:eastAsia="Times New Roman" w:cs="Arial"/>
          <w:lang w:val="en-US" w:eastAsia="en-US"/>
        </w:rPr>
        <w:fldChar w:fldCharType="separate"/>
      </w:r>
      <w:r w:rsidR="0082228C">
        <w:t xml:space="preserve">Figure </w:t>
      </w:r>
      <w:r w:rsidR="0082228C">
        <w:rPr>
          <w:noProof/>
        </w:rPr>
        <w:t>13</w:t>
      </w:r>
      <w:r w:rsidR="0082228C">
        <w:t>.</w:t>
      </w:r>
      <w:r w:rsidR="0082228C">
        <w:rPr>
          <w:noProof/>
        </w:rPr>
        <w:t>2</w:t>
      </w:r>
      <w:r w:rsidR="00627E58">
        <w:rPr>
          <w:rFonts w:eastAsia="Times New Roman" w:cs="Arial"/>
          <w:lang w:val="en-US" w:eastAsia="en-US"/>
        </w:rPr>
        <w:fldChar w:fldCharType="end"/>
      </w:r>
      <w:r w:rsidRPr="00265D36">
        <w:rPr>
          <w:rFonts w:eastAsia="Times New Roman" w:cs="Arial"/>
          <w:lang w:val="en-US" w:eastAsia="en-US"/>
        </w:rPr>
        <w:t>.</w:t>
      </w:r>
    </w:p>
    <w:p w14:paraId="46566F39" w14:textId="4DA5C4C1"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All content must be placed inside a top root folder named S100_ROOT. This is the only top level root folder in an exchange set containing only S-100 products.</w:t>
      </w:r>
    </w:p>
    <w:p w14:paraId="7CF5B1A0" w14:textId="5A115283"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The S100_ROOT folder must contain a subfolder for S-1</w:t>
      </w:r>
      <w:r w:rsidR="007B11A6">
        <w:rPr>
          <w:rFonts w:eastAsia="Times New Roman" w:cs="Arial"/>
          <w:lang w:val="en-US" w:eastAsia="en-US"/>
        </w:rPr>
        <w:t>31</w:t>
      </w:r>
      <w:r w:rsidRPr="00040E1B">
        <w:rPr>
          <w:rFonts w:eastAsia="Times New Roman" w:cs="Arial"/>
          <w:lang w:val="en-US" w:eastAsia="en-US"/>
        </w:rPr>
        <w:t xml:space="preserve"> which holds content specific to S-1</w:t>
      </w:r>
      <w:r w:rsidR="007B11A6">
        <w:rPr>
          <w:rFonts w:eastAsia="Times New Roman" w:cs="Arial"/>
          <w:lang w:val="en-US" w:eastAsia="en-US"/>
        </w:rPr>
        <w:t>31</w:t>
      </w:r>
      <w:r w:rsidRPr="00040E1B">
        <w:rPr>
          <w:rFonts w:eastAsia="Times New Roman" w:cs="Arial"/>
          <w:lang w:val="en-US" w:eastAsia="en-US"/>
        </w:rPr>
        <w:t>.</w:t>
      </w:r>
    </w:p>
    <w:p w14:paraId="78AC31BF" w14:textId="33DF443A"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An S-1</w:t>
      </w:r>
      <w:r w:rsidR="007B11A6">
        <w:rPr>
          <w:rFonts w:eastAsia="Times New Roman" w:cs="Arial"/>
          <w:lang w:val="en-US" w:eastAsia="en-US"/>
        </w:rPr>
        <w:t>31</w:t>
      </w:r>
      <w:r w:rsidRPr="00040E1B">
        <w:rPr>
          <w:rFonts w:eastAsia="Times New Roman" w:cs="Arial"/>
          <w:lang w:val="en-US" w:eastAsia="en-US"/>
        </w:rPr>
        <w:t xml:space="preserve"> exchange set must contain an exchange set catalogue, CATALOG.XML, its digital signature CATALOG.SIGN and may contain any number of S-1</w:t>
      </w:r>
      <w:r w:rsidR="007B11A6">
        <w:rPr>
          <w:rFonts w:eastAsia="Times New Roman" w:cs="Arial"/>
          <w:lang w:val="en-US" w:eastAsia="en-US"/>
        </w:rPr>
        <w:t>31</w:t>
      </w:r>
      <w:r w:rsidRPr="00040E1B">
        <w:rPr>
          <w:rFonts w:eastAsia="Times New Roman" w:cs="Arial"/>
          <w:lang w:val="en-US" w:eastAsia="en-US"/>
        </w:rPr>
        <w:t xml:space="preserve"> conformant dataset files and catalogue files.</w:t>
      </w:r>
    </w:p>
    <w:p w14:paraId="00FD5883" w14:textId="2045F22E"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The S-1</w:t>
      </w:r>
      <w:r w:rsidR="007B11A6">
        <w:rPr>
          <w:rFonts w:eastAsia="Times New Roman" w:cs="Arial"/>
          <w:lang w:val="en-US" w:eastAsia="en-US"/>
        </w:rPr>
        <w:t>31</w:t>
      </w:r>
      <w:r w:rsidRPr="00040E1B">
        <w:rPr>
          <w:rFonts w:eastAsia="Times New Roman" w:cs="Arial"/>
          <w:lang w:val="en-US" w:eastAsia="en-US"/>
        </w:rPr>
        <w:t xml:space="preserve"> subfolder must contain subfolders for the component dataset files (DATASET_FILES)</w:t>
      </w:r>
      <w:r w:rsidR="007B11A6">
        <w:rPr>
          <w:rFonts w:eastAsia="Times New Roman" w:cs="Arial"/>
          <w:lang w:val="en-US" w:eastAsia="en-US"/>
        </w:rPr>
        <w:t>, support files (SUPPORT_FILES),</w:t>
      </w:r>
      <w:r w:rsidRPr="00040E1B">
        <w:rPr>
          <w:rFonts w:eastAsia="Times New Roman" w:cs="Arial"/>
          <w:lang w:val="en-US" w:eastAsia="en-US"/>
        </w:rPr>
        <w:t xml:space="preserve"> and catalogues (CATALOGUES) as required:</w:t>
      </w:r>
    </w:p>
    <w:p w14:paraId="12395144" w14:textId="31CD703B" w:rsidR="00265D36" w:rsidRPr="00040E1B" w:rsidRDefault="00265D36" w:rsidP="007B11A6">
      <w:pPr>
        <w:pStyle w:val="ListParagraph"/>
        <w:numPr>
          <w:ilvl w:val="1"/>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The DATASET_FILES subfolder is required if and only if the exchange set contains an S-</w:t>
      </w:r>
      <w:r w:rsidR="0008774F">
        <w:rPr>
          <w:rFonts w:eastAsia="Times New Roman" w:cs="Arial"/>
          <w:lang w:val="en-US" w:eastAsia="en-US"/>
        </w:rPr>
        <w:t>131</w:t>
      </w:r>
      <w:r w:rsidRPr="00040E1B">
        <w:rPr>
          <w:rFonts w:eastAsia="Times New Roman" w:cs="Arial"/>
          <w:lang w:val="en-US" w:eastAsia="en-US"/>
        </w:rPr>
        <w:t xml:space="preserve"> dataset.</w:t>
      </w:r>
    </w:p>
    <w:p w14:paraId="3BEF4F9B" w14:textId="7A0C61A4" w:rsidR="00265D36" w:rsidRDefault="00265D36" w:rsidP="007B11A6">
      <w:pPr>
        <w:pStyle w:val="ListParagraph"/>
        <w:numPr>
          <w:ilvl w:val="1"/>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The CATALOGUES subfolder is required if and only if the exchange set contains a feature</w:t>
      </w:r>
      <w:r w:rsidR="0008774F">
        <w:rPr>
          <w:rFonts w:eastAsia="Times New Roman" w:cs="Arial"/>
          <w:lang w:val="en-US" w:eastAsia="en-US"/>
        </w:rPr>
        <w:t>, interoperability,</w:t>
      </w:r>
      <w:r w:rsidRPr="00040E1B">
        <w:rPr>
          <w:rFonts w:eastAsia="Times New Roman" w:cs="Arial"/>
          <w:lang w:val="en-US" w:eastAsia="en-US"/>
        </w:rPr>
        <w:t xml:space="preserve"> or portrayal catalogue.</w:t>
      </w:r>
    </w:p>
    <w:p w14:paraId="63F2111B" w14:textId="3F42CDA7" w:rsidR="007B11A6" w:rsidRPr="00040E1B" w:rsidRDefault="007B11A6" w:rsidP="007B11A6">
      <w:pPr>
        <w:pStyle w:val="ListParagraph"/>
        <w:numPr>
          <w:ilvl w:val="1"/>
          <w:numId w:val="36"/>
        </w:numPr>
        <w:autoSpaceDE w:val="0"/>
        <w:autoSpaceDN w:val="0"/>
        <w:adjustRightInd w:val="0"/>
        <w:spacing w:after="120" w:line="240" w:lineRule="auto"/>
        <w:rPr>
          <w:rFonts w:eastAsia="Times New Roman" w:cs="Arial"/>
          <w:lang w:val="en-US" w:eastAsia="en-US"/>
        </w:rPr>
      </w:pPr>
      <w:r>
        <w:rPr>
          <w:rFonts w:eastAsia="Times New Roman" w:cs="Arial"/>
          <w:lang w:val="en-US" w:eastAsia="en-US"/>
        </w:rPr>
        <w:t>The SUPPORT_FILES folder is required if and only if the exchange set contains at least one S-131 support file.</w:t>
      </w:r>
    </w:p>
    <w:p w14:paraId="66CDD199" w14:textId="17B926B9"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 xml:space="preserve">The DATASET_FILES folder must contain a subfolder named </w:t>
      </w:r>
      <w:r w:rsidR="007B11A6">
        <w:rPr>
          <w:rFonts w:eastAsia="Times New Roman" w:cs="Arial"/>
          <w:lang w:val="en-US" w:eastAsia="en-US"/>
        </w:rPr>
        <w:t>according to</w:t>
      </w:r>
      <w:r w:rsidRPr="00040E1B">
        <w:rPr>
          <w:rFonts w:eastAsia="Times New Roman" w:cs="Arial"/>
          <w:lang w:val="en-US" w:eastAsia="en-US"/>
        </w:rPr>
        <w:t xml:space="preserve"> the producer code.</w:t>
      </w:r>
    </w:p>
    <w:p w14:paraId="00EECC7A" w14:textId="74A91C0E"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Individual data files must be placed under the producer subfolder, either directly in the producer folder, or within a lower-level subfolder hierarchy. Individual data files may be optionally placed in their own subfolders or grouped with other data files.</w:t>
      </w:r>
    </w:p>
    <w:p w14:paraId="64271B64" w14:textId="71EB768A"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An exchange set may carry feature and portrayal catalogues in different versions, which should also be grouped together in the CATALOGUES folder.</w:t>
      </w:r>
    </w:p>
    <w:p w14:paraId="4B52B893" w14:textId="75A6C5AE"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 xml:space="preserve">If a portrayal catalogue is included in the exchange set, it may be packaged as either a ZIP archive containing all portrayal catalogue files, or a filesystem structure of folders and files. The structure of portrayal catalogues is described in S-100 Part 9 Clause 9-13.2. </w:t>
      </w:r>
    </w:p>
    <w:p w14:paraId="448F7B3A" w14:textId="62261770"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Except for the signature of the exchange catalogue file (CATALOG.XML), which is in the CATALOG.SIGN file, all digital signatures are included within their corresponding resource metadata records in CATALOG.XML.</w:t>
      </w:r>
    </w:p>
    <w:p w14:paraId="4F774765" w14:textId="362A6BEF"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Dataset and catalogue file and/or folder names should be such as to avoid inadvertent overwriting of files.</w:t>
      </w:r>
    </w:p>
    <w:p w14:paraId="2DFADA0A" w14:textId="26F29953" w:rsidR="00265D36" w:rsidRPr="00040E1B" w:rsidRDefault="00265D36" w:rsidP="00040E1B">
      <w:pPr>
        <w:pStyle w:val="ListParagraph"/>
        <w:numPr>
          <w:ilvl w:val="0"/>
          <w:numId w:val="36"/>
        </w:numPr>
        <w:autoSpaceDE w:val="0"/>
        <w:autoSpaceDN w:val="0"/>
        <w:adjustRightInd w:val="0"/>
        <w:spacing w:after="120" w:line="240" w:lineRule="auto"/>
        <w:rPr>
          <w:rFonts w:eastAsia="Times New Roman" w:cs="Arial"/>
          <w:lang w:val="en-US" w:eastAsia="en-US"/>
        </w:rPr>
      </w:pPr>
      <w:r w:rsidRPr="00040E1B">
        <w:rPr>
          <w:rFonts w:eastAsia="Times New Roman" w:cs="Arial"/>
          <w:lang w:val="en-US" w:eastAsia="en-US"/>
        </w:rPr>
        <w:t>Digital signatures for exchange sets conforming to Edition 1.</w:t>
      </w:r>
      <w:r w:rsidR="00881B00">
        <w:rPr>
          <w:rFonts w:eastAsia="Times New Roman" w:cs="Arial"/>
          <w:lang w:val="en-US" w:eastAsia="en-US"/>
        </w:rPr>
        <w:t>0</w:t>
      </w:r>
      <w:r w:rsidRPr="00040E1B">
        <w:rPr>
          <w:rFonts w:eastAsia="Times New Roman" w:cs="Arial"/>
          <w:lang w:val="en-US" w:eastAsia="en-US"/>
        </w:rPr>
        <w:t>.0 of S-1</w:t>
      </w:r>
      <w:r w:rsidR="00881B00">
        <w:rPr>
          <w:rFonts w:eastAsia="Times New Roman" w:cs="Arial"/>
          <w:lang w:val="en-US" w:eastAsia="en-US"/>
        </w:rPr>
        <w:t>31</w:t>
      </w:r>
      <w:r w:rsidRPr="00040E1B">
        <w:rPr>
          <w:rFonts w:eastAsia="Times New Roman" w:cs="Arial"/>
          <w:lang w:val="en-US" w:eastAsia="en-US"/>
        </w:rPr>
        <w:t xml:space="preserve"> may be dummy values (values that conform to the format requirements but are not actual signatures). Proper digital signatures will be mandatory when S-1</w:t>
      </w:r>
      <w:r w:rsidR="00881B00">
        <w:rPr>
          <w:rFonts w:eastAsia="Times New Roman" w:cs="Arial"/>
          <w:lang w:val="en-US" w:eastAsia="en-US"/>
        </w:rPr>
        <w:t>31</w:t>
      </w:r>
      <w:r w:rsidRPr="00040E1B">
        <w:rPr>
          <w:rFonts w:eastAsia="Times New Roman" w:cs="Arial"/>
          <w:lang w:val="en-US" w:eastAsia="en-US"/>
        </w:rPr>
        <w:t xml:space="preserve"> reaches Readiness Level 3 (cf. S-97 1.1.0 Clause A-5).</w:t>
      </w:r>
    </w:p>
    <w:p w14:paraId="331761AC" w14:textId="77777777" w:rsidR="00537BF3" w:rsidRDefault="00265D36" w:rsidP="00537BF3">
      <w:pPr>
        <w:keepNext/>
        <w:autoSpaceDE w:val="0"/>
        <w:autoSpaceDN w:val="0"/>
        <w:adjustRightInd w:val="0"/>
        <w:spacing w:after="120" w:line="240" w:lineRule="auto"/>
        <w:jc w:val="center"/>
      </w:pPr>
      <w:r>
        <w:rPr>
          <w:rFonts w:eastAsia="Times New Roman" w:cs="Arial"/>
          <w:noProof/>
          <w:lang w:val="en-US" w:eastAsia="en-US"/>
        </w:rPr>
        <w:lastRenderedPageBreak/>
        <w:drawing>
          <wp:inline distT="0" distB="0" distL="0" distR="0" wp14:anchorId="52689BD4" wp14:editId="6CE19FD6">
            <wp:extent cx="5770880" cy="52226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ypicalExchangeSet.png"/>
                    <pic:cNvPicPr/>
                  </pic:nvPicPr>
                  <pic:blipFill>
                    <a:blip r:embed="rId53"/>
                    <a:stretch>
                      <a:fillRect/>
                    </a:stretch>
                  </pic:blipFill>
                  <pic:spPr>
                    <a:xfrm>
                      <a:off x="0" y="0"/>
                      <a:ext cx="5770880" cy="5222618"/>
                    </a:xfrm>
                    <a:prstGeom prst="rect">
                      <a:avLst/>
                    </a:prstGeom>
                  </pic:spPr>
                </pic:pic>
              </a:graphicData>
            </a:graphic>
          </wp:inline>
        </w:drawing>
      </w:r>
    </w:p>
    <w:p w14:paraId="2BAEC357" w14:textId="1BDAA67B" w:rsidR="00265D36" w:rsidRDefault="00537BF3" w:rsidP="00537BF3">
      <w:pPr>
        <w:pStyle w:val="Caption"/>
        <w:jc w:val="center"/>
        <w:rPr>
          <w:rFonts w:eastAsia="Times New Roman" w:cs="Arial"/>
          <w:lang w:val="en-US" w:eastAsia="en-US"/>
        </w:rPr>
      </w:pPr>
      <w:bookmarkStart w:id="1507" w:name="_Ref111743381"/>
      <w:r>
        <w:t xml:space="preserve">Figure </w:t>
      </w:r>
      <w:ins w:id="1508" w:author="Raphael Malyankar" w:date="2022-11-04T16:52:00Z">
        <w:r w:rsidR="00C30215">
          <w:fldChar w:fldCharType="begin"/>
        </w:r>
        <w:r w:rsidR="00C30215">
          <w:instrText xml:space="preserve"> STYLEREF 1 \s </w:instrText>
        </w:r>
      </w:ins>
      <w:r w:rsidR="00C30215">
        <w:fldChar w:fldCharType="separate"/>
      </w:r>
      <w:r w:rsidR="00C30215">
        <w:rPr>
          <w:noProof/>
        </w:rPr>
        <w:t>13</w:t>
      </w:r>
      <w:ins w:id="1509"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1510" w:author="Raphael Malyankar" w:date="2022-11-04T16:52:00Z">
        <w:r w:rsidR="00C30215">
          <w:rPr>
            <w:noProof/>
          </w:rPr>
          <w:t>2</w:t>
        </w:r>
        <w:r w:rsidR="00C30215">
          <w:fldChar w:fldCharType="end"/>
        </w:r>
      </w:ins>
      <w:del w:id="1511"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13</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2</w:delText>
        </w:r>
        <w:r w:rsidR="008C4B28" w:rsidDel="00C30215">
          <w:fldChar w:fldCharType="end"/>
        </w:r>
      </w:del>
      <w:bookmarkEnd w:id="1507"/>
      <w:r>
        <w:t xml:space="preserve"> - Typical Exchange Set structure</w:t>
      </w:r>
    </w:p>
    <w:p w14:paraId="78F44DF8" w14:textId="6BE7271C" w:rsidR="00265D36" w:rsidRDefault="00265D36" w:rsidP="00265D36">
      <w:pPr>
        <w:autoSpaceDE w:val="0"/>
        <w:autoSpaceDN w:val="0"/>
        <w:adjustRightInd w:val="0"/>
        <w:spacing w:after="120" w:line="240" w:lineRule="auto"/>
        <w:rPr>
          <w:rFonts w:eastAsia="Times New Roman" w:cs="Arial"/>
          <w:lang w:val="en-US" w:eastAsia="en-US"/>
        </w:rPr>
      </w:pPr>
    </w:p>
    <w:p w14:paraId="1DD43AFC" w14:textId="77777777" w:rsidR="00265D36" w:rsidRPr="00EE1D62" w:rsidRDefault="00265D36" w:rsidP="00265D36">
      <w:pPr>
        <w:autoSpaceDE w:val="0"/>
        <w:autoSpaceDN w:val="0"/>
        <w:adjustRightInd w:val="0"/>
        <w:spacing w:after="120" w:line="240" w:lineRule="auto"/>
        <w:rPr>
          <w:rFonts w:eastAsia="Times New Roman" w:cs="Arial"/>
          <w:lang w:val="en-US" w:eastAsia="en-US"/>
        </w:rPr>
      </w:pPr>
    </w:p>
    <w:p w14:paraId="1DDACF5D" w14:textId="0EEB3092" w:rsidR="00E73EDF" w:rsidRPr="00EE1D62" w:rsidRDefault="007653F1" w:rsidP="00B303E4">
      <w:pPr>
        <w:pStyle w:val="Heading2"/>
        <w:tabs>
          <w:tab w:val="clear" w:pos="540"/>
        </w:tabs>
        <w:spacing w:before="120" w:after="200" w:line="240" w:lineRule="auto"/>
        <w:ind w:left="709" w:hanging="709"/>
        <w:rPr>
          <w:lang w:eastAsia="en-US"/>
        </w:rPr>
      </w:pPr>
      <w:bookmarkStart w:id="1512" w:name="_Toc439685313"/>
      <w:bookmarkStart w:id="1513" w:name="_Toc120228703"/>
      <w:r w:rsidRPr="00EE1D62">
        <w:rPr>
          <w:lang w:eastAsia="en-US"/>
        </w:rPr>
        <w:t xml:space="preserve">Support </w:t>
      </w:r>
      <w:r w:rsidR="00EB36AC">
        <w:rPr>
          <w:lang w:eastAsia="en-US"/>
        </w:rPr>
        <w:t>f</w:t>
      </w:r>
      <w:r w:rsidRPr="00EE1D62">
        <w:rPr>
          <w:lang w:eastAsia="en-US"/>
        </w:rPr>
        <w:t>iles</w:t>
      </w:r>
      <w:bookmarkEnd w:id="1512"/>
      <w:bookmarkEnd w:id="1513"/>
    </w:p>
    <w:p w14:paraId="6E51F62E" w14:textId="5E146F01" w:rsidR="00E73EDF" w:rsidRPr="00EE1D62" w:rsidRDefault="007653F1" w:rsidP="00B303E4">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60" w:line="240" w:lineRule="auto"/>
      </w:pPr>
      <w:r w:rsidRPr="00EE1D62">
        <w:t xml:space="preserve">Dataset support files offer supplementary information that can be included in an </w:t>
      </w:r>
      <w:r w:rsidR="00FE1078">
        <w:t>MHI</w:t>
      </w:r>
      <w:r w:rsidRPr="00EE1D62">
        <w:t xml:space="preserve"> </w:t>
      </w:r>
      <w:r w:rsidR="00EB36AC">
        <w:t>E</w:t>
      </w:r>
      <w:r w:rsidRPr="00EE1D62">
        <w:t xml:space="preserve">xchange </w:t>
      </w:r>
      <w:r w:rsidR="00EB36AC">
        <w:t>S</w:t>
      </w:r>
      <w:r w:rsidRPr="00EE1D62">
        <w:t xml:space="preserve">et. </w:t>
      </w:r>
    </w:p>
    <w:p w14:paraId="7820C063" w14:textId="3C588258" w:rsidR="00FE290B" w:rsidRDefault="00FE290B" w:rsidP="006A5C19">
      <w:pPr>
        <w:pStyle w:val="ListParagraph1"/>
        <w:numPr>
          <w:ilvl w:val="0"/>
          <w:numId w:val="15"/>
        </w:numPr>
        <w:tabs>
          <w:tab w:val="left" w:pos="373"/>
          <w:tab w:val="left" w:pos="1167"/>
        </w:tabs>
        <w:spacing w:after="60" w:line="240" w:lineRule="auto"/>
      </w:pPr>
      <w:r>
        <w:t>Plain t</w:t>
      </w:r>
      <w:r w:rsidR="007653F1" w:rsidRPr="00EE1D62">
        <w:t>ext files must contain only general text as defined by this standard</w:t>
      </w:r>
      <w:r w:rsidR="0055057E">
        <w:t xml:space="preserve"> (t</w:t>
      </w:r>
      <w:r w:rsidR="0055057E" w:rsidRPr="0055057E">
        <w:t xml:space="preserve">ext consisting only of printable characters and without HTML, XML, or other </w:t>
      </w:r>
      <w:proofErr w:type="spellStart"/>
      <w:r w:rsidR="0055057E" w:rsidRPr="0055057E">
        <w:t>markup</w:t>
      </w:r>
      <w:proofErr w:type="spellEnd"/>
      <w:r w:rsidR="0055057E">
        <w:t>)</w:t>
      </w:r>
      <w:r w:rsidR="007653F1" w:rsidRPr="00EE1D62">
        <w:t>.</w:t>
      </w:r>
      <w:r>
        <w:t xml:space="preserve"> The extension must be TXT.</w:t>
      </w:r>
    </w:p>
    <w:p w14:paraId="51A340DD" w14:textId="6F71C744" w:rsidR="00C135AA" w:rsidRDefault="00FE290B" w:rsidP="006A5C19">
      <w:pPr>
        <w:pStyle w:val="ListParagraph1"/>
        <w:numPr>
          <w:ilvl w:val="0"/>
          <w:numId w:val="15"/>
        </w:numPr>
        <w:tabs>
          <w:tab w:val="left" w:pos="373"/>
          <w:tab w:val="left" w:pos="1167"/>
        </w:tabs>
        <w:spacing w:after="60" w:line="240" w:lineRule="auto"/>
      </w:pPr>
      <w:r>
        <w:t xml:space="preserve">HTML and XML files must contain only text and </w:t>
      </w:r>
      <w:proofErr w:type="spellStart"/>
      <w:r>
        <w:t>markup</w:t>
      </w:r>
      <w:proofErr w:type="spellEnd"/>
      <w:r>
        <w:t xml:space="preserve"> as defined in the relevant W3C standards. Files must use the UTF-8 character set encoding. References in datasets to HTML and XML support files must treat them as text files (i.e., they should not be referenced using attributes intended for picture files).</w:t>
      </w:r>
      <w:r w:rsidR="00C135AA">
        <w:t xml:space="preserve"> The extension must be HTM for HTML files and XML for general XML files.</w:t>
      </w:r>
    </w:p>
    <w:p w14:paraId="2761394A" w14:textId="1E6638A2" w:rsidR="00E73EDF" w:rsidRPr="00C135AA" w:rsidRDefault="007653F1" w:rsidP="006A5C19">
      <w:pPr>
        <w:pStyle w:val="ListParagraph1"/>
        <w:numPr>
          <w:ilvl w:val="0"/>
          <w:numId w:val="15"/>
        </w:numPr>
        <w:tabs>
          <w:tab w:val="left" w:pos="373"/>
          <w:tab w:val="left" w:pos="1167"/>
        </w:tabs>
        <w:spacing w:after="60" w:line="240" w:lineRule="auto"/>
      </w:pPr>
      <w:r w:rsidRPr="00EE1D62">
        <w:t xml:space="preserve">Picture files must be in TIFF </w:t>
      </w:r>
      <w:r w:rsidR="000055EF" w:rsidRPr="00EE1D62">
        <w:t>(</w:t>
      </w:r>
      <w:r w:rsidRPr="00EE1D62">
        <w:t>6.0 specification</w:t>
      </w:r>
      <w:r w:rsidR="000055EF" w:rsidRPr="00C135AA">
        <w:t>)</w:t>
      </w:r>
      <w:r w:rsidRPr="00C135AA">
        <w:t xml:space="preserve"> </w:t>
      </w:r>
      <w:r w:rsidR="00C135AA">
        <w:t>and use the e</w:t>
      </w:r>
      <w:r w:rsidR="00C135AA" w:rsidRPr="00C135AA">
        <w:t xml:space="preserve">xtension </w:t>
      </w:r>
      <w:r w:rsidRPr="00C135AA">
        <w:t>TIF</w:t>
      </w:r>
      <w:r w:rsidR="00A937DD" w:rsidRPr="00C135AA">
        <w:t>.</w:t>
      </w:r>
    </w:p>
    <w:p w14:paraId="1C3F5664" w14:textId="0BB6084C" w:rsidR="00B303E4" w:rsidRPr="00190CF4" w:rsidRDefault="00B303E4" w:rsidP="00190CF4">
      <w:pPr>
        <w:pStyle w:val="Caption"/>
        <w:spacing w:line="240" w:lineRule="auto"/>
        <w:jc w:val="center"/>
        <w:rPr>
          <w:rFonts w:cs="Arial"/>
        </w:rPr>
      </w:pPr>
    </w:p>
    <w:p w14:paraId="61FA6F18" w14:textId="41900164" w:rsidR="00FE290B" w:rsidRDefault="00FE290B" w:rsidP="00FE290B">
      <w:pPr>
        <w:pStyle w:val="Caption"/>
        <w:keepNext/>
      </w:pPr>
      <w:r>
        <w:t xml:space="preserve">Table </w:t>
      </w:r>
      <w:ins w:id="1514" w:author="Raphael Malyankar" w:date="2022-11-15T22:37:00Z">
        <w:r w:rsidR="00AC5C5D">
          <w:fldChar w:fldCharType="begin"/>
        </w:r>
        <w:r w:rsidR="00AC5C5D">
          <w:instrText xml:space="preserve"> STYLEREF 1 \s </w:instrText>
        </w:r>
      </w:ins>
      <w:r w:rsidR="00AC5C5D">
        <w:fldChar w:fldCharType="separate"/>
      </w:r>
      <w:r w:rsidR="00AC5C5D">
        <w:rPr>
          <w:noProof/>
        </w:rPr>
        <w:t>13</w:t>
      </w:r>
      <w:ins w:id="1515" w:author="Raphael Malyankar" w:date="2022-11-15T22:37:00Z">
        <w:r w:rsidR="00AC5C5D">
          <w:fldChar w:fldCharType="end"/>
        </w:r>
        <w:r w:rsidR="00AC5C5D">
          <w:t>.</w:t>
        </w:r>
        <w:r w:rsidR="00AC5C5D">
          <w:fldChar w:fldCharType="begin"/>
        </w:r>
        <w:r w:rsidR="00AC5C5D">
          <w:instrText xml:space="preserve"> SEQ Table \* ARABIC \s 1 </w:instrText>
        </w:r>
      </w:ins>
      <w:r w:rsidR="00AC5C5D">
        <w:fldChar w:fldCharType="separate"/>
      </w:r>
      <w:ins w:id="1516" w:author="Raphael Malyankar" w:date="2022-11-15T22:37:00Z">
        <w:r w:rsidR="00AC5C5D">
          <w:rPr>
            <w:noProof/>
          </w:rPr>
          <w:t>2</w:t>
        </w:r>
        <w:r w:rsidR="00AC5C5D">
          <w:fldChar w:fldCharType="end"/>
        </w:r>
      </w:ins>
      <w:del w:id="1517" w:author="Raphael Malyankar" w:date="2022-11-15T22:37:00Z">
        <w:r w:rsidR="001E4CE0" w:rsidDel="00AC5C5D">
          <w:fldChar w:fldCharType="begin"/>
        </w:r>
        <w:r w:rsidR="001E4CE0" w:rsidDel="00AC5C5D">
          <w:delInstrText xml:space="preserve"> STYLEREF 1 \s </w:delInstrText>
        </w:r>
        <w:r w:rsidR="001E4CE0" w:rsidDel="00AC5C5D">
          <w:fldChar w:fldCharType="separate"/>
        </w:r>
        <w:r w:rsidR="0082228C" w:rsidDel="00AC5C5D">
          <w:rPr>
            <w:noProof/>
          </w:rPr>
          <w:delText>13</w:delText>
        </w:r>
        <w:r w:rsidR="001E4CE0" w:rsidDel="00AC5C5D">
          <w:fldChar w:fldCharType="end"/>
        </w:r>
        <w:r w:rsidR="001E4CE0" w:rsidDel="00AC5C5D">
          <w:delText>.</w:delText>
        </w:r>
        <w:r w:rsidR="001E4CE0" w:rsidDel="00AC5C5D">
          <w:fldChar w:fldCharType="begin"/>
        </w:r>
        <w:r w:rsidR="001E4CE0" w:rsidDel="00AC5C5D">
          <w:delInstrText xml:space="preserve"> SEQ Table \* ARABIC \s 1 </w:delInstrText>
        </w:r>
        <w:r w:rsidR="001E4CE0" w:rsidDel="00AC5C5D">
          <w:fldChar w:fldCharType="separate"/>
        </w:r>
        <w:r w:rsidR="0082228C" w:rsidDel="00AC5C5D">
          <w:rPr>
            <w:noProof/>
          </w:rPr>
          <w:delText>2</w:delText>
        </w:r>
        <w:r w:rsidR="001E4CE0" w:rsidDel="00AC5C5D">
          <w:fldChar w:fldCharType="end"/>
        </w:r>
      </w:del>
      <w:r>
        <w:t xml:space="preserve"> - Support file formats and extensions</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3"/>
        <w:gridCol w:w="1299"/>
        <w:gridCol w:w="5310"/>
      </w:tblGrid>
      <w:tr w:rsidR="00E73EDF" w:rsidRPr="00EE1D62" w14:paraId="7F5F9595" w14:textId="77777777" w:rsidTr="00190CF4">
        <w:trPr>
          <w:cantSplit/>
          <w:jc w:val="center"/>
        </w:trPr>
        <w:tc>
          <w:tcPr>
            <w:tcW w:w="1493" w:type="dxa"/>
            <w:shd w:val="clear" w:color="auto" w:fill="D9D9D9" w:themeFill="background1" w:themeFillShade="D9"/>
          </w:tcPr>
          <w:p w14:paraId="6C5B2F24"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File Types</w:t>
            </w:r>
          </w:p>
        </w:tc>
        <w:tc>
          <w:tcPr>
            <w:tcW w:w="1299" w:type="dxa"/>
            <w:shd w:val="clear" w:color="auto" w:fill="D9D9D9" w:themeFill="background1" w:themeFillShade="D9"/>
          </w:tcPr>
          <w:p w14:paraId="012C7297"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 xml:space="preserve"> Extensions</w:t>
            </w:r>
          </w:p>
        </w:tc>
        <w:tc>
          <w:tcPr>
            <w:tcW w:w="5310" w:type="dxa"/>
            <w:shd w:val="clear" w:color="auto" w:fill="D9D9D9" w:themeFill="background1" w:themeFillShade="D9"/>
          </w:tcPr>
          <w:p w14:paraId="2134BDBC"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Comment</w:t>
            </w:r>
          </w:p>
        </w:tc>
      </w:tr>
      <w:tr w:rsidR="00FE290B" w:rsidRPr="00EE1D62" w14:paraId="66363467" w14:textId="77777777" w:rsidTr="00190CF4">
        <w:trPr>
          <w:cantSplit/>
          <w:jc w:val="center"/>
        </w:trPr>
        <w:tc>
          <w:tcPr>
            <w:tcW w:w="1493" w:type="dxa"/>
            <w:vMerge w:val="restart"/>
          </w:tcPr>
          <w:p w14:paraId="10FA7AFE" w14:textId="4B03B2AF" w:rsidR="00FE290B" w:rsidRPr="00EE1D62" w:rsidRDefault="00FE290B"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Text</w:t>
            </w:r>
          </w:p>
        </w:tc>
        <w:tc>
          <w:tcPr>
            <w:tcW w:w="1299" w:type="dxa"/>
          </w:tcPr>
          <w:p w14:paraId="744D15E5" w14:textId="77777777" w:rsidR="00FE290B" w:rsidRPr="00EE1D62" w:rsidRDefault="00FE290B"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TXT</w:t>
            </w:r>
          </w:p>
        </w:tc>
        <w:tc>
          <w:tcPr>
            <w:tcW w:w="5310" w:type="dxa"/>
          </w:tcPr>
          <w:p w14:paraId="4C4DF82A" w14:textId="47EA89D2" w:rsidR="00FE290B" w:rsidRPr="00EE1D62" w:rsidRDefault="00FE290B" w:rsidP="00C128E3">
            <w:pPr>
              <w:pStyle w:val="NormalWeb"/>
              <w:spacing w:before="60" w:beforeAutospacing="0" w:after="60" w:afterAutospacing="0"/>
              <w:jc w:val="both"/>
              <w:rPr>
                <w:rFonts w:ascii="Arial" w:hAnsi="Arial" w:cs="Arial"/>
                <w:sz w:val="18"/>
                <w:szCs w:val="18"/>
              </w:rPr>
            </w:pPr>
            <w:r>
              <w:rPr>
                <w:rFonts w:ascii="Arial" w:hAnsi="Arial" w:cs="Arial"/>
                <w:sz w:val="18"/>
                <w:szCs w:val="18"/>
              </w:rPr>
              <w:t>Plain-text files</w:t>
            </w:r>
          </w:p>
        </w:tc>
      </w:tr>
      <w:tr w:rsidR="00FE290B" w:rsidRPr="00EE1D62" w14:paraId="6BEFA84D" w14:textId="77777777" w:rsidTr="00190CF4">
        <w:trPr>
          <w:cantSplit/>
          <w:jc w:val="center"/>
        </w:trPr>
        <w:tc>
          <w:tcPr>
            <w:tcW w:w="1493" w:type="dxa"/>
            <w:vMerge/>
          </w:tcPr>
          <w:p w14:paraId="488548C1" w14:textId="14085818" w:rsidR="00FE290B" w:rsidRPr="00EE1D62" w:rsidRDefault="00FE290B" w:rsidP="00C128E3">
            <w:pPr>
              <w:pStyle w:val="NormalWeb"/>
              <w:spacing w:before="60" w:beforeAutospacing="0" w:after="60" w:afterAutospacing="0"/>
              <w:jc w:val="both"/>
              <w:rPr>
                <w:rFonts w:ascii="Arial" w:hAnsi="Arial" w:cs="Arial"/>
                <w:b/>
                <w:sz w:val="18"/>
                <w:szCs w:val="18"/>
              </w:rPr>
            </w:pPr>
          </w:p>
        </w:tc>
        <w:tc>
          <w:tcPr>
            <w:tcW w:w="1299" w:type="dxa"/>
          </w:tcPr>
          <w:p w14:paraId="3C44FF30" w14:textId="77777777" w:rsidR="00FE290B" w:rsidRPr="00EE1D62" w:rsidRDefault="00FE290B"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HTM</w:t>
            </w:r>
          </w:p>
        </w:tc>
        <w:tc>
          <w:tcPr>
            <w:tcW w:w="5310" w:type="dxa"/>
          </w:tcPr>
          <w:p w14:paraId="3DFE9D91" w14:textId="678316EA" w:rsidR="00FE290B" w:rsidRPr="00EE1D62" w:rsidRDefault="00FE290B"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 xml:space="preserve">HTML files must only include inline or embedded Cascading Style Sheet (CSS) information and must not contain embedded </w:t>
            </w:r>
            <w:proofErr w:type="spellStart"/>
            <w:r w:rsidRPr="00EE1D62">
              <w:rPr>
                <w:rFonts w:ascii="Arial" w:hAnsi="Arial" w:cs="Arial"/>
                <w:sz w:val="18"/>
                <w:szCs w:val="18"/>
              </w:rPr>
              <w:t>Javascript</w:t>
            </w:r>
            <w:proofErr w:type="spellEnd"/>
            <w:r w:rsidRPr="00EE1D62">
              <w:rPr>
                <w:rFonts w:ascii="Arial" w:hAnsi="Arial" w:cs="Arial"/>
                <w:sz w:val="18"/>
                <w:szCs w:val="18"/>
              </w:rPr>
              <w:t xml:space="preserve"> or other dynamic content, </w:t>
            </w:r>
            <w:r w:rsidRPr="00EE1D62">
              <w:rPr>
                <w:rFonts w:ascii="Arial" w:eastAsiaTheme="minorEastAsia" w:hAnsi="Arial" w:cs="Arial"/>
                <w:sz w:val="18"/>
                <w:szCs w:val="18"/>
                <w:lang w:eastAsia="ja-JP"/>
              </w:rPr>
              <w:t>for example</w:t>
            </w:r>
            <w:r w:rsidRPr="00EE1D62">
              <w:rPr>
                <w:rFonts w:ascii="Arial" w:hAnsi="Arial" w:cs="Arial"/>
                <w:sz w:val="18"/>
                <w:szCs w:val="18"/>
              </w:rPr>
              <w:t xml:space="preserve"> DHTML, Flash etc.</w:t>
            </w:r>
          </w:p>
        </w:tc>
      </w:tr>
      <w:tr w:rsidR="00FE290B" w:rsidRPr="00EE1D62" w14:paraId="10D9FC62" w14:textId="77777777" w:rsidTr="00190CF4">
        <w:trPr>
          <w:cantSplit/>
          <w:jc w:val="center"/>
        </w:trPr>
        <w:tc>
          <w:tcPr>
            <w:tcW w:w="1493" w:type="dxa"/>
            <w:vMerge/>
          </w:tcPr>
          <w:p w14:paraId="64189000" w14:textId="77777777" w:rsidR="00FE290B" w:rsidRPr="00EE1D62" w:rsidRDefault="00FE290B" w:rsidP="00C128E3">
            <w:pPr>
              <w:pStyle w:val="NormalWeb"/>
              <w:spacing w:before="60" w:beforeAutospacing="0" w:after="60" w:afterAutospacing="0"/>
              <w:jc w:val="both"/>
              <w:rPr>
                <w:rFonts w:ascii="Arial" w:hAnsi="Arial" w:cs="Arial"/>
                <w:b/>
                <w:sz w:val="18"/>
                <w:szCs w:val="18"/>
              </w:rPr>
            </w:pPr>
          </w:p>
        </w:tc>
        <w:tc>
          <w:tcPr>
            <w:tcW w:w="1299" w:type="dxa"/>
          </w:tcPr>
          <w:p w14:paraId="1D593DEC" w14:textId="77777777" w:rsidR="00FE290B" w:rsidRPr="00EE1D62" w:rsidRDefault="00FE290B"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XML</w:t>
            </w:r>
          </w:p>
        </w:tc>
        <w:tc>
          <w:tcPr>
            <w:tcW w:w="5310" w:type="dxa"/>
          </w:tcPr>
          <w:p w14:paraId="03A94C1F" w14:textId="0A230010" w:rsidR="00FE290B" w:rsidRPr="00EE1D62" w:rsidRDefault="00FE290B" w:rsidP="003404E4">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 xml:space="preserve">XML documents must only be included in accordance with guidance provided within the Data Classification and Encoding Guide (Annex A). This may include a </w:t>
            </w:r>
            <w:r>
              <w:rPr>
                <w:rFonts w:ascii="Arial" w:hAnsi="Arial" w:cs="Arial"/>
                <w:sz w:val="18"/>
                <w:szCs w:val="18"/>
              </w:rPr>
              <w:t>S</w:t>
            </w:r>
            <w:r w:rsidRPr="00EE1D62">
              <w:rPr>
                <w:rFonts w:ascii="Arial" w:hAnsi="Arial" w:cs="Arial"/>
                <w:sz w:val="18"/>
                <w:szCs w:val="18"/>
              </w:rPr>
              <w:t>chema for the validation of XML documents.</w:t>
            </w:r>
          </w:p>
        </w:tc>
      </w:tr>
      <w:tr w:rsidR="00E73EDF" w:rsidRPr="00EE1D62" w14:paraId="65F2F7A2" w14:textId="77777777" w:rsidTr="00190CF4">
        <w:trPr>
          <w:cantSplit/>
          <w:jc w:val="center"/>
        </w:trPr>
        <w:tc>
          <w:tcPr>
            <w:tcW w:w="1493" w:type="dxa"/>
          </w:tcPr>
          <w:p w14:paraId="15B3FB25" w14:textId="77777777" w:rsidR="00E73EDF" w:rsidRPr="00EE1D62" w:rsidRDefault="007653F1" w:rsidP="00C128E3">
            <w:pPr>
              <w:pStyle w:val="NormalWeb"/>
              <w:spacing w:before="60" w:beforeAutospacing="0" w:after="60" w:afterAutospacing="0"/>
              <w:jc w:val="both"/>
              <w:rPr>
                <w:rFonts w:ascii="Arial" w:hAnsi="Arial" w:cs="Arial"/>
                <w:b/>
                <w:sz w:val="18"/>
                <w:szCs w:val="18"/>
              </w:rPr>
            </w:pPr>
            <w:r w:rsidRPr="00EE1D62">
              <w:rPr>
                <w:rFonts w:ascii="Arial" w:hAnsi="Arial" w:cs="Arial"/>
                <w:b/>
                <w:sz w:val="18"/>
                <w:szCs w:val="18"/>
              </w:rPr>
              <w:t>Picture</w:t>
            </w:r>
          </w:p>
        </w:tc>
        <w:tc>
          <w:tcPr>
            <w:tcW w:w="1299" w:type="dxa"/>
          </w:tcPr>
          <w:p w14:paraId="34B66F1E" w14:textId="77777777" w:rsidR="00E73EDF" w:rsidRPr="00EE1D62" w:rsidRDefault="007653F1" w:rsidP="00C128E3">
            <w:pPr>
              <w:pStyle w:val="NormalWeb"/>
              <w:spacing w:before="60" w:beforeAutospacing="0" w:after="60" w:afterAutospacing="0"/>
              <w:jc w:val="both"/>
              <w:rPr>
                <w:rFonts w:ascii="Arial" w:hAnsi="Arial" w:cs="Arial"/>
                <w:sz w:val="18"/>
                <w:szCs w:val="18"/>
              </w:rPr>
            </w:pPr>
            <w:r w:rsidRPr="00EE1D62">
              <w:rPr>
                <w:rFonts w:ascii="Arial" w:hAnsi="Arial" w:cs="Arial"/>
                <w:sz w:val="18"/>
                <w:szCs w:val="18"/>
              </w:rPr>
              <w:t>TIF</w:t>
            </w:r>
          </w:p>
        </w:tc>
        <w:tc>
          <w:tcPr>
            <w:tcW w:w="5310" w:type="dxa"/>
          </w:tcPr>
          <w:p w14:paraId="55D19FF9" w14:textId="77777777" w:rsidR="00E73EDF" w:rsidRPr="00EE1D62" w:rsidRDefault="007653F1" w:rsidP="00C128E3">
            <w:pPr>
              <w:pStyle w:val="NormalWeb"/>
              <w:keepNext/>
              <w:spacing w:before="60" w:beforeAutospacing="0" w:after="60" w:afterAutospacing="0"/>
              <w:jc w:val="both"/>
              <w:rPr>
                <w:rFonts w:ascii="Arial" w:hAnsi="Arial" w:cs="Arial"/>
                <w:b/>
                <w:bCs/>
                <w:sz w:val="18"/>
                <w:szCs w:val="18"/>
              </w:rPr>
            </w:pPr>
            <w:r w:rsidRPr="00EE1D62">
              <w:rPr>
                <w:rFonts w:ascii="Arial" w:hAnsi="Arial" w:cs="Arial"/>
                <w:sz w:val="18"/>
                <w:szCs w:val="18"/>
              </w:rPr>
              <w:t>Baseline TIFF 6.0.</w:t>
            </w:r>
          </w:p>
        </w:tc>
      </w:tr>
    </w:tbl>
    <w:p w14:paraId="3512FC6F" w14:textId="3A33B3DE" w:rsidR="00E73EDF" w:rsidRPr="00190CF4" w:rsidRDefault="00E73EDF" w:rsidP="00190CF4">
      <w:pPr>
        <w:spacing w:after="0" w:line="240" w:lineRule="auto"/>
      </w:pPr>
    </w:p>
    <w:p w14:paraId="0A167A12" w14:textId="77777777" w:rsidR="00E73EDF" w:rsidRPr="000F0F1D" w:rsidRDefault="007653F1" w:rsidP="00E36276">
      <w:pPr>
        <w:pStyle w:val="Heading3"/>
        <w:tabs>
          <w:tab w:val="clear" w:pos="660"/>
          <w:tab w:val="clear" w:pos="880"/>
          <w:tab w:val="left" w:pos="851"/>
        </w:tabs>
        <w:spacing w:before="120" w:after="120" w:line="240" w:lineRule="auto"/>
        <w:ind w:left="851" w:hanging="851"/>
        <w:jc w:val="both"/>
      </w:pPr>
      <w:bookmarkStart w:id="1518" w:name="_Toc510784348"/>
      <w:bookmarkStart w:id="1519" w:name="_Toc510785497"/>
      <w:bookmarkStart w:id="1520" w:name="_Toc226430998"/>
      <w:bookmarkStart w:id="1521" w:name="_Toc225065202"/>
      <w:bookmarkStart w:id="1522" w:name="_Toc439685314"/>
      <w:bookmarkStart w:id="1523" w:name="_Toc225648345"/>
      <w:bookmarkStart w:id="1524" w:name="_Toc120228704"/>
      <w:bookmarkEnd w:id="1518"/>
      <w:bookmarkEnd w:id="1519"/>
      <w:r w:rsidRPr="000F0F1D">
        <w:t>Support File Naming</w:t>
      </w:r>
      <w:bookmarkEnd w:id="1520"/>
      <w:bookmarkEnd w:id="1521"/>
      <w:bookmarkEnd w:id="1522"/>
      <w:bookmarkEnd w:id="1523"/>
      <w:bookmarkEnd w:id="1524"/>
    </w:p>
    <w:p w14:paraId="1B55B6AB" w14:textId="6B39BD6C" w:rsidR="00E73EDF" w:rsidRPr="000F0F1D" w:rsidRDefault="007653F1" w:rsidP="00E36276">
      <w:pPr>
        <w:spacing w:after="120" w:line="240" w:lineRule="auto"/>
      </w:pPr>
      <w:r w:rsidRPr="000F0F1D">
        <w:t>All support files must have unique file identifiers. The support file metadata that accompanies the file will inform the user of the name and purpose of the file (t</w:t>
      </w:r>
      <w:r w:rsidRPr="000F0F1D">
        <w:rPr>
          <w:rFonts w:hint="eastAsia"/>
        </w:rPr>
        <w:t>hat is</w:t>
      </w:r>
      <w:r w:rsidRPr="000F0F1D">
        <w:t xml:space="preserve"> new, replacement and deletion). </w:t>
      </w:r>
    </w:p>
    <w:p w14:paraId="424D8574" w14:textId="77777777" w:rsidR="00E73EDF" w:rsidRPr="000F0F1D" w:rsidRDefault="007653F1" w:rsidP="00E36276">
      <w:pPr>
        <w:autoSpaceDE w:val="0"/>
        <w:autoSpaceDN w:val="0"/>
        <w:adjustRightInd w:val="0"/>
        <w:spacing w:after="120" w:line="240" w:lineRule="auto"/>
        <w:rPr>
          <w:rFonts w:eastAsia="Times New Roman" w:cs="Arial"/>
          <w:lang w:eastAsia="en-US"/>
        </w:rPr>
      </w:pPr>
      <w:r w:rsidRPr="000F0F1D">
        <w:rPr>
          <w:rFonts w:eastAsia="Times New Roman" w:cs="Arial"/>
          <w:lang w:eastAsia="en-US"/>
        </w:rPr>
        <w:t>In this encoding the support files are named according to the specifications given below:</w:t>
      </w:r>
    </w:p>
    <w:p w14:paraId="768B5007" w14:textId="793DE3A1" w:rsidR="00E73EDF" w:rsidRPr="000F0F1D" w:rsidRDefault="00EC5278" w:rsidP="00E36276">
      <w:pPr>
        <w:autoSpaceDE w:val="0"/>
        <w:autoSpaceDN w:val="0"/>
        <w:adjustRightInd w:val="0"/>
        <w:spacing w:after="120" w:line="240" w:lineRule="auto"/>
        <w:rPr>
          <w:rFonts w:eastAsia="Times New Roman" w:cs="Arial"/>
          <w:lang w:eastAsia="en-US"/>
        </w:rPr>
      </w:pPr>
      <w:r w:rsidRPr="000F0F1D">
        <w:rPr>
          <w:rFonts w:eastAsia="Times New Roman" w:cs="Arial"/>
          <w:lang w:eastAsia="en-US"/>
        </w:rPr>
        <w:t>1</w:t>
      </w:r>
      <w:r w:rsidR="0008774F" w:rsidRPr="000F0F1D">
        <w:rPr>
          <w:rFonts w:eastAsia="Times New Roman" w:cs="Arial"/>
          <w:lang w:eastAsia="en-US"/>
        </w:rPr>
        <w:t>3</w:t>
      </w:r>
      <w:r w:rsidRPr="000F0F1D">
        <w:rPr>
          <w:rFonts w:eastAsia="Times New Roman" w:cs="Arial"/>
          <w:lang w:eastAsia="en-US"/>
        </w:rPr>
        <w:t>1</w:t>
      </w:r>
      <w:r w:rsidR="007653F1" w:rsidRPr="000F0F1D">
        <w:rPr>
          <w:rFonts w:eastAsia="Times New Roman" w:cs="Arial"/>
          <w:lang w:eastAsia="en-US"/>
        </w:rPr>
        <w:t>CC</w:t>
      </w:r>
      <w:r w:rsidR="005511DB" w:rsidRPr="000F0F1D">
        <w:rPr>
          <w:rFonts w:eastAsia="Times New Roman" w:cs="Arial"/>
          <w:lang w:eastAsia="en-US"/>
        </w:rPr>
        <w:t>CC</w:t>
      </w:r>
      <w:r w:rsidR="00812B6A" w:rsidRPr="000F0F1D">
        <w:rPr>
          <w:rFonts w:eastAsia="Times New Roman" w:cs="Arial"/>
          <w:lang w:eastAsia="en-US"/>
        </w:rPr>
        <w:t>ØØØØØØØØØØ</w:t>
      </w:r>
      <w:r w:rsidR="007653F1" w:rsidRPr="000F0F1D">
        <w:rPr>
          <w:rFonts w:eastAsia="Times New Roman" w:cs="Arial"/>
          <w:lang w:eastAsia="en-US"/>
        </w:rPr>
        <w:t>.EEE</w:t>
      </w:r>
    </w:p>
    <w:p w14:paraId="1E618C78" w14:textId="77777777" w:rsidR="00E73EDF" w:rsidRPr="000F0F1D" w:rsidRDefault="007653F1" w:rsidP="00E36276">
      <w:pPr>
        <w:autoSpaceDE w:val="0"/>
        <w:autoSpaceDN w:val="0"/>
        <w:adjustRightInd w:val="0"/>
        <w:spacing w:after="60" w:line="240" w:lineRule="auto"/>
        <w:rPr>
          <w:rFonts w:eastAsia="Times New Roman" w:cs="Arial"/>
          <w:lang w:eastAsia="en-US"/>
        </w:rPr>
      </w:pPr>
      <w:r w:rsidRPr="000F0F1D">
        <w:rPr>
          <w:rFonts w:eastAsia="Times New Roman" w:cs="Arial"/>
          <w:lang w:eastAsia="en-US"/>
        </w:rPr>
        <w:t>The main part forms an identifier where:</w:t>
      </w:r>
    </w:p>
    <w:p w14:paraId="7D8F5A6D" w14:textId="39CBB076" w:rsidR="00EC5278" w:rsidRPr="000F0F1D" w:rsidRDefault="00EC5278" w:rsidP="006A5C19">
      <w:pPr>
        <w:numPr>
          <w:ilvl w:val="0"/>
          <w:numId w:val="14"/>
        </w:numPr>
        <w:autoSpaceDE w:val="0"/>
        <w:autoSpaceDN w:val="0"/>
        <w:adjustRightInd w:val="0"/>
        <w:spacing w:after="60" w:line="240" w:lineRule="auto"/>
        <w:ind w:left="567" w:hanging="283"/>
        <w:rPr>
          <w:rFonts w:eastAsia="Times New Roman" w:cs="Arial"/>
          <w:lang w:eastAsia="en-US"/>
        </w:rPr>
      </w:pPr>
      <w:r w:rsidRPr="000F0F1D">
        <w:rPr>
          <w:rFonts w:eastAsia="Times New Roman" w:cs="Arial"/>
          <w:lang w:eastAsia="en-US"/>
        </w:rPr>
        <w:t>1</w:t>
      </w:r>
      <w:r w:rsidR="0008774F" w:rsidRPr="000F0F1D">
        <w:rPr>
          <w:rFonts w:eastAsia="Times New Roman" w:cs="Arial"/>
          <w:lang w:eastAsia="en-US"/>
        </w:rPr>
        <w:t>3</w:t>
      </w:r>
      <w:r w:rsidRPr="000F0F1D">
        <w:rPr>
          <w:rFonts w:eastAsia="Times New Roman" w:cs="Arial"/>
          <w:lang w:eastAsia="en-US"/>
        </w:rPr>
        <w:t xml:space="preserve">1 </w:t>
      </w:r>
      <w:r w:rsidR="00E36276" w:rsidRPr="000F0F1D">
        <w:rPr>
          <w:rFonts w:eastAsia="Times New Roman" w:cs="Arial"/>
          <w:lang w:eastAsia="en-US"/>
        </w:rPr>
        <w:t>–</w:t>
      </w:r>
      <w:r w:rsidRPr="000F0F1D">
        <w:rPr>
          <w:rFonts w:eastAsia="Times New Roman" w:cs="Arial"/>
          <w:lang w:eastAsia="en-US"/>
        </w:rPr>
        <w:t xml:space="preserve"> the first 3 characters identify the support file as applicable to an S-101 dataset (mandatory).</w:t>
      </w:r>
    </w:p>
    <w:p w14:paraId="1F569DBB" w14:textId="455E53EC" w:rsidR="00E73EDF" w:rsidRPr="000F0F1D" w:rsidRDefault="00812B6A" w:rsidP="006A5C19">
      <w:pPr>
        <w:numPr>
          <w:ilvl w:val="0"/>
          <w:numId w:val="14"/>
        </w:numPr>
        <w:autoSpaceDE w:val="0"/>
        <w:autoSpaceDN w:val="0"/>
        <w:adjustRightInd w:val="0"/>
        <w:spacing w:after="60" w:line="240" w:lineRule="auto"/>
        <w:ind w:left="567" w:hanging="283"/>
        <w:rPr>
          <w:rFonts w:eastAsia="Times New Roman" w:cs="Arial"/>
          <w:lang w:eastAsia="en-US"/>
        </w:rPr>
      </w:pPr>
      <w:r w:rsidRPr="000F0F1D">
        <w:rPr>
          <w:rFonts w:eastAsia="Times New Roman" w:cs="Arial"/>
          <w:lang w:eastAsia="en-US"/>
        </w:rPr>
        <w:t xml:space="preserve">CCCC </w:t>
      </w:r>
      <w:r w:rsidR="00E36276" w:rsidRPr="000F0F1D">
        <w:rPr>
          <w:rFonts w:eastAsia="Times New Roman" w:cs="Arial"/>
          <w:lang w:eastAsia="en-US"/>
        </w:rPr>
        <w:t>–</w:t>
      </w:r>
      <w:r w:rsidRPr="000F0F1D">
        <w:rPr>
          <w:rFonts w:eastAsia="Times New Roman" w:cs="Arial"/>
          <w:lang w:eastAsia="en-US"/>
        </w:rPr>
        <w:t xml:space="preserve"> </w:t>
      </w:r>
      <w:r w:rsidR="007653F1" w:rsidRPr="000F0F1D">
        <w:rPr>
          <w:rFonts w:eastAsia="Times New Roman" w:cs="Arial"/>
          <w:lang w:eastAsia="en-US"/>
        </w:rPr>
        <w:t xml:space="preserve">the </w:t>
      </w:r>
      <w:r w:rsidR="00EC5278" w:rsidRPr="000F0F1D">
        <w:rPr>
          <w:rFonts w:eastAsia="Times New Roman" w:cs="Arial"/>
          <w:lang w:eastAsia="en-US"/>
        </w:rPr>
        <w:t>fourth to seventh</w:t>
      </w:r>
      <w:r w:rsidR="007653F1" w:rsidRPr="000F0F1D">
        <w:rPr>
          <w:rFonts w:eastAsia="Times New Roman" w:cs="Arial"/>
          <w:lang w:eastAsia="en-US"/>
        </w:rPr>
        <w:t xml:space="preserve"> characters identify the </w:t>
      </w:r>
      <w:r w:rsidR="00E36276" w:rsidRPr="000F0F1D">
        <w:rPr>
          <w:rFonts w:eastAsia="Times New Roman" w:cs="Arial"/>
          <w:lang w:eastAsia="en-US"/>
        </w:rPr>
        <w:t>P</w:t>
      </w:r>
      <w:r w:rsidR="005511DB" w:rsidRPr="000F0F1D">
        <w:rPr>
          <w:rFonts w:eastAsia="Times New Roman" w:cs="Arial"/>
          <w:lang w:eastAsia="en-US"/>
        </w:rPr>
        <w:t>roducer</w:t>
      </w:r>
      <w:r w:rsidR="00883E8E" w:rsidRPr="000F0F1D">
        <w:rPr>
          <w:rFonts w:eastAsia="Times New Roman" w:cs="Arial"/>
          <w:lang w:eastAsia="en-US"/>
        </w:rPr>
        <w:t xml:space="preserve"> </w:t>
      </w:r>
      <w:r w:rsidR="00E36276" w:rsidRPr="000F0F1D">
        <w:rPr>
          <w:rFonts w:eastAsia="Times New Roman" w:cs="Arial"/>
          <w:lang w:eastAsia="en-US"/>
        </w:rPr>
        <w:t>C</w:t>
      </w:r>
      <w:r w:rsidR="00883E8E" w:rsidRPr="000F0F1D">
        <w:rPr>
          <w:rFonts w:eastAsia="Times New Roman" w:cs="Arial"/>
          <w:lang w:eastAsia="en-US"/>
        </w:rPr>
        <w:t xml:space="preserve">ode of the </w:t>
      </w:r>
      <w:r w:rsidR="007653F1" w:rsidRPr="000F0F1D">
        <w:rPr>
          <w:rFonts w:eastAsia="Times New Roman" w:cs="Arial"/>
          <w:lang w:eastAsia="en-US"/>
        </w:rPr>
        <w:t>issuing agency (mandatory)</w:t>
      </w:r>
      <w:r w:rsidR="00883E8E" w:rsidRPr="000F0F1D">
        <w:rPr>
          <w:rFonts w:eastAsia="Times New Roman" w:cs="Arial"/>
          <w:lang w:eastAsia="en-US"/>
        </w:rPr>
        <w:t>.</w:t>
      </w:r>
      <w:r w:rsidR="00E36276" w:rsidRPr="000F0F1D">
        <w:rPr>
          <w:rFonts w:eastAsia="Times New Roman" w:cs="Arial"/>
          <w:lang w:eastAsia="en-US"/>
        </w:rPr>
        <w:t xml:space="preserve"> </w:t>
      </w:r>
      <w:r w:rsidR="00832DC9" w:rsidRPr="000F0F1D">
        <w:rPr>
          <w:rFonts w:eastAsia="Times New Roman" w:cs="Arial"/>
          <w:lang w:eastAsia="en-US"/>
        </w:rPr>
        <w:t xml:space="preserve">Where the </w:t>
      </w:r>
      <w:r w:rsidR="00E36276" w:rsidRPr="000F0F1D">
        <w:rPr>
          <w:rFonts w:eastAsia="Times New Roman" w:cs="Arial"/>
          <w:lang w:eastAsia="en-US"/>
        </w:rPr>
        <w:t>P</w:t>
      </w:r>
      <w:r w:rsidR="00832DC9" w:rsidRPr="000F0F1D">
        <w:rPr>
          <w:rFonts w:eastAsia="Times New Roman" w:cs="Arial"/>
          <w:lang w:eastAsia="en-US"/>
        </w:rPr>
        <w:t xml:space="preserve">roducer </w:t>
      </w:r>
      <w:r w:rsidR="00E36276" w:rsidRPr="000F0F1D">
        <w:rPr>
          <w:rFonts w:eastAsia="Times New Roman" w:cs="Arial"/>
          <w:lang w:eastAsia="en-US"/>
        </w:rPr>
        <w:t>C</w:t>
      </w:r>
      <w:r w:rsidR="00832DC9" w:rsidRPr="000F0F1D">
        <w:rPr>
          <w:rFonts w:eastAsia="Times New Roman" w:cs="Arial"/>
          <w:lang w:eastAsia="en-US"/>
        </w:rPr>
        <w:t xml:space="preserve">ode is derived from a 2 or 3 character format (for instance when converting S-57 ENCs), the missing characters of the </w:t>
      </w:r>
      <w:r w:rsidR="00E36276" w:rsidRPr="000F0F1D">
        <w:rPr>
          <w:rFonts w:eastAsia="Times New Roman" w:cs="Arial"/>
          <w:lang w:eastAsia="en-US"/>
        </w:rPr>
        <w:t>P</w:t>
      </w:r>
      <w:r w:rsidR="00832DC9" w:rsidRPr="000F0F1D">
        <w:rPr>
          <w:rFonts w:eastAsia="Times New Roman" w:cs="Arial"/>
          <w:lang w:eastAsia="en-US"/>
        </w:rPr>
        <w:t xml:space="preserve">roducer </w:t>
      </w:r>
      <w:r w:rsidR="00E36276" w:rsidRPr="000F0F1D">
        <w:rPr>
          <w:rFonts w:eastAsia="Times New Roman" w:cs="Arial"/>
          <w:lang w:eastAsia="en-US"/>
        </w:rPr>
        <w:t>C</w:t>
      </w:r>
      <w:r w:rsidR="00832DC9" w:rsidRPr="000F0F1D">
        <w:rPr>
          <w:rFonts w:eastAsia="Times New Roman" w:cs="Arial"/>
          <w:lang w:eastAsia="en-US"/>
        </w:rPr>
        <w:t xml:space="preserve">ode </w:t>
      </w:r>
      <w:r w:rsidR="00551E8F" w:rsidRPr="000F0F1D">
        <w:rPr>
          <w:rFonts w:eastAsia="Times New Roman" w:cs="Arial"/>
          <w:lang w:eastAsia="en-US"/>
        </w:rPr>
        <w:t>must</w:t>
      </w:r>
      <w:r w:rsidR="00832DC9" w:rsidRPr="000F0F1D">
        <w:rPr>
          <w:rFonts w:eastAsia="Times New Roman" w:cs="Arial"/>
          <w:lang w:eastAsia="en-US"/>
        </w:rPr>
        <w:t xml:space="preserve"> be populated with zeros (“00” or “0” respectively)</w:t>
      </w:r>
      <w:r w:rsidR="007935E1" w:rsidRPr="000F0F1D">
        <w:rPr>
          <w:rFonts w:eastAsia="Times New Roman" w:cs="Arial"/>
          <w:lang w:eastAsia="en-US"/>
        </w:rPr>
        <w:t xml:space="preserve"> for the sixth and seventh characters of the </w:t>
      </w:r>
      <w:r w:rsidR="00551E8F" w:rsidRPr="000F0F1D">
        <w:rPr>
          <w:rFonts w:eastAsia="Times New Roman" w:cs="Arial"/>
          <w:lang w:eastAsia="en-US"/>
        </w:rPr>
        <w:t xml:space="preserve">support </w:t>
      </w:r>
      <w:r w:rsidR="007935E1" w:rsidRPr="000F0F1D">
        <w:rPr>
          <w:rFonts w:eastAsia="Times New Roman" w:cs="Arial"/>
          <w:lang w:eastAsia="en-US"/>
        </w:rPr>
        <w:t>file name, as required</w:t>
      </w:r>
      <w:r w:rsidR="00832DC9" w:rsidRPr="000F0F1D">
        <w:rPr>
          <w:rFonts w:eastAsia="Times New Roman" w:cs="Arial"/>
          <w:lang w:eastAsia="en-US"/>
        </w:rPr>
        <w:t>.</w:t>
      </w:r>
    </w:p>
    <w:p w14:paraId="58EDC302" w14:textId="581C17A8" w:rsidR="00E73EDF" w:rsidRPr="000F0F1D" w:rsidRDefault="00812B6A" w:rsidP="006A5C19">
      <w:pPr>
        <w:numPr>
          <w:ilvl w:val="0"/>
          <w:numId w:val="14"/>
        </w:numPr>
        <w:autoSpaceDE w:val="0"/>
        <w:autoSpaceDN w:val="0"/>
        <w:adjustRightInd w:val="0"/>
        <w:spacing w:after="60" w:line="240" w:lineRule="auto"/>
        <w:ind w:left="567" w:hanging="283"/>
      </w:pPr>
      <w:r w:rsidRPr="000F0F1D">
        <w:rPr>
          <w:rFonts w:eastAsia="Times New Roman" w:cs="Arial"/>
          <w:lang w:eastAsia="en-US"/>
        </w:rPr>
        <w:t xml:space="preserve">ØØØØØØØØØØ </w:t>
      </w:r>
      <w:r w:rsidR="00E36276" w:rsidRPr="000F0F1D">
        <w:rPr>
          <w:rFonts w:eastAsia="Times New Roman" w:cs="Arial"/>
          <w:lang w:eastAsia="en-US"/>
        </w:rPr>
        <w:t>–</w:t>
      </w:r>
      <w:r w:rsidRPr="000F0F1D">
        <w:rPr>
          <w:rFonts w:eastAsia="Times New Roman" w:cs="Arial"/>
          <w:lang w:eastAsia="en-US"/>
        </w:rPr>
        <w:t xml:space="preserve"> </w:t>
      </w:r>
      <w:r w:rsidR="007653F1" w:rsidRPr="000F0F1D">
        <w:rPr>
          <w:rFonts w:eastAsia="Times New Roman" w:cs="Arial"/>
          <w:lang w:eastAsia="en-US"/>
        </w:rPr>
        <w:t xml:space="preserve">the </w:t>
      </w:r>
      <w:r w:rsidR="00EC5278" w:rsidRPr="000F0F1D">
        <w:rPr>
          <w:rFonts w:eastAsia="Times New Roman" w:cs="Arial"/>
          <w:lang w:eastAsia="en-US"/>
        </w:rPr>
        <w:t>eighth</w:t>
      </w:r>
      <w:r w:rsidR="005511DB" w:rsidRPr="000F0F1D">
        <w:rPr>
          <w:rFonts w:eastAsia="Times New Roman" w:cs="Arial"/>
          <w:lang w:eastAsia="en-US"/>
        </w:rPr>
        <w:t xml:space="preserve"> </w:t>
      </w:r>
      <w:del w:id="1525" w:author="Raphael Malyankar" w:date="2023-01-10T14:53:00Z">
        <w:r w:rsidR="007653F1" w:rsidRPr="000F0F1D" w:rsidDel="00871178">
          <w:rPr>
            <w:rFonts w:eastAsia="Times New Roman" w:cs="Arial"/>
            <w:lang w:eastAsia="en-US"/>
          </w:rPr>
          <w:delText xml:space="preserve">to the maximum </w:delText>
        </w:r>
        <w:r w:rsidRPr="000F0F1D" w:rsidDel="00871178">
          <w:rPr>
            <w:rFonts w:eastAsia="Times New Roman" w:cs="Arial"/>
            <w:lang w:eastAsia="en-US"/>
          </w:rPr>
          <w:delText>sevent</w:delText>
        </w:r>
        <w:r w:rsidR="00EC5278" w:rsidRPr="000F0F1D" w:rsidDel="00871178">
          <w:rPr>
            <w:rFonts w:eastAsia="Times New Roman" w:cs="Arial"/>
            <w:lang w:eastAsia="en-US"/>
          </w:rPr>
          <w:delText>een</w:delText>
        </w:r>
        <w:r w:rsidR="005511DB" w:rsidRPr="000F0F1D" w:rsidDel="00871178">
          <w:rPr>
            <w:rFonts w:eastAsia="Times New Roman" w:cs="Arial"/>
            <w:lang w:eastAsia="en-US"/>
          </w:rPr>
          <w:delText>th</w:delText>
        </w:r>
      </w:del>
      <w:ins w:id="1526" w:author="Raphael Malyankar" w:date="2023-01-10T14:53:00Z">
        <w:r w:rsidR="00871178">
          <w:rPr>
            <w:rFonts w:eastAsia="Times New Roman" w:cs="Arial"/>
            <w:lang w:eastAsia="en-US"/>
          </w:rPr>
          <w:t>and following</w:t>
        </w:r>
      </w:ins>
      <w:r w:rsidR="007653F1" w:rsidRPr="000F0F1D">
        <w:rPr>
          <w:rFonts w:eastAsia="Times New Roman" w:cs="Arial"/>
          <w:lang w:eastAsia="en-US"/>
        </w:rPr>
        <w:t xml:space="preserve"> characters are optional and can be used in any way by the </w:t>
      </w:r>
      <w:r w:rsidR="000559BE" w:rsidRPr="000F0F1D">
        <w:rPr>
          <w:lang w:eastAsia="en-US"/>
        </w:rPr>
        <w:t>P</w:t>
      </w:r>
      <w:r w:rsidR="007653F1" w:rsidRPr="000F0F1D">
        <w:rPr>
          <w:lang w:eastAsia="en-US"/>
        </w:rPr>
        <w:t xml:space="preserve">roducer to provide the unique </w:t>
      </w:r>
      <w:r w:rsidR="00EC5278" w:rsidRPr="000F0F1D">
        <w:rPr>
          <w:lang w:eastAsia="en-US"/>
        </w:rPr>
        <w:t xml:space="preserve">support </w:t>
      </w:r>
      <w:r w:rsidR="007653F1" w:rsidRPr="000F0F1D">
        <w:rPr>
          <w:lang w:eastAsia="en-US"/>
        </w:rPr>
        <w:t>file name. The following characters are allowed in the support file name</w:t>
      </w:r>
      <w:r w:rsidR="00883E8E" w:rsidRPr="000F0F1D">
        <w:rPr>
          <w:lang w:eastAsia="en-US"/>
        </w:rPr>
        <w:t>:</w:t>
      </w:r>
      <w:r w:rsidR="007653F1" w:rsidRPr="000F0F1D">
        <w:rPr>
          <w:lang w:eastAsia="en-US"/>
        </w:rPr>
        <w:t xml:space="preserve"> A to Z, 0 to 9</w:t>
      </w:r>
      <w:r w:rsidR="007653F1" w:rsidRPr="000F0F1D">
        <w:t xml:space="preserve"> and the special character _ (underscore)</w:t>
      </w:r>
      <w:r w:rsidR="00883E8E" w:rsidRPr="000F0F1D">
        <w:t>.</w:t>
      </w:r>
    </w:p>
    <w:p w14:paraId="345F06C8" w14:textId="48C4756E" w:rsidR="00E73EDF" w:rsidRDefault="007653F1" w:rsidP="006A5C19">
      <w:pPr>
        <w:numPr>
          <w:ilvl w:val="0"/>
          <w:numId w:val="14"/>
        </w:numPr>
        <w:autoSpaceDE w:val="0"/>
        <w:autoSpaceDN w:val="0"/>
        <w:adjustRightInd w:val="0"/>
        <w:spacing w:after="120" w:line="240" w:lineRule="auto"/>
        <w:ind w:left="567" w:hanging="283"/>
        <w:rPr>
          <w:ins w:id="1527" w:author="Raphael Malyankar" w:date="2023-01-10T14:53:00Z"/>
        </w:rPr>
      </w:pPr>
      <w:r w:rsidRPr="000F0F1D">
        <w:rPr>
          <w:lang w:eastAsia="en-US"/>
        </w:rPr>
        <w:t>.EEE – support file extension. (TXT, HTM, XML or TIF)</w:t>
      </w:r>
      <w:r w:rsidR="005511DB" w:rsidRPr="000F0F1D">
        <w:rPr>
          <w:lang w:eastAsia="en-US"/>
        </w:rPr>
        <w:t>.</w:t>
      </w:r>
    </w:p>
    <w:p w14:paraId="33D9CEEF" w14:textId="1E464D82" w:rsidR="00871178" w:rsidRPr="000F0F1D" w:rsidRDefault="00871178" w:rsidP="006A5C19">
      <w:pPr>
        <w:numPr>
          <w:ilvl w:val="0"/>
          <w:numId w:val="14"/>
        </w:numPr>
        <w:autoSpaceDE w:val="0"/>
        <w:autoSpaceDN w:val="0"/>
        <w:adjustRightInd w:val="0"/>
        <w:spacing w:after="120" w:line="240" w:lineRule="auto"/>
        <w:ind w:left="567" w:hanging="283"/>
      </w:pPr>
      <w:ins w:id="1528" w:author="Raphael Malyankar" w:date="2023-01-10T14:53:00Z">
        <w:r>
          <w:rPr>
            <w:lang w:eastAsia="en-US"/>
          </w:rPr>
          <w:t>The maximum length of the file name</w:t>
        </w:r>
      </w:ins>
      <w:ins w:id="1529" w:author="Raphael Malyankar" w:date="2023-01-10T14:54:00Z">
        <w:r>
          <w:rPr>
            <w:lang w:eastAsia="en-US"/>
          </w:rPr>
          <w:t xml:space="preserve"> (including the extension and preceding “.”) is 64 characters.</w:t>
        </w:r>
      </w:ins>
    </w:p>
    <w:p w14:paraId="5BCE2376" w14:textId="47041A90" w:rsidR="00E73EDF" w:rsidRPr="00EE1D62" w:rsidRDefault="007653F1" w:rsidP="00E36276">
      <w:pPr>
        <w:pStyle w:val="Heading3"/>
        <w:tabs>
          <w:tab w:val="clear" w:pos="660"/>
          <w:tab w:val="clear" w:pos="880"/>
          <w:tab w:val="left" w:pos="851"/>
        </w:tabs>
        <w:spacing w:before="120" w:after="120" w:line="240" w:lineRule="auto"/>
        <w:ind w:left="851" w:hanging="851"/>
        <w:jc w:val="both"/>
        <w:rPr>
          <w:lang w:eastAsia="en-US"/>
        </w:rPr>
      </w:pPr>
      <w:bookmarkStart w:id="1530" w:name="_Toc510784350"/>
      <w:bookmarkStart w:id="1531" w:name="_Toc510785499"/>
      <w:bookmarkStart w:id="1532" w:name="_Toc513198140"/>
      <w:bookmarkStart w:id="1533" w:name="_Toc515440392"/>
      <w:bookmarkStart w:id="1534" w:name="_Toc517858909"/>
      <w:bookmarkStart w:id="1535" w:name="_Toc519859149"/>
      <w:bookmarkStart w:id="1536" w:name="_Toc521495193"/>
      <w:bookmarkStart w:id="1537" w:name="_Toc527117806"/>
      <w:bookmarkStart w:id="1538" w:name="_Toc527620333"/>
      <w:bookmarkStart w:id="1539" w:name="_Toc529974575"/>
      <w:bookmarkStart w:id="1540" w:name="_Toc510784351"/>
      <w:bookmarkStart w:id="1541" w:name="_Toc510785500"/>
      <w:bookmarkStart w:id="1542" w:name="_Toc513198141"/>
      <w:bookmarkStart w:id="1543" w:name="_Toc515440393"/>
      <w:bookmarkStart w:id="1544" w:name="_Toc517858910"/>
      <w:bookmarkStart w:id="1545" w:name="_Toc519859150"/>
      <w:bookmarkStart w:id="1546" w:name="_Toc521495194"/>
      <w:bookmarkStart w:id="1547" w:name="_Toc527117807"/>
      <w:bookmarkStart w:id="1548" w:name="_Toc527620334"/>
      <w:bookmarkStart w:id="1549" w:name="_Toc529974576"/>
      <w:bookmarkStart w:id="1550" w:name="_Toc510785501"/>
      <w:bookmarkStart w:id="1551" w:name="_Toc510784352"/>
      <w:bookmarkStart w:id="1552" w:name="_Toc513198142"/>
      <w:bookmarkStart w:id="1553" w:name="_Toc515440394"/>
      <w:bookmarkStart w:id="1554" w:name="_Toc517858911"/>
      <w:bookmarkStart w:id="1555" w:name="_Toc519859151"/>
      <w:bookmarkStart w:id="1556" w:name="_Toc521495195"/>
      <w:bookmarkStart w:id="1557" w:name="_Toc527117808"/>
      <w:bookmarkStart w:id="1558" w:name="_Toc527620335"/>
      <w:bookmarkStart w:id="1559" w:name="_Toc529974577"/>
      <w:bookmarkStart w:id="1560" w:name="_Toc439685315"/>
      <w:bookmarkStart w:id="1561" w:name="_Toc120228705"/>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r w:rsidRPr="00EE1D62">
        <w:rPr>
          <w:lang w:eastAsia="en-US"/>
        </w:rPr>
        <w:t xml:space="preserve">Support </w:t>
      </w:r>
      <w:r w:rsidR="003535C9">
        <w:rPr>
          <w:lang w:eastAsia="en-US"/>
        </w:rPr>
        <w:t>f</w:t>
      </w:r>
      <w:r w:rsidRPr="00EE1D62">
        <w:rPr>
          <w:lang w:eastAsia="en-US"/>
        </w:rPr>
        <w:t xml:space="preserve">ile </w:t>
      </w:r>
      <w:r w:rsidR="003535C9">
        <w:rPr>
          <w:lang w:eastAsia="en-US"/>
        </w:rPr>
        <w:t>m</w:t>
      </w:r>
      <w:r w:rsidRPr="00EE1D62">
        <w:rPr>
          <w:lang w:eastAsia="en-US"/>
        </w:rPr>
        <w:t>anagement</w:t>
      </w:r>
      <w:bookmarkEnd w:id="1560"/>
      <w:bookmarkEnd w:id="1561"/>
    </w:p>
    <w:p w14:paraId="648FA29F" w14:textId="0B7234A9" w:rsidR="00E73EDF" w:rsidRPr="00EE1D62" w:rsidRDefault="007653F1" w:rsidP="000559BE">
      <w:pPr>
        <w:autoSpaceDE w:val="0"/>
        <w:autoSpaceDN w:val="0"/>
        <w:adjustRightInd w:val="0"/>
        <w:spacing w:after="120" w:line="240" w:lineRule="auto"/>
        <w:rPr>
          <w:rFonts w:cs="Arial"/>
          <w:lang w:eastAsia="en-US"/>
        </w:rPr>
      </w:pPr>
      <w:r w:rsidRPr="00EE1D62">
        <w:rPr>
          <w:rFonts w:cs="Arial"/>
          <w:lang w:eastAsia="en-US"/>
        </w:rPr>
        <w:t xml:space="preserve">When a support file is created or a subsequent version is issued it must carry its own issue date and be supported with a digital signature which authenticates it against the </w:t>
      </w:r>
      <w:r w:rsidR="000559BE">
        <w:rPr>
          <w:rFonts w:cs="Arial"/>
          <w:lang w:eastAsia="en-US"/>
        </w:rPr>
        <w:t>P</w:t>
      </w:r>
      <w:r w:rsidRPr="00EE1D62">
        <w:rPr>
          <w:rFonts w:cs="Arial"/>
          <w:lang w:eastAsia="en-US"/>
        </w:rPr>
        <w:t xml:space="preserve">roducer’s public key included in the </w:t>
      </w:r>
      <w:r w:rsidR="000559BE">
        <w:rPr>
          <w:rFonts w:cs="Arial"/>
          <w:lang w:eastAsia="en-US"/>
        </w:rPr>
        <w:t>E</w:t>
      </w:r>
      <w:r w:rsidRPr="00EE1D62">
        <w:rPr>
          <w:rFonts w:cs="Arial"/>
          <w:lang w:eastAsia="en-US"/>
        </w:rPr>
        <w:t xml:space="preserve">xchange </w:t>
      </w:r>
      <w:r w:rsidR="000559BE">
        <w:rPr>
          <w:rFonts w:cs="Arial"/>
          <w:lang w:eastAsia="en-US"/>
        </w:rPr>
        <w:t>S</w:t>
      </w:r>
      <w:r w:rsidRPr="00EE1D62">
        <w:rPr>
          <w:rFonts w:cs="Arial"/>
          <w:lang w:eastAsia="en-US"/>
        </w:rPr>
        <w:t>et metadata.</w:t>
      </w:r>
    </w:p>
    <w:p w14:paraId="49E629B1" w14:textId="06A29DAC" w:rsidR="00E73EDF" w:rsidRPr="00EE1D62" w:rsidRDefault="007653F1" w:rsidP="000559BE">
      <w:pPr>
        <w:autoSpaceDE w:val="0"/>
        <w:autoSpaceDN w:val="0"/>
        <w:adjustRightInd w:val="0"/>
        <w:spacing w:after="120" w:line="240" w:lineRule="auto"/>
        <w:rPr>
          <w:rFonts w:eastAsia="Times New Roman" w:cs="Arial"/>
          <w:lang w:eastAsia="en-US"/>
        </w:rPr>
      </w:pPr>
      <w:r w:rsidRPr="00EE1D62">
        <w:rPr>
          <w:rFonts w:cs="Arial"/>
          <w:lang w:eastAsia="en-US"/>
        </w:rPr>
        <w:t>The type of support file is indicated in the “purpose” fi</w:t>
      </w:r>
      <w:r w:rsidR="000559BE">
        <w:rPr>
          <w:rFonts w:cs="Arial"/>
          <w:lang w:eastAsia="en-US"/>
        </w:rPr>
        <w:t xml:space="preserve">eld of the discovery metadata. </w:t>
      </w:r>
      <w:r w:rsidR="007F0E40" w:rsidRPr="00EE1D62">
        <w:rPr>
          <w:rFonts w:cs="Arial"/>
          <w:lang w:val="en-US" w:eastAsia="en-US"/>
        </w:rPr>
        <w:t>Three types: new, replace</w:t>
      </w:r>
      <w:r w:rsidR="000559BE">
        <w:rPr>
          <w:rFonts w:cs="Arial"/>
          <w:lang w:val="en-US" w:eastAsia="en-US"/>
        </w:rPr>
        <w:t xml:space="preserve">ment and deletion are defined. </w:t>
      </w:r>
      <w:r w:rsidRPr="00EE1D62">
        <w:rPr>
          <w:rFonts w:cs="Arial"/>
          <w:lang w:eastAsia="en-US"/>
        </w:rPr>
        <w:t>Support files carrying the “deletion” flag must be removed</w:t>
      </w:r>
      <w:r w:rsidR="000559BE">
        <w:rPr>
          <w:rFonts w:cs="Arial"/>
          <w:lang w:eastAsia="en-US"/>
        </w:rPr>
        <w:t xml:space="preserve"> from the system. </w:t>
      </w:r>
      <w:r w:rsidRPr="00EE1D62">
        <w:rPr>
          <w:rFonts w:eastAsia="Times New Roman" w:cs="Arial"/>
          <w:lang w:eastAsia="en-US"/>
        </w:rPr>
        <w:t xml:space="preserve">When a feature pointing to a text, picture or application file is deleted or updated so that it no longer references the file, the system software must check to see whether any other feature </w:t>
      </w:r>
      <w:r w:rsidR="00954759" w:rsidRPr="00EE1D62">
        <w:rPr>
          <w:rFonts w:eastAsia="Times New Roman" w:cs="Arial"/>
          <w:lang w:eastAsia="en-US"/>
        </w:rPr>
        <w:t xml:space="preserve">references </w:t>
      </w:r>
      <w:r w:rsidRPr="00EE1D62">
        <w:rPr>
          <w:rFonts w:eastAsia="Times New Roman" w:cs="Arial"/>
          <w:lang w:eastAsia="en-US"/>
        </w:rPr>
        <w:t>the same file, before that file is deleted.</w:t>
      </w:r>
    </w:p>
    <w:p w14:paraId="57A15E83" w14:textId="6C912EA1" w:rsidR="00E73EDF" w:rsidRPr="00EC74DC" w:rsidRDefault="007653F1" w:rsidP="000559BE">
      <w:pPr>
        <w:autoSpaceDE w:val="0"/>
        <w:autoSpaceDN w:val="0"/>
        <w:adjustRightInd w:val="0"/>
        <w:spacing w:after="120" w:line="240" w:lineRule="auto"/>
        <w:rPr>
          <w:rFonts w:eastAsia="Times New Roman" w:cs="Arial"/>
          <w:lang w:eastAsia="en-US"/>
        </w:rPr>
      </w:pPr>
      <w:r w:rsidRPr="00EC74DC">
        <w:rPr>
          <w:rFonts w:eastAsia="Times New Roman" w:cs="Arial"/>
          <w:lang w:eastAsia="en-US"/>
        </w:rPr>
        <w:t xml:space="preserve">Each support file </w:t>
      </w:r>
      <w:r w:rsidR="004652D2" w:rsidRPr="00EC74DC">
        <w:rPr>
          <w:rFonts w:eastAsia="Times New Roman" w:cs="Arial"/>
          <w:lang w:eastAsia="en-US"/>
        </w:rPr>
        <w:t xml:space="preserve">required </w:t>
      </w:r>
      <w:r w:rsidRPr="00EC74DC">
        <w:rPr>
          <w:rFonts w:eastAsia="Times New Roman" w:cs="Arial"/>
          <w:lang w:eastAsia="en-US"/>
        </w:rPr>
        <w:t xml:space="preserve">must be </w:t>
      </w:r>
      <w:r w:rsidR="004652D2" w:rsidRPr="00EC74DC">
        <w:rPr>
          <w:rFonts w:eastAsia="Times New Roman" w:cs="Arial"/>
          <w:lang w:eastAsia="en-US"/>
        </w:rPr>
        <w:t xml:space="preserve">included </w:t>
      </w:r>
      <w:r w:rsidRPr="00EC74DC">
        <w:rPr>
          <w:rFonts w:eastAsia="Times New Roman" w:cs="Arial"/>
          <w:lang w:eastAsia="en-US"/>
        </w:rPr>
        <w:t xml:space="preserve">only once in the </w:t>
      </w:r>
      <w:r w:rsidR="000559BE">
        <w:rPr>
          <w:rFonts w:eastAsia="Times New Roman" w:cs="Arial"/>
          <w:lang w:eastAsia="en-US"/>
        </w:rPr>
        <w:t>E</w:t>
      </w:r>
      <w:r w:rsidRPr="00EC74DC">
        <w:rPr>
          <w:rFonts w:eastAsia="Times New Roman" w:cs="Arial"/>
          <w:lang w:eastAsia="en-US"/>
        </w:rPr>
        <w:t xml:space="preserve">xchange </w:t>
      </w:r>
      <w:r w:rsidR="000559BE">
        <w:rPr>
          <w:rFonts w:eastAsia="Times New Roman" w:cs="Arial"/>
          <w:lang w:eastAsia="en-US"/>
        </w:rPr>
        <w:t>S</w:t>
      </w:r>
      <w:r w:rsidRPr="00EC74DC">
        <w:rPr>
          <w:rFonts w:eastAsia="Times New Roman" w:cs="Arial"/>
          <w:lang w:eastAsia="en-US"/>
        </w:rPr>
        <w:t>et.</w:t>
      </w:r>
    </w:p>
    <w:p w14:paraId="452A6F81" w14:textId="18B25F0D" w:rsidR="007F0E40" w:rsidRPr="00EC74DC" w:rsidRDefault="007653F1" w:rsidP="000559BE">
      <w:pPr>
        <w:spacing w:after="120" w:line="240" w:lineRule="auto"/>
        <w:rPr>
          <w:rFonts w:cs="Arial"/>
          <w:lang w:eastAsia="en-US"/>
        </w:rPr>
      </w:pPr>
      <w:r w:rsidRPr="00EC74DC">
        <w:rPr>
          <w:rFonts w:cs="Arial"/>
          <w:lang w:eastAsia="en-US"/>
        </w:rPr>
        <w:t xml:space="preserve">Support files </w:t>
      </w:r>
      <w:r w:rsidR="007F0E40" w:rsidRPr="00EC74DC">
        <w:rPr>
          <w:rFonts w:cs="Arial"/>
          <w:lang w:eastAsia="en-US"/>
        </w:rPr>
        <w:t xml:space="preserve">must </w:t>
      </w:r>
      <w:r w:rsidRPr="00EC74DC">
        <w:rPr>
          <w:rFonts w:cs="Arial"/>
          <w:lang w:eastAsia="en-US"/>
        </w:rPr>
        <w:t xml:space="preserve">be stored in a separate folder within the </w:t>
      </w:r>
      <w:r w:rsidR="000559BE">
        <w:rPr>
          <w:rFonts w:cs="Arial"/>
          <w:lang w:eastAsia="en-US"/>
        </w:rPr>
        <w:t>E</w:t>
      </w:r>
      <w:r w:rsidRPr="00EC74DC">
        <w:rPr>
          <w:rFonts w:cs="Arial"/>
          <w:lang w:eastAsia="en-US"/>
        </w:rPr>
        <w:t xml:space="preserve">xchange </w:t>
      </w:r>
      <w:r w:rsidR="000559BE">
        <w:rPr>
          <w:rFonts w:cs="Arial"/>
          <w:lang w:eastAsia="en-US"/>
        </w:rPr>
        <w:t>S</w:t>
      </w:r>
      <w:r w:rsidRPr="00EC74DC">
        <w:rPr>
          <w:rFonts w:cs="Arial"/>
          <w:lang w:eastAsia="en-US"/>
        </w:rPr>
        <w:t>et</w:t>
      </w:r>
      <w:r w:rsidR="007F0E40" w:rsidRPr="00EC74DC">
        <w:rPr>
          <w:rFonts w:cs="Arial"/>
          <w:lang w:eastAsia="en-US"/>
        </w:rPr>
        <w:t xml:space="preserve">, </w:t>
      </w:r>
      <w:r w:rsidR="007F0E40" w:rsidRPr="00EC74DC">
        <w:rPr>
          <w:rFonts w:cs="Arial"/>
          <w:lang w:val="en-US" w:eastAsia="en-US"/>
        </w:rPr>
        <w:t>refer to</w:t>
      </w:r>
      <w:r w:rsidR="00D54115">
        <w:rPr>
          <w:rFonts w:cs="Arial"/>
          <w:lang w:val="en-US" w:eastAsia="en-US"/>
        </w:rPr>
        <w:t xml:space="preserve"> </w:t>
      </w:r>
      <w:r w:rsidR="00D54115">
        <w:rPr>
          <w:rFonts w:cs="Arial"/>
          <w:lang w:val="en-US" w:eastAsia="en-US"/>
        </w:rPr>
        <w:fldChar w:fldCharType="begin"/>
      </w:r>
      <w:r w:rsidR="00D54115">
        <w:rPr>
          <w:rFonts w:cs="Arial"/>
          <w:lang w:val="en-US" w:eastAsia="en-US"/>
        </w:rPr>
        <w:instrText xml:space="preserve"> REF _Ref111743381 \h </w:instrText>
      </w:r>
      <w:r w:rsidR="00D54115">
        <w:rPr>
          <w:rFonts w:cs="Arial"/>
          <w:lang w:val="en-US" w:eastAsia="en-US"/>
        </w:rPr>
      </w:r>
      <w:r w:rsidR="00D54115">
        <w:rPr>
          <w:rFonts w:cs="Arial"/>
          <w:lang w:val="en-US" w:eastAsia="en-US"/>
        </w:rPr>
        <w:fldChar w:fldCharType="separate"/>
      </w:r>
      <w:r w:rsidR="0082228C">
        <w:t xml:space="preserve">Figure </w:t>
      </w:r>
      <w:r w:rsidR="0082228C">
        <w:rPr>
          <w:noProof/>
        </w:rPr>
        <w:t>13</w:t>
      </w:r>
      <w:r w:rsidR="0082228C">
        <w:t>.</w:t>
      </w:r>
      <w:r w:rsidR="0082228C">
        <w:rPr>
          <w:noProof/>
        </w:rPr>
        <w:t>2</w:t>
      </w:r>
      <w:r w:rsidR="00D54115">
        <w:rPr>
          <w:rFonts w:cs="Arial"/>
          <w:lang w:val="en-US" w:eastAsia="en-US"/>
        </w:rPr>
        <w:fldChar w:fldCharType="end"/>
      </w:r>
      <w:r w:rsidR="00D54115">
        <w:rPr>
          <w:rFonts w:cs="Arial"/>
          <w:lang w:val="en-US" w:eastAsia="en-US"/>
        </w:rPr>
        <w:t xml:space="preserve"> </w:t>
      </w:r>
      <w:r w:rsidR="007F0E40" w:rsidRPr="00EC74DC">
        <w:rPr>
          <w:rFonts w:cs="Arial"/>
          <w:lang w:val="en-US" w:eastAsia="en-US"/>
        </w:rPr>
        <w:t xml:space="preserve">– </w:t>
      </w:r>
      <w:r w:rsidR="00814BE6">
        <w:rPr>
          <w:rFonts w:cs="Arial"/>
          <w:lang w:val="en-US" w:eastAsia="en-US"/>
        </w:rPr>
        <w:t>Typical</w:t>
      </w:r>
      <w:r w:rsidR="007F0E40" w:rsidRPr="00EC74DC">
        <w:rPr>
          <w:rFonts w:cs="Arial"/>
          <w:lang w:val="en-US" w:eastAsia="en-US"/>
        </w:rPr>
        <w:t xml:space="preserve"> Exchange Set</w:t>
      </w:r>
      <w:r w:rsidR="00814BE6">
        <w:rPr>
          <w:rFonts w:cs="Arial"/>
          <w:lang w:val="en-US" w:eastAsia="en-US"/>
        </w:rPr>
        <w:t xml:space="preserve"> structure</w:t>
      </w:r>
      <w:r w:rsidR="00913DFE">
        <w:rPr>
          <w:rFonts w:cs="Arial"/>
          <w:lang w:eastAsia="en-US"/>
        </w:rPr>
        <w:t>.</w:t>
      </w:r>
    </w:p>
    <w:p w14:paraId="0F06E603" w14:textId="3DFC4D87" w:rsidR="006D018A" w:rsidRPr="00EC74DC" w:rsidRDefault="006D018A" w:rsidP="000559BE">
      <w:pPr>
        <w:spacing w:after="120" w:line="240" w:lineRule="auto"/>
        <w:rPr>
          <w:rFonts w:cs="Arial"/>
          <w:lang w:val="en-US" w:eastAsia="en-US"/>
        </w:rPr>
      </w:pPr>
      <w:r w:rsidRPr="00EC74DC">
        <w:rPr>
          <w:rFonts w:cs="Arial"/>
          <w:lang w:val="en-US" w:eastAsia="en-US"/>
        </w:rPr>
        <w:t>Re</w:t>
      </w:r>
      <w:r w:rsidR="000559BE">
        <w:rPr>
          <w:rFonts w:cs="Arial"/>
          <w:lang w:val="en-US" w:eastAsia="en-US"/>
        </w:rPr>
        <w:t>-</w:t>
      </w:r>
      <w:r w:rsidRPr="00EC74DC">
        <w:rPr>
          <w:rFonts w:cs="Arial"/>
          <w:lang w:val="en-US" w:eastAsia="en-US"/>
        </w:rPr>
        <w:t>use of a support file name after a deletion period is possible only if the support file edition number is higher than the previous edition number before deletion.</w:t>
      </w:r>
    </w:p>
    <w:p w14:paraId="0A30B043" w14:textId="42186C37" w:rsidR="006D018A" w:rsidRPr="00EC74DC" w:rsidRDefault="006D018A" w:rsidP="000559BE">
      <w:pPr>
        <w:spacing w:after="120" w:line="240" w:lineRule="auto"/>
        <w:rPr>
          <w:rFonts w:cs="Arial"/>
          <w:lang w:val="en-US" w:eastAsia="en-US"/>
        </w:rPr>
      </w:pPr>
      <w:r w:rsidRPr="00EC74DC">
        <w:rPr>
          <w:rFonts w:cs="Arial"/>
          <w:lang w:val="en-US" w:eastAsia="en-US"/>
        </w:rPr>
        <w:t xml:space="preserve">Only the latest edition </w:t>
      </w:r>
      <w:r w:rsidR="000559BE">
        <w:rPr>
          <w:rFonts w:cs="Arial"/>
          <w:lang w:val="en-US" w:eastAsia="en-US"/>
        </w:rPr>
        <w:t xml:space="preserve">of a support file can be used. </w:t>
      </w:r>
      <w:r w:rsidRPr="00EC74DC">
        <w:rPr>
          <w:rFonts w:cs="Arial"/>
          <w:lang w:val="en-US" w:eastAsia="en-US"/>
        </w:rPr>
        <w:t xml:space="preserve">As soon as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is created and installed, the older version is retired and can no longer be used by any feature.</w:t>
      </w:r>
    </w:p>
    <w:p w14:paraId="16B1D248" w14:textId="3EDCCAC8" w:rsidR="00913DFE" w:rsidRPr="00EC74DC" w:rsidRDefault="006D018A" w:rsidP="000559BE">
      <w:pPr>
        <w:spacing w:after="120" w:line="240" w:lineRule="auto"/>
        <w:rPr>
          <w:rFonts w:cs="Arial"/>
          <w:lang w:val="en-US" w:eastAsia="en-US"/>
        </w:rPr>
      </w:pPr>
      <w:r w:rsidRPr="00EC74DC">
        <w:rPr>
          <w:rFonts w:cs="Arial"/>
          <w:lang w:val="en-US" w:eastAsia="en-US"/>
        </w:rPr>
        <w:t xml:space="preserve">If a support file is associated with multiple features in one or several datasets, a </w:t>
      </w:r>
      <w:r w:rsidR="000559BE">
        <w:rPr>
          <w:rFonts w:cs="Arial"/>
          <w:lang w:val="en-US" w:eastAsia="en-US"/>
        </w:rPr>
        <w:t>N</w:t>
      </w:r>
      <w:r w:rsidRPr="00EC74DC">
        <w:rPr>
          <w:rFonts w:cs="Arial"/>
          <w:lang w:val="en-US" w:eastAsia="en-US"/>
        </w:rPr>
        <w:t xml:space="preserve">ew </w:t>
      </w:r>
      <w:r w:rsidR="000559BE">
        <w:rPr>
          <w:rFonts w:cs="Arial"/>
          <w:lang w:val="en-US" w:eastAsia="en-US"/>
        </w:rPr>
        <w:t>E</w:t>
      </w:r>
      <w:r w:rsidRPr="00EC74DC">
        <w:rPr>
          <w:rFonts w:cs="Arial"/>
          <w:lang w:val="en-US" w:eastAsia="en-US"/>
        </w:rPr>
        <w:t>dition of the file will immediately be used by all associated features.</w:t>
      </w:r>
    </w:p>
    <w:p w14:paraId="794333DE" w14:textId="00C1472A" w:rsidR="00ED1AEB" w:rsidRDefault="00ED1AEB" w:rsidP="000559BE">
      <w:pPr>
        <w:spacing w:after="120" w:line="240" w:lineRule="auto"/>
        <w:rPr>
          <w:rFonts w:cs="Arial"/>
          <w:lang w:val="en-US" w:eastAsia="en-US"/>
        </w:rPr>
      </w:pPr>
      <w:r>
        <w:rPr>
          <w:rFonts w:cs="Arial"/>
          <w:lang w:val="en-US" w:eastAsia="en-US"/>
        </w:rPr>
        <w:t>Picture and text files are treated differently with respect to changes not applicable to all features or information types referencing the support file.</w:t>
      </w:r>
    </w:p>
    <w:p w14:paraId="6B5B44E5" w14:textId="3178F532" w:rsidR="00ED1AEB" w:rsidRPr="0003194C" w:rsidRDefault="00ED1AEB" w:rsidP="006A5C19">
      <w:pPr>
        <w:pStyle w:val="ListParagraph"/>
        <w:numPr>
          <w:ilvl w:val="0"/>
          <w:numId w:val="30"/>
        </w:numPr>
        <w:spacing w:after="120" w:line="240" w:lineRule="auto"/>
        <w:rPr>
          <w:rFonts w:cs="Arial"/>
          <w:lang w:val="en-US" w:eastAsia="en-US"/>
        </w:rPr>
      </w:pPr>
      <w:r w:rsidRPr="00601FF1">
        <w:rPr>
          <w:rFonts w:cs="Arial"/>
          <w:b/>
          <w:bCs/>
          <w:lang w:val="en-US" w:eastAsia="en-US"/>
        </w:rPr>
        <w:lastRenderedPageBreak/>
        <w:t>Picture files</w:t>
      </w:r>
      <w:r w:rsidRPr="0003194C">
        <w:rPr>
          <w:rFonts w:cs="Arial"/>
          <w:lang w:val="en-US" w:eastAsia="en-US"/>
        </w:rPr>
        <w:t xml:space="preserve">: </w:t>
      </w:r>
      <w:r w:rsidR="006D018A" w:rsidRPr="0003194C">
        <w:rPr>
          <w:rFonts w:cs="Arial"/>
          <w:lang w:val="en-US" w:eastAsia="en-US"/>
        </w:rPr>
        <w:t xml:space="preserve">If a </w:t>
      </w:r>
      <w:r w:rsidR="000559BE" w:rsidRPr="0003194C">
        <w:rPr>
          <w:rFonts w:cs="Arial"/>
          <w:lang w:val="en-US" w:eastAsia="en-US"/>
        </w:rPr>
        <w:t>N</w:t>
      </w:r>
      <w:r w:rsidR="006D018A" w:rsidRPr="0003194C">
        <w:rPr>
          <w:rFonts w:cs="Arial"/>
          <w:lang w:val="en-US" w:eastAsia="en-US"/>
        </w:rPr>
        <w:t xml:space="preserve">ew </w:t>
      </w:r>
      <w:r w:rsidR="000559BE" w:rsidRPr="0003194C">
        <w:rPr>
          <w:rFonts w:cs="Arial"/>
          <w:lang w:val="en-US" w:eastAsia="en-US"/>
        </w:rPr>
        <w:t>E</w:t>
      </w:r>
      <w:r w:rsidR="006D018A" w:rsidRPr="0003194C">
        <w:rPr>
          <w:rFonts w:cs="Arial"/>
          <w:lang w:val="en-US" w:eastAsia="en-US"/>
        </w:rPr>
        <w:t xml:space="preserve">dition of a </w:t>
      </w:r>
      <w:r w:rsidRPr="0003194C">
        <w:rPr>
          <w:rFonts w:cs="Arial"/>
          <w:lang w:val="en-US" w:eastAsia="en-US"/>
        </w:rPr>
        <w:t xml:space="preserve">picture </w:t>
      </w:r>
      <w:r w:rsidR="006D018A" w:rsidRPr="0003194C">
        <w:rPr>
          <w:rFonts w:cs="Arial"/>
          <w:lang w:val="en-US" w:eastAsia="en-US"/>
        </w:rPr>
        <w:t xml:space="preserve">support file contains changes not applicable to all </w:t>
      </w:r>
      <w:r w:rsidRPr="0003194C">
        <w:rPr>
          <w:rFonts w:cs="Arial"/>
          <w:lang w:val="en-US" w:eastAsia="en-US"/>
        </w:rPr>
        <w:t>features or information type instances</w:t>
      </w:r>
      <w:r w:rsidR="00773DEB" w:rsidRPr="0003194C">
        <w:rPr>
          <w:rFonts w:cs="Arial"/>
          <w:lang w:val="en-US" w:eastAsia="en-US"/>
        </w:rPr>
        <w:t xml:space="preserve"> that reference the original picture</w:t>
      </w:r>
      <w:r w:rsidR="006D018A" w:rsidRPr="0003194C">
        <w:rPr>
          <w:rFonts w:cs="Arial"/>
          <w:lang w:val="en-US" w:eastAsia="en-US"/>
        </w:rPr>
        <w:t>, a completely new</w:t>
      </w:r>
      <w:r w:rsidR="000559BE" w:rsidRPr="0003194C">
        <w:rPr>
          <w:rFonts w:cs="Arial"/>
          <w:lang w:val="en-US" w:eastAsia="en-US"/>
        </w:rPr>
        <w:t xml:space="preserve"> </w:t>
      </w:r>
      <w:r w:rsidR="00773DEB" w:rsidRPr="0003194C">
        <w:rPr>
          <w:rFonts w:cs="Arial"/>
          <w:lang w:val="en-US" w:eastAsia="en-US"/>
        </w:rPr>
        <w:t xml:space="preserve">picture </w:t>
      </w:r>
      <w:r w:rsidR="000559BE" w:rsidRPr="0003194C">
        <w:rPr>
          <w:rFonts w:cs="Arial"/>
          <w:lang w:val="en-US" w:eastAsia="en-US"/>
        </w:rPr>
        <w:t>file must be created</w:t>
      </w:r>
      <w:r w:rsidR="00773DEB" w:rsidRPr="0003194C">
        <w:rPr>
          <w:rFonts w:cs="Arial"/>
          <w:lang w:val="en-US" w:eastAsia="en-US"/>
        </w:rPr>
        <w:t>. U</w:t>
      </w:r>
      <w:r w:rsidRPr="0003194C">
        <w:rPr>
          <w:rFonts w:cs="Arial"/>
          <w:lang w:val="en-US" w:eastAsia="en-US"/>
        </w:rPr>
        <w:t xml:space="preserve">pdates </w:t>
      </w:r>
      <w:r w:rsidR="00773DEB" w:rsidRPr="0003194C">
        <w:rPr>
          <w:rFonts w:cs="Arial"/>
          <w:lang w:val="en-US" w:eastAsia="en-US"/>
        </w:rPr>
        <w:t>changing the file reference in the</w:t>
      </w:r>
      <w:r w:rsidRPr="0003194C">
        <w:rPr>
          <w:rFonts w:cs="Arial"/>
          <w:lang w:val="en-US" w:eastAsia="en-US"/>
        </w:rPr>
        <w:t xml:space="preserve"> </w:t>
      </w:r>
      <w:r w:rsidR="00773DEB" w:rsidRPr="0003194C">
        <w:rPr>
          <w:rFonts w:cs="Arial"/>
          <w:lang w:val="en-US" w:eastAsia="en-US"/>
        </w:rPr>
        <w:t xml:space="preserve">feature or information type </w:t>
      </w:r>
      <w:r w:rsidRPr="0003194C">
        <w:rPr>
          <w:rFonts w:cs="Arial"/>
          <w:lang w:val="en-US" w:eastAsia="en-US"/>
        </w:rPr>
        <w:t xml:space="preserve">instances </w:t>
      </w:r>
      <w:r w:rsidR="00773DEB" w:rsidRPr="0003194C">
        <w:rPr>
          <w:rFonts w:cs="Arial"/>
          <w:lang w:val="en-US" w:eastAsia="en-US"/>
        </w:rPr>
        <w:t>that use</w:t>
      </w:r>
      <w:r w:rsidRPr="0003194C">
        <w:rPr>
          <w:rFonts w:cs="Arial"/>
          <w:lang w:val="en-US" w:eastAsia="en-US"/>
        </w:rPr>
        <w:t xml:space="preserve"> the new picture must be generated and distributed as updates to the appropriate datasets.</w:t>
      </w:r>
    </w:p>
    <w:p w14:paraId="59A9919D" w14:textId="29062C88" w:rsidR="00E73EDF" w:rsidRPr="0003194C" w:rsidRDefault="006D018A" w:rsidP="006A5C19">
      <w:pPr>
        <w:pStyle w:val="ListParagraph"/>
        <w:numPr>
          <w:ilvl w:val="0"/>
          <w:numId w:val="30"/>
        </w:numPr>
        <w:spacing w:after="120" w:line="240" w:lineRule="auto"/>
        <w:rPr>
          <w:rFonts w:cs="Arial"/>
          <w:lang w:val="en-US" w:eastAsia="en-US"/>
        </w:rPr>
      </w:pPr>
      <w:r w:rsidRPr="00601FF1">
        <w:rPr>
          <w:rFonts w:cs="Arial"/>
          <w:b/>
          <w:bCs/>
          <w:lang w:val="en-US" w:eastAsia="en-US"/>
        </w:rPr>
        <w:t>T</w:t>
      </w:r>
      <w:r w:rsidR="00773DEB" w:rsidRPr="00601FF1">
        <w:rPr>
          <w:rFonts w:cs="Arial"/>
          <w:b/>
          <w:bCs/>
          <w:lang w:val="en-US" w:eastAsia="en-US"/>
        </w:rPr>
        <w:t>ext files</w:t>
      </w:r>
      <w:r w:rsidR="00773DEB" w:rsidRPr="0003194C">
        <w:rPr>
          <w:rFonts w:cs="Arial"/>
          <w:lang w:val="en-US" w:eastAsia="en-US"/>
        </w:rPr>
        <w:t xml:space="preserve">: The possibility that </w:t>
      </w:r>
      <w:r w:rsidR="009B0E0F" w:rsidRPr="0003194C">
        <w:rPr>
          <w:rFonts w:cs="Arial"/>
          <w:lang w:val="en-US" w:eastAsia="en-US"/>
        </w:rPr>
        <w:t xml:space="preserve">different </w:t>
      </w:r>
      <w:r w:rsidR="00773DEB" w:rsidRPr="0003194C">
        <w:rPr>
          <w:rFonts w:cs="Arial"/>
          <w:lang w:val="en-US" w:eastAsia="en-US"/>
        </w:rPr>
        <w:t>feature or information type</w:t>
      </w:r>
      <w:r w:rsidR="009B0E0F" w:rsidRPr="0003194C">
        <w:rPr>
          <w:rFonts w:cs="Arial"/>
          <w:lang w:val="en-US" w:eastAsia="en-US"/>
        </w:rPr>
        <w:t xml:space="preserve"> instances</w:t>
      </w:r>
      <w:r w:rsidR="00773DEB" w:rsidRPr="0003194C">
        <w:rPr>
          <w:rFonts w:cs="Arial"/>
          <w:lang w:val="en-US" w:eastAsia="en-US"/>
        </w:rPr>
        <w:t xml:space="preserve"> reference different portions of the file </w:t>
      </w:r>
      <w:r w:rsidR="009B0E0F" w:rsidRPr="0003194C">
        <w:rPr>
          <w:rFonts w:cs="Arial"/>
          <w:lang w:val="en-US" w:eastAsia="en-US"/>
        </w:rPr>
        <w:t xml:space="preserve">(by means of </w:t>
      </w:r>
      <w:proofErr w:type="spellStart"/>
      <w:r w:rsidR="009B0E0F" w:rsidRPr="0003194C">
        <w:rPr>
          <w:rFonts w:cs="Arial"/>
          <w:i/>
          <w:iCs/>
          <w:lang w:val="en-US" w:eastAsia="en-US"/>
        </w:rPr>
        <w:t>fileLocator</w:t>
      </w:r>
      <w:proofErr w:type="spellEnd"/>
      <w:r w:rsidR="009B0E0F" w:rsidRPr="0003194C">
        <w:rPr>
          <w:rFonts w:cs="Arial"/>
          <w:lang w:val="en-US" w:eastAsia="en-US"/>
        </w:rPr>
        <w:t xml:space="preserve"> attributes) </w:t>
      </w:r>
      <w:r w:rsidR="00773DEB" w:rsidRPr="0003194C">
        <w:rPr>
          <w:rFonts w:cs="Arial"/>
          <w:lang w:val="en-US" w:eastAsia="en-US"/>
        </w:rPr>
        <w:t>must be taken into account</w:t>
      </w:r>
      <w:r w:rsidR="009B0E0F" w:rsidRPr="0003194C">
        <w:rPr>
          <w:rFonts w:cs="Arial"/>
          <w:lang w:val="en-US" w:eastAsia="en-US"/>
        </w:rPr>
        <w:t>.</w:t>
      </w:r>
    </w:p>
    <w:p w14:paraId="6CE72CFA" w14:textId="0119D857" w:rsidR="009B0E0F" w:rsidRPr="0003194C" w:rsidRDefault="009B0E0F" w:rsidP="006A5C19">
      <w:pPr>
        <w:pStyle w:val="ListParagraph"/>
        <w:numPr>
          <w:ilvl w:val="1"/>
          <w:numId w:val="30"/>
        </w:numPr>
        <w:spacing w:after="120" w:line="240" w:lineRule="auto"/>
        <w:rPr>
          <w:rFonts w:cs="Arial"/>
          <w:lang w:val="en-US" w:eastAsia="en-US"/>
        </w:rPr>
      </w:pPr>
      <w:r w:rsidRPr="0003194C">
        <w:rPr>
          <w:rFonts w:cs="Arial"/>
          <w:lang w:val="en-US" w:eastAsia="en-US"/>
        </w:rPr>
        <w:t xml:space="preserve">For plain-text files (TXT), since users may see additional portions of the file as well as the specific section referenced, the same criteria as picture files must be applied and a new TXT file created if </w:t>
      </w:r>
      <w:r w:rsidR="00B42D1F" w:rsidRPr="0003194C">
        <w:rPr>
          <w:rFonts w:cs="Arial"/>
          <w:lang w:val="en-US" w:eastAsia="en-US"/>
        </w:rPr>
        <w:t>there are objects that still need the old information</w:t>
      </w:r>
      <w:r w:rsidRPr="0003194C">
        <w:rPr>
          <w:rFonts w:cs="Arial"/>
          <w:lang w:val="en-US" w:eastAsia="en-US"/>
        </w:rPr>
        <w:t>.</w:t>
      </w:r>
    </w:p>
    <w:p w14:paraId="5202E1C1" w14:textId="6880D5E9" w:rsidR="00B42D1F" w:rsidRPr="0003194C" w:rsidRDefault="00B42D1F" w:rsidP="006A5C19">
      <w:pPr>
        <w:pStyle w:val="ListParagraph"/>
        <w:numPr>
          <w:ilvl w:val="1"/>
          <w:numId w:val="30"/>
        </w:numPr>
        <w:spacing w:after="120" w:line="240" w:lineRule="auto"/>
        <w:rPr>
          <w:rFonts w:cs="Arial"/>
          <w:lang w:val="en-US" w:eastAsia="en-US"/>
        </w:rPr>
      </w:pPr>
      <w:r w:rsidRPr="0003194C">
        <w:rPr>
          <w:rFonts w:cs="Arial"/>
          <w:lang w:val="en-US" w:eastAsia="en-US"/>
        </w:rPr>
        <w:t>For HTML and XML files,</w:t>
      </w:r>
      <w:r w:rsidR="0003194C">
        <w:rPr>
          <w:rFonts w:cs="Arial"/>
          <w:lang w:val="en-US" w:eastAsia="en-US"/>
        </w:rPr>
        <w:t xml:space="preserve"> instances may have</w:t>
      </w:r>
      <w:r w:rsidRPr="0003194C">
        <w:rPr>
          <w:rFonts w:cs="Arial"/>
          <w:lang w:val="en-US" w:eastAsia="en-US"/>
        </w:rPr>
        <w:t xml:space="preserve"> </w:t>
      </w:r>
      <w:proofErr w:type="spellStart"/>
      <w:r w:rsidRPr="0003194C">
        <w:rPr>
          <w:rFonts w:cs="Arial"/>
          <w:i/>
          <w:iCs/>
          <w:lang w:val="en-US" w:eastAsia="en-US"/>
        </w:rPr>
        <w:t>fileLocator</w:t>
      </w:r>
      <w:proofErr w:type="spellEnd"/>
      <w:r w:rsidRPr="0003194C">
        <w:rPr>
          <w:rFonts w:cs="Arial"/>
          <w:lang w:val="en-US" w:eastAsia="en-US"/>
        </w:rPr>
        <w:t xml:space="preserve"> attributes </w:t>
      </w:r>
      <w:r w:rsidR="0003194C">
        <w:rPr>
          <w:rFonts w:cs="Arial"/>
          <w:lang w:val="en-US" w:eastAsia="en-US"/>
        </w:rPr>
        <w:t xml:space="preserve">that </w:t>
      </w:r>
      <w:r w:rsidRPr="0003194C">
        <w:rPr>
          <w:rFonts w:cs="Arial"/>
          <w:lang w:val="en-US" w:eastAsia="en-US"/>
        </w:rPr>
        <w:t>point to either HTML “anchors” (i.e., bookmarks) or specific sections identified by an “id” attribute. If some instances still need to reference the old information, there are two possible solutions:</w:t>
      </w:r>
    </w:p>
    <w:p w14:paraId="578D1FBA" w14:textId="2B6B51EF" w:rsidR="00B42D1F" w:rsidRPr="0003194C" w:rsidRDefault="00B42D1F" w:rsidP="006A5C19">
      <w:pPr>
        <w:pStyle w:val="ListParagraph"/>
        <w:numPr>
          <w:ilvl w:val="2"/>
          <w:numId w:val="30"/>
        </w:numPr>
        <w:spacing w:after="120" w:line="240" w:lineRule="auto"/>
        <w:rPr>
          <w:rFonts w:cs="Arial"/>
          <w:lang w:val="en-US" w:eastAsia="en-US"/>
        </w:rPr>
      </w:pPr>
      <w:r w:rsidRPr="0003194C">
        <w:rPr>
          <w:rFonts w:cs="Arial"/>
          <w:lang w:val="en-US" w:eastAsia="en-US"/>
        </w:rPr>
        <w:t xml:space="preserve">An updated support file </w:t>
      </w:r>
      <w:r w:rsidR="000923FA" w:rsidRPr="0003194C">
        <w:rPr>
          <w:rFonts w:cs="Arial"/>
          <w:lang w:val="en-US" w:eastAsia="en-US"/>
        </w:rPr>
        <w:t>can</w:t>
      </w:r>
      <w:r w:rsidRPr="0003194C">
        <w:rPr>
          <w:rFonts w:cs="Arial"/>
          <w:lang w:val="en-US" w:eastAsia="en-US"/>
        </w:rPr>
        <w:t xml:space="preserve"> be created with the new information added in a new section of the file, identified by a new “HTML anchor” or “id” attribute. Feature and information type instances that need to reference the changed information must have their </w:t>
      </w:r>
      <w:proofErr w:type="spellStart"/>
      <w:r w:rsidRPr="0003194C">
        <w:rPr>
          <w:rFonts w:cs="Arial"/>
          <w:i/>
          <w:iCs/>
          <w:lang w:val="en-US" w:eastAsia="en-US"/>
        </w:rPr>
        <w:t>file</w:t>
      </w:r>
      <w:r w:rsidR="000923FA" w:rsidRPr="0003194C">
        <w:rPr>
          <w:rFonts w:cs="Arial"/>
          <w:i/>
          <w:iCs/>
          <w:lang w:val="en-US" w:eastAsia="en-US"/>
        </w:rPr>
        <w:t>Locator</w:t>
      </w:r>
      <w:proofErr w:type="spellEnd"/>
      <w:r w:rsidR="000923FA" w:rsidRPr="0003194C">
        <w:rPr>
          <w:rFonts w:cs="Arial"/>
          <w:lang w:val="en-US" w:eastAsia="en-US"/>
        </w:rPr>
        <w:t xml:space="preserve"> values updated to reference the new section or bookmark.</w:t>
      </w:r>
    </w:p>
    <w:p w14:paraId="2DD3E7F8" w14:textId="3576ED23" w:rsidR="0003194C" w:rsidRDefault="000923FA" w:rsidP="006A5C19">
      <w:pPr>
        <w:pStyle w:val="ListParagraph"/>
        <w:numPr>
          <w:ilvl w:val="2"/>
          <w:numId w:val="30"/>
        </w:numPr>
        <w:spacing w:after="120" w:line="240" w:lineRule="auto"/>
        <w:rPr>
          <w:rFonts w:cs="Arial"/>
          <w:lang w:val="en-US" w:eastAsia="en-US"/>
        </w:rPr>
      </w:pPr>
      <w:r w:rsidRPr="0003194C">
        <w:rPr>
          <w:rFonts w:cs="Arial"/>
          <w:lang w:val="en-US" w:eastAsia="en-US"/>
        </w:rPr>
        <w:t xml:space="preserve">A new support file can be created and feature and information type instances that need to reference the new information must have their </w:t>
      </w:r>
      <w:proofErr w:type="spellStart"/>
      <w:r w:rsidRPr="0003194C">
        <w:rPr>
          <w:rFonts w:cs="Arial"/>
          <w:i/>
          <w:iCs/>
          <w:lang w:val="en-US" w:eastAsia="en-US"/>
        </w:rPr>
        <w:t>file</w:t>
      </w:r>
      <w:r w:rsidR="0003194C" w:rsidRPr="0003194C">
        <w:rPr>
          <w:rFonts w:cs="Arial"/>
          <w:i/>
          <w:iCs/>
          <w:lang w:val="en-US" w:eastAsia="en-US"/>
        </w:rPr>
        <w:t>R</w:t>
      </w:r>
      <w:r w:rsidRPr="0003194C">
        <w:rPr>
          <w:rFonts w:cs="Arial"/>
          <w:i/>
          <w:iCs/>
          <w:lang w:val="en-US" w:eastAsia="en-US"/>
        </w:rPr>
        <w:t>eference</w:t>
      </w:r>
      <w:proofErr w:type="spellEnd"/>
      <w:r w:rsidRPr="0003194C">
        <w:rPr>
          <w:rFonts w:cs="Arial"/>
          <w:lang w:val="en-US" w:eastAsia="en-US"/>
        </w:rPr>
        <w:t xml:space="preserve"> and </w:t>
      </w:r>
      <w:proofErr w:type="spellStart"/>
      <w:r w:rsidRPr="0003194C">
        <w:rPr>
          <w:rFonts w:cs="Arial"/>
          <w:i/>
          <w:iCs/>
          <w:lang w:val="en-US" w:eastAsia="en-US"/>
        </w:rPr>
        <w:t>fileLocator</w:t>
      </w:r>
      <w:proofErr w:type="spellEnd"/>
      <w:r w:rsidRPr="0003194C">
        <w:rPr>
          <w:rFonts w:cs="Arial"/>
          <w:lang w:val="en-US" w:eastAsia="en-US"/>
        </w:rPr>
        <w:t xml:space="preserve"> attributes updated.</w:t>
      </w:r>
    </w:p>
    <w:p w14:paraId="2E741B9A" w14:textId="0F992CE8" w:rsidR="0003194C" w:rsidRDefault="0003194C" w:rsidP="006A5C19">
      <w:pPr>
        <w:pStyle w:val="ListParagraph"/>
        <w:numPr>
          <w:ilvl w:val="1"/>
          <w:numId w:val="30"/>
        </w:numPr>
        <w:spacing w:after="120" w:line="240" w:lineRule="auto"/>
        <w:rPr>
          <w:rFonts w:cs="Arial"/>
          <w:lang w:val="en-US" w:eastAsia="en-US"/>
        </w:rPr>
      </w:pPr>
      <w:r>
        <w:rPr>
          <w:rFonts w:cs="Arial"/>
          <w:lang w:val="en-US" w:eastAsia="en-US"/>
        </w:rPr>
        <w:t xml:space="preserve">If there are no </w:t>
      </w:r>
      <w:proofErr w:type="spellStart"/>
      <w:r w:rsidRPr="00601FF1">
        <w:rPr>
          <w:rFonts w:cs="Arial"/>
          <w:i/>
          <w:iCs/>
          <w:lang w:val="en-US" w:eastAsia="en-US"/>
        </w:rPr>
        <w:t>fileLocator</w:t>
      </w:r>
      <w:proofErr w:type="spellEnd"/>
      <w:r>
        <w:rPr>
          <w:rFonts w:cs="Arial"/>
          <w:lang w:val="en-US" w:eastAsia="en-US"/>
        </w:rPr>
        <w:t xml:space="preserve"> attributes in referencing instances, </w:t>
      </w:r>
      <w:r w:rsidR="00601FF1">
        <w:rPr>
          <w:rFonts w:cs="Arial"/>
          <w:lang w:val="en-US" w:eastAsia="en-US"/>
        </w:rPr>
        <w:t xml:space="preserve">a new support file may be created or </w:t>
      </w:r>
      <w:r>
        <w:rPr>
          <w:rFonts w:cs="Arial"/>
          <w:lang w:val="en-US" w:eastAsia="en-US"/>
        </w:rPr>
        <w:t xml:space="preserve">the </w:t>
      </w:r>
      <w:r w:rsidR="00601FF1">
        <w:rPr>
          <w:rFonts w:cs="Arial"/>
          <w:lang w:val="en-US" w:eastAsia="en-US"/>
        </w:rPr>
        <w:t xml:space="preserve">existing </w:t>
      </w:r>
      <w:r>
        <w:rPr>
          <w:rFonts w:cs="Arial"/>
          <w:lang w:val="en-US" w:eastAsia="en-US"/>
        </w:rPr>
        <w:t>support file may be updated to add the new information and facilitate locator attributes by adding HTML anchors or XML id attributes.</w:t>
      </w:r>
      <w:r w:rsidR="00601FF1">
        <w:rPr>
          <w:rFonts w:cs="Arial"/>
          <w:lang w:val="en-US" w:eastAsia="en-US"/>
        </w:rPr>
        <w:t xml:space="preserve"> The affected feature or information type instances must be updated accordingly.</w:t>
      </w:r>
    </w:p>
    <w:p w14:paraId="7CBA1019" w14:textId="453FE7F2" w:rsidR="000923FA" w:rsidRDefault="000923FA" w:rsidP="006A5C19">
      <w:pPr>
        <w:pStyle w:val="ListParagraph"/>
        <w:numPr>
          <w:ilvl w:val="0"/>
          <w:numId w:val="30"/>
        </w:numPr>
        <w:spacing w:after="120" w:line="240" w:lineRule="auto"/>
        <w:rPr>
          <w:rFonts w:cs="Arial"/>
          <w:lang w:val="en-US" w:eastAsia="en-US"/>
        </w:rPr>
      </w:pPr>
      <w:r w:rsidRPr="0003194C">
        <w:rPr>
          <w:rFonts w:cs="Arial"/>
          <w:lang w:val="en-US" w:eastAsia="en-US"/>
        </w:rPr>
        <w:t xml:space="preserve">In </w:t>
      </w:r>
      <w:r w:rsidR="00601FF1">
        <w:rPr>
          <w:rFonts w:cs="Arial"/>
          <w:lang w:val="en-US" w:eastAsia="en-US"/>
        </w:rPr>
        <w:t>all</w:t>
      </w:r>
      <w:r w:rsidRPr="0003194C">
        <w:rPr>
          <w:rFonts w:cs="Arial"/>
          <w:lang w:val="en-US" w:eastAsia="en-US"/>
        </w:rPr>
        <w:t xml:space="preserve"> cases, the file content must be reviewed and updated to ensure that there is no possibility of reader confusion. For example, if a regulation changes only for some regions, a sentence </w:t>
      </w:r>
      <w:r w:rsidR="0003194C" w:rsidRPr="0003194C">
        <w:rPr>
          <w:rFonts w:cs="Arial"/>
          <w:lang w:val="en-US" w:eastAsia="en-US"/>
        </w:rPr>
        <w:t>to the effect that “Revised</w:t>
      </w:r>
      <w:r w:rsidRPr="0003194C">
        <w:rPr>
          <w:rFonts w:cs="Arial"/>
          <w:lang w:val="en-US" w:eastAsia="en-US"/>
        </w:rPr>
        <w:t xml:space="preserve"> for regions X, Y, and Z effective from (date)</w:t>
      </w:r>
      <w:r w:rsidR="0003194C" w:rsidRPr="0003194C">
        <w:rPr>
          <w:rFonts w:cs="Arial"/>
          <w:lang w:val="en-US" w:eastAsia="en-US"/>
        </w:rPr>
        <w:t>” may be added.</w:t>
      </w:r>
    </w:p>
    <w:p w14:paraId="3FB216FD" w14:textId="51B7FB49" w:rsidR="00601FF1" w:rsidRDefault="00601FF1" w:rsidP="00601FF1">
      <w:pPr>
        <w:spacing w:after="120" w:line="240" w:lineRule="auto"/>
        <w:rPr>
          <w:rFonts w:cs="Arial"/>
          <w:lang w:val="en-US" w:eastAsia="en-US"/>
        </w:rPr>
      </w:pPr>
      <w:r>
        <w:rPr>
          <w:rFonts w:cs="Arial"/>
          <w:lang w:val="en-US" w:eastAsia="en-US"/>
        </w:rPr>
        <w:t xml:space="preserve">The potential necessity of appropriate changes in referencing instances should also be considered, for example to picture caption or </w:t>
      </w:r>
      <w:r w:rsidRPr="00601FF1">
        <w:rPr>
          <w:rFonts w:cs="Arial"/>
          <w:i/>
          <w:iCs/>
          <w:lang w:val="en-US" w:eastAsia="en-US"/>
        </w:rPr>
        <w:t>headline</w:t>
      </w:r>
      <w:r>
        <w:rPr>
          <w:rFonts w:cs="Arial"/>
          <w:lang w:val="en-US" w:eastAsia="en-US"/>
        </w:rPr>
        <w:t xml:space="preserve"> attributes.</w:t>
      </w:r>
    </w:p>
    <w:p w14:paraId="4499D413" w14:textId="5DDEA568" w:rsidR="000F5956" w:rsidRPr="001B4868" w:rsidRDefault="00CE6150" w:rsidP="00E55914">
      <w:pPr>
        <w:spacing w:after="120" w:line="240" w:lineRule="auto"/>
        <w:rPr>
          <w:rFonts w:cs="Arial"/>
          <w:lang w:val="en-US" w:eastAsia="en-US"/>
        </w:rPr>
      </w:pPr>
      <w:r>
        <w:rPr>
          <w:rFonts w:cs="Arial"/>
          <w:lang w:val="en-US" w:eastAsia="en-US"/>
        </w:rPr>
        <w:t>In deciding between options, producers should consider the expected lifetime of support files and the effects on update frequency for both datasets and support files, especially in connection with removal of obsolete information from the system as a whole as well as the removal of obsolete sections within support files.</w:t>
      </w:r>
    </w:p>
    <w:p w14:paraId="275E67CD" w14:textId="698CD2C5" w:rsidR="00E73EDF" w:rsidRPr="00EC74DC" w:rsidRDefault="007653F1" w:rsidP="00E55914">
      <w:pPr>
        <w:pStyle w:val="Heading2"/>
        <w:tabs>
          <w:tab w:val="clear" w:pos="540"/>
        </w:tabs>
        <w:spacing w:before="120" w:after="200" w:line="240" w:lineRule="auto"/>
        <w:ind w:left="709" w:hanging="709"/>
        <w:rPr>
          <w:lang w:eastAsia="en-US"/>
        </w:rPr>
      </w:pPr>
      <w:bookmarkStart w:id="1562" w:name="_Toc517858913"/>
      <w:bookmarkStart w:id="1563" w:name="_Toc519859153"/>
      <w:bookmarkStart w:id="1564" w:name="_Toc521495197"/>
      <w:bookmarkStart w:id="1565" w:name="_Toc527117810"/>
      <w:bookmarkStart w:id="1566" w:name="_Toc527620337"/>
      <w:bookmarkStart w:id="1567" w:name="_Toc529974579"/>
      <w:bookmarkStart w:id="1568" w:name="_Toc439685316"/>
      <w:bookmarkStart w:id="1569" w:name="_Toc120228706"/>
      <w:bookmarkEnd w:id="1562"/>
      <w:bookmarkEnd w:id="1563"/>
      <w:bookmarkEnd w:id="1564"/>
      <w:bookmarkEnd w:id="1565"/>
      <w:bookmarkEnd w:id="1566"/>
      <w:bookmarkEnd w:id="1567"/>
      <w:r w:rsidRPr="00EC74DC">
        <w:rPr>
          <w:lang w:eastAsia="en-US"/>
        </w:rPr>
        <w:t>Exchange Catalogue</w:t>
      </w:r>
      <w:bookmarkEnd w:id="1568"/>
      <w:bookmarkEnd w:id="1569"/>
    </w:p>
    <w:p w14:paraId="6BC0ED93" w14:textId="13E95C4B" w:rsidR="00E73EDF" w:rsidRDefault="007653F1" w:rsidP="00E55914">
      <w:pPr>
        <w:autoSpaceDE w:val="0"/>
        <w:autoSpaceDN w:val="0"/>
        <w:adjustRightInd w:val="0"/>
        <w:spacing w:after="120" w:line="240" w:lineRule="auto"/>
        <w:rPr>
          <w:rFonts w:eastAsia="Times New Roman" w:cs="Arial"/>
          <w:lang w:eastAsia="en-US"/>
        </w:rPr>
      </w:pPr>
      <w:r w:rsidRPr="00EC74DC">
        <w:rPr>
          <w:rFonts w:eastAsia="Times New Roman" w:cs="Arial"/>
          <w:bCs/>
          <w:lang w:eastAsia="en-US"/>
        </w:rPr>
        <w:t xml:space="preserve">The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C</w:t>
      </w:r>
      <w:r w:rsidRPr="00EC74DC">
        <w:rPr>
          <w:rFonts w:eastAsia="Times New Roman" w:cs="Arial"/>
          <w:bCs/>
          <w:lang w:eastAsia="en-US"/>
        </w:rPr>
        <w:t xml:space="preserve">atalogue acts as the table of contents for the </w:t>
      </w:r>
      <w:r w:rsidR="00E55914">
        <w:rPr>
          <w:rFonts w:eastAsia="Times New Roman" w:cs="Arial"/>
          <w:bCs/>
          <w:lang w:eastAsia="en-US"/>
        </w:rPr>
        <w:t>E</w:t>
      </w:r>
      <w:r w:rsidRPr="00EC74DC">
        <w:rPr>
          <w:rFonts w:eastAsia="Times New Roman" w:cs="Arial"/>
          <w:bCs/>
          <w:lang w:eastAsia="en-US"/>
        </w:rPr>
        <w:t xml:space="preserve">xchange </w:t>
      </w:r>
      <w:r w:rsidR="00E55914">
        <w:rPr>
          <w:rFonts w:eastAsia="Times New Roman" w:cs="Arial"/>
          <w:bCs/>
          <w:lang w:eastAsia="en-US"/>
        </w:rPr>
        <w:t>S</w:t>
      </w:r>
      <w:r w:rsidRPr="00EC74DC">
        <w:rPr>
          <w:rFonts w:eastAsia="Times New Roman" w:cs="Arial"/>
          <w:bCs/>
          <w:lang w:eastAsia="en-US"/>
        </w:rPr>
        <w:t xml:space="preserve">et. </w:t>
      </w:r>
      <w:r w:rsidRPr="00EC74DC">
        <w:rPr>
          <w:rFonts w:eastAsia="Times New Roman" w:cs="Arial"/>
          <w:lang w:eastAsia="en-US"/>
        </w:rPr>
        <w:t xml:space="preserve">The </w:t>
      </w:r>
      <w:r w:rsidR="00E55914">
        <w:rPr>
          <w:rFonts w:eastAsia="Times New Roman" w:cs="Arial"/>
          <w:lang w:eastAsia="en-US"/>
        </w:rPr>
        <w:t>C</w:t>
      </w:r>
      <w:r w:rsidRPr="00EC74DC">
        <w:rPr>
          <w:rFonts w:eastAsia="Times New Roman" w:cs="Arial"/>
          <w:lang w:eastAsia="en-US"/>
        </w:rPr>
        <w:t xml:space="preserve">atalogue file of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must be named </w:t>
      </w:r>
      <w:r w:rsidR="004E6493" w:rsidRPr="00EC74DC">
        <w:rPr>
          <w:rFonts w:eastAsia="Times New Roman" w:cs="Arial"/>
          <w:lang w:eastAsia="en-US"/>
        </w:rPr>
        <w:t>CATALOG.XML</w:t>
      </w:r>
      <w:r w:rsidRPr="00EC74DC">
        <w:rPr>
          <w:rFonts w:eastAsia="Times New Roman" w:cs="Arial"/>
          <w:lang w:eastAsia="en-US"/>
        </w:rPr>
        <w:t xml:space="preserve">. No other file in the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S</w:t>
      </w:r>
      <w:r w:rsidRPr="00EC74DC">
        <w:rPr>
          <w:rFonts w:eastAsia="Times New Roman" w:cs="Arial"/>
          <w:lang w:eastAsia="en-US"/>
        </w:rPr>
        <w:t xml:space="preserve">et may be named </w:t>
      </w:r>
      <w:r w:rsidR="004E6493" w:rsidRPr="00EC74DC">
        <w:rPr>
          <w:rFonts w:eastAsia="Times New Roman" w:cs="Arial"/>
          <w:lang w:eastAsia="en-US"/>
        </w:rPr>
        <w:t>CATALOG.XML</w:t>
      </w:r>
      <w:r w:rsidR="00B873E8">
        <w:rPr>
          <w:rFonts w:eastAsia="Times New Roman" w:cs="Arial"/>
          <w:lang w:eastAsia="en-US"/>
        </w:rPr>
        <w:t xml:space="preserve">. </w:t>
      </w:r>
      <w:r w:rsidRPr="00EC74DC">
        <w:rPr>
          <w:rFonts w:eastAsia="Times New Roman" w:cs="Arial"/>
          <w:lang w:eastAsia="en-US"/>
        </w:rPr>
        <w:t xml:space="preserve">The contents of the </w:t>
      </w:r>
      <w:r w:rsidR="00954759" w:rsidRPr="00EC74DC">
        <w:rPr>
          <w:rFonts w:eastAsia="Times New Roman" w:cs="Arial"/>
          <w:lang w:eastAsia="en-US"/>
        </w:rPr>
        <w:t>S-1</w:t>
      </w:r>
      <w:r w:rsidR="001B4868">
        <w:rPr>
          <w:rFonts w:eastAsia="Times New Roman" w:cs="Arial"/>
          <w:lang w:eastAsia="en-US"/>
        </w:rPr>
        <w:t>3</w:t>
      </w:r>
      <w:r w:rsidR="00954759" w:rsidRPr="00EC74DC">
        <w:rPr>
          <w:rFonts w:eastAsia="Times New Roman" w:cs="Arial"/>
          <w:lang w:eastAsia="en-US"/>
        </w:rPr>
        <w:t xml:space="preserve">1 </w:t>
      </w:r>
      <w:r w:rsidR="00B873E8">
        <w:rPr>
          <w:rFonts w:eastAsia="Times New Roman" w:cs="Arial"/>
          <w:lang w:eastAsia="en-US"/>
        </w:rPr>
        <w:t>E</w:t>
      </w:r>
      <w:r w:rsidRPr="00EC74DC">
        <w:rPr>
          <w:rFonts w:eastAsia="Times New Roman" w:cs="Arial"/>
          <w:lang w:eastAsia="en-US"/>
        </w:rPr>
        <w:t xml:space="preserve">xchange </w:t>
      </w:r>
      <w:r w:rsidR="00B873E8">
        <w:rPr>
          <w:rFonts w:eastAsia="Times New Roman" w:cs="Arial"/>
          <w:lang w:eastAsia="en-US"/>
        </w:rPr>
        <w:t>C</w:t>
      </w:r>
      <w:r w:rsidRPr="00EC74DC">
        <w:rPr>
          <w:rFonts w:eastAsia="Times New Roman" w:cs="Arial"/>
          <w:lang w:eastAsia="en-US"/>
        </w:rPr>
        <w:t xml:space="preserve">atalogue are described in Clause </w:t>
      </w:r>
      <w:r w:rsidR="001B4868">
        <w:rPr>
          <w:rFonts w:eastAsia="Times New Roman" w:cs="Arial"/>
          <w:lang w:eastAsia="en-US"/>
        </w:rPr>
        <w:fldChar w:fldCharType="begin"/>
      </w:r>
      <w:r w:rsidR="001B4868">
        <w:rPr>
          <w:rFonts w:eastAsia="Times New Roman" w:cs="Arial"/>
          <w:lang w:eastAsia="en-US"/>
        </w:rPr>
        <w:instrText xml:space="preserve"> REF _Ref111726086 \r \h </w:instrText>
      </w:r>
      <w:r w:rsidR="001B4868">
        <w:rPr>
          <w:rFonts w:eastAsia="Times New Roman" w:cs="Arial"/>
          <w:lang w:eastAsia="en-US"/>
        </w:rPr>
      </w:r>
      <w:r w:rsidR="001B4868">
        <w:rPr>
          <w:rFonts w:eastAsia="Times New Roman" w:cs="Arial"/>
          <w:lang w:eastAsia="en-US"/>
        </w:rPr>
        <w:fldChar w:fldCharType="separate"/>
      </w:r>
      <w:r w:rsidR="0082228C">
        <w:rPr>
          <w:rFonts w:eastAsia="Times New Roman" w:cs="Arial"/>
          <w:lang w:eastAsia="en-US"/>
        </w:rPr>
        <w:t>14</w:t>
      </w:r>
      <w:r w:rsidR="001B4868">
        <w:rPr>
          <w:rFonts w:eastAsia="Times New Roman" w:cs="Arial"/>
          <w:lang w:eastAsia="en-US"/>
        </w:rPr>
        <w:fldChar w:fldCharType="end"/>
      </w:r>
      <w:r w:rsidRPr="00EC74DC">
        <w:rPr>
          <w:rFonts w:eastAsia="Times New Roman" w:cs="Arial"/>
          <w:lang w:eastAsia="en-US"/>
        </w:rPr>
        <w:t>.</w:t>
      </w:r>
      <w:bookmarkEnd w:id="1330"/>
      <w:bookmarkEnd w:id="1331"/>
    </w:p>
    <w:p w14:paraId="43890A91" w14:textId="0FA824DE" w:rsidR="000F5956" w:rsidRPr="000F5956" w:rsidRDefault="000F5956" w:rsidP="000F5956">
      <w:pPr>
        <w:pStyle w:val="Heading2"/>
        <w:rPr>
          <w:lang w:eastAsia="en-US"/>
        </w:rPr>
      </w:pPr>
      <w:bookmarkStart w:id="1570" w:name="_Toc120228707"/>
      <w:r w:rsidRPr="000F5956">
        <w:rPr>
          <w:lang w:eastAsia="en-US"/>
        </w:rPr>
        <w:t>Dataset loading</w:t>
      </w:r>
      <w:bookmarkEnd w:id="1570"/>
    </w:p>
    <w:p w14:paraId="7B6727E7" w14:textId="77777777"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Datasets must always be loaded in the order of base dataset first, then update datasets in the corrected sequential order. Systems are not to load updates out of order, for example if update 1-5 is present, then 6 is missing, update 7 must not be loaded.</w:t>
      </w:r>
    </w:p>
    <w:p w14:paraId="3F72B0D8" w14:textId="62342677" w:rsidR="000F5956" w:rsidRPr="000F5956" w:rsidRDefault="000F5956" w:rsidP="000F5956">
      <w:pPr>
        <w:pStyle w:val="Heading3"/>
        <w:rPr>
          <w:lang w:eastAsia="en-US"/>
        </w:rPr>
      </w:pPr>
      <w:bookmarkStart w:id="1571" w:name="_Toc120228708"/>
      <w:r w:rsidRPr="000F5956">
        <w:rPr>
          <w:lang w:eastAsia="en-US"/>
        </w:rPr>
        <w:t>New editions</w:t>
      </w:r>
      <w:bookmarkEnd w:id="1571"/>
    </w:p>
    <w:p w14:paraId="7D763482" w14:textId="473A93AC" w:rsidR="000F5956" w:rsidRPr="000F5956"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When a new edition of a dataset is received, the system must replace the previous edition, along with any updates with the new edition of the dataset. Loading of subsequent updates follow</w:t>
      </w:r>
      <w:r w:rsidR="001B4868">
        <w:rPr>
          <w:rFonts w:eastAsia="Times New Roman" w:cs="Arial"/>
          <w:lang w:eastAsia="en-US"/>
        </w:rPr>
        <w:t>s</w:t>
      </w:r>
      <w:r w:rsidRPr="000F5956">
        <w:rPr>
          <w:rFonts w:eastAsia="Times New Roman" w:cs="Arial"/>
          <w:lang w:eastAsia="en-US"/>
        </w:rPr>
        <w:t xml:space="preserve"> the same rule as above.</w:t>
      </w:r>
    </w:p>
    <w:p w14:paraId="3AC94967" w14:textId="5D7AF054" w:rsidR="000F5956" w:rsidRPr="000F5956" w:rsidRDefault="000F5956" w:rsidP="000F5956">
      <w:pPr>
        <w:pStyle w:val="Heading2"/>
        <w:rPr>
          <w:lang w:eastAsia="en-US"/>
        </w:rPr>
      </w:pPr>
      <w:bookmarkStart w:id="1572" w:name="_Toc120228709"/>
      <w:r w:rsidRPr="000F5956">
        <w:rPr>
          <w:lang w:eastAsia="en-US"/>
        </w:rPr>
        <w:lastRenderedPageBreak/>
        <w:t>Dataset size</w:t>
      </w:r>
      <w:bookmarkEnd w:id="1572"/>
    </w:p>
    <w:p w14:paraId="5D9BF441" w14:textId="15447760" w:rsidR="000F5956" w:rsidRPr="000F5956" w:rsidRDefault="001B4868" w:rsidP="000F5956">
      <w:pPr>
        <w:autoSpaceDE w:val="0"/>
        <w:autoSpaceDN w:val="0"/>
        <w:adjustRightInd w:val="0"/>
        <w:spacing w:after="120" w:line="240" w:lineRule="auto"/>
        <w:rPr>
          <w:rFonts w:eastAsia="Times New Roman" w:cs="Arial"/>
          <w:lang w:eastAsia="en-US"/>
        </w:rPr>
      </w:pPr>
      <w:r>
        <w:rPr>
          <w:rFonts w:eastAsia="Times New Roman" w:cs="Arial"/>
          <w:lang w:eastAsia="en-US"/>
        </w:rPr>
        <w:t>MHI</w:t>
      </w:r>
      <w:r w:rsidR="000F5956" w:rsidRPr="000F5956">
        <w:rPr>
          <w:rFonts w:eastAsia="Times New Roman" w:cs="Arial"/>
          <w:lang w:eastAsia="en-US"/>
        </w:rPr>
        <w:t xml:space="preserve"> datasets must not exceed 20MB.</w:t>
      </w:r>
    </w:p>
    <w:p w14:paraId="17AC5A84" w14:textId="42F65707" w:rsidR="00B873E8" w:rsidRPr="00EC74DC" w:rsidRDefault="000F5956" w:rsidP="000F5956">
      <w:pPr>
        <w:autoSpaceDE w:val="0"/>
        <w:autoSpaceDN w:val="0"/>
        <w:adjustRightInd w:val="0"/>
        <w:spacing w:after="120" w:line="240" w:lineRule="auto"/>
        <w:rPr>
          <w:rFonts w:eastAsia="Times New Roman" w:cs="Arial"/>
          <w:lang w:eastAsia="en-US"/>
        </w:rPr>
      </w:pPr>
      <w:r w:rsidRPr="000F5956">
        <w:rPr>
          <w:rFonts w:eastAsia="Times New Roman" w:cs="Arial"/>
          <w:lang w:eastAsia="en-US"/>
        </w:rPr>
        <w:t>Update datasets must not exceed 500KB.</w:t>
      </w:r>
    </w:p>
    <w:p w14:paraId="044CA3A7" w14:textId="77777777" w:rsidR="00E73EDF" w:rsidRPr="00EC74DC" w:rsidRDefault="007653F1" w:rsidP="00B873E8">
      <w:pPr>
        <w:pStyle w:val="Heading2"/>
        <w:tabs>
          <w:tab w:val="clear" w:pos="540"/>
        </w:tabs>
        <w:spacing w:before="120" w:after="200" w:line="240" w:lineRule="auto"/>
        <w:ind w:left="709" w:hanging="709"/>
      </w:pPr>
      <w:bookmarkStart w:id="1573" w:name="_Toc510784355"/>
      <w:bookmarkStart w:id="1574" w:name="_Toc510785504"/>
      <w:bookmarkStart w:id="1575" w:name="_Toc439685317"/>
      <w:bookmarkStart w:id="1576" w:name="_Ref111744933"/>
      <w:bookmarkStart w:id="1577" w:name="_Toc120228710"/>
      <w:bookmarkEnd w:id="1573"/>
      <w:bookmarkEnd w:id="1574"/>
      <w:r w:rsidRPr="00EC74DC">
        <w:t>Data integrity and encryption</w:t>
      </w:r>
      <w:bookmarkEnd w:id="1575"/>
      <w:bookmarkEnd w:id="1576"/>
      <w:bookmarkEnd w:id="1577"/>
    </w:p>
    <w:p w14:paraId="000861CA" w14:textId="59FC3695" w:rsidR="00E73EDF" w:rsidRPr="00EC74DC" w:rsidRDefault="006D018A" w:rsidP="00D54115">
      <w:r w:rsidRPr="00EC74DC">
        <w:t>Out of scope for S-1</w:t>
      </w:r>
      <w:r w:rsidR="000F5956">
        <w:t>3</w:t>
      </w:r>
      <w:r w:rsidRPr="00EC74DC">
        <w:t>1 Edition 1.0.0.  Under development by S-100WG and will be included for Edition 2.0.0.</w:t>
      </w:r>
      <w:bookmarkStart w:id="1578" w:name="_Toc510784360"/>
      <w:bookmarkStart w:id="1579" w:name="_Toc510785509"/>
      <w:bookmarkEnd w:id="1578"/>
      <w:bookmarkEnd w:id="1579"/>
    </w:p>
    <w:p w14:paraId="5C9C4538" w14:textId="77777777" w:rsidR="00E73EDF" w:rsidRPr="00EC74DC" w:rsidRDefault="007653F1" w:rsidP="00507FDE">
      <w:pPr>
        <w:pStyle w:val="Heading1"/>
        <w:tabs>
          <w:tab w:val="clear" w:pos="400"/>
        </w:tabs>
        <w:spacing w:before="120" w:after="200" w:line="240" w:lineRule="auto"/>
        <w:ind w:left="567" w:hanging="567"/>
      </w:pPr>
      <w:bookmarkStart w:id="1580" w:name="_Toc225648311"/>
      <w:bookmarkStart w:id="1581" w:name="_Toc225065168"/>
      <w:bookmarkStart w:id="1582" w:name="_Toc439685322"/>
      <w:bookmarkStart w:id="1583" w:name="_Ref111726086"/>
      <w:bookmarkStart w:id="1584" w:name="_Ref111771116"/>
      <w:bookmarkStart w:id="1585" w:name="_Toc120228711"/>
      <w:r w:rsidRPr="00EC74DC">
        <w:t>Metadata</w:t>
      </w:r>
      <w:bookmarkEnd w:id="1580"/>
      <w:bookmarkEnd w:id="1581"/>
      <w:bookmarkEnd w:id="1582"/>
      <w:bookmarkEnd w:id="1583"/>
      <w:bookmarkEnd w:id="1584"/>
      <w:bookmarkEnd w:id="1585"/>
    </w:p>
    <w:p w14:paraId="72185015" w14:textId="77777777" w:rsidR="00E73EDF" w:rsidRPr="00EC74DC" w:rsidRDefault="007653F1" w:rsidP="00507FDE">
      <w:pPr>
        <w:pStyle w:val="Heading2"/>
        <w:tabs>
          <w:tab w:val="clear" w:pos="540"/>
        </w:tabs>
        <w:spacing w:before="120" w:after="200" w:line="240" w:lineRule="auto"/>
        <w:ind w:left="709" w:hanging="709"/>
      </w:pPr>
      <w:bookmarkStart w:id="1586" w:name="_Toc439685323"/>
      <w:bookmarkStart w:id="1587" w:name="_Toc120228712"/>
      <w:r w:rsidRPr="00EC74DC">
        <w:t>Introduction</w:t>
      </w:r>
      <w:bookmarkEnd w:id="1586"/>
      <w:bookmarkEnd w:id="1587"/>
    </w:p>
    <w:p w14:paraId="1911908F" w14:textId="77777777" w:rsidR="001B4868" w:rsidRPr="001B4868" w:rsidRDefault="001B4868" w:rsidP="001B4868">
      <w:pPr>
        <w:spacing w:after="120" w:line="240" w:lineRule="auto"/>
        <w:rPr>
          <w:rFonts w:cs="Arial"/>
        </w:rPr>
      </w:pPr>
      <w:r w:rsidRPr="001B4868">
        <w:rPr>
          <w:rFonts w:cs="Arial"/>
        </w:rPr>
        <w:t>For information exchange, there are several categories of metadata required:</w:t>
      </w:r>
    </w:p>
    <w:p w14:paraId="51E38428" w14:textId="4FA60628" w:rsidR="001B4868" w:rsidRPr="001B4868" w:rsidRDefault="001B4868" w:rsidP="006A5C19">
      <w:pPr>
        <w:pStyle w:val="ListParagraph"/>
        <w:numPr>
          <w:ilvl w:val="0"/>
          <w:numId w:val="31"/>
        </w:numPr>
        <w:spacing w:after="120" w:line="240" w:lineRule="auto"/>
        <w:rPr>
          <w:rFonts w:cs="Arial"/>
        </w:rPr>
      </w:pPr>
      <w:r w:rsidRPr="001B4868">
        <w:rPr>
          <w:rFonts w:cs="Arial"/>
        </w:rPr>
        <w:t>metadata about the overall exchange set and catalogue;</w:t>
      </w:r>
    </w:p>
    <w:p w14:paraId="2051D3F1" w14:textId="52F47A5F" w:rsidR="001B4868" w:rsidRPr="001B4868" w:rsidRDefault="001B4868" w:rsidP="006A5C19">
      <w:pPr>
        <w:pStyle w:val="ListParagraph"/>
        <w:numPr>
          <w:ilvl w:val="0"/>
          <w:numId w:val="31"/>
        </w:numPr>
        <w:spacing w:after="120" w:line="240" w:lineRule="auto"/>
        <w:rPr>
          <w:rFonts w:cs="Arial"/>
        </w:rPr>
      </w:pPr>
      <w:r w:rsidRPr="001B4868">
        <w:rPr>
          <w:rFonts w:cs="Arial"/>
        </w:rPr>
        <w:t>discovery metadata about each of the datasets contained in the catalogue; and</w:t>
      </w:r>
    </w:p>
    <w:p w14:paraId="7E3C7D1E" w14:textId="2203F64C" w:rsidR="001B4868" w:rsidRPr="001B4868" w:rsidRDefault="001B4868" w:rsidP="006A5C19">
      <w:pPr>
        <w:pStyle w:val="ListParagraph"/>
        <w:numPr>
          <w:ilvl w:val="0"/>
          <w:numId w:val="31"/>
        </w:numPr>
        <w:spacing w:after="120" w:line="240" w:lineRule="auto"/>
        <w:rPr>
          <w:rFonts w:cs="Arial"/>
        </w:rPr>
      </w:pPr>
      <w:r w:rsidRPr="001B4868">
        <w:rPr>
          <w:rFonts w:cs="Arial"/>
        </w:rPr>
        <w:t>discovery metadata about the support files that make up the package.</w:t>
      </w:r>
    </w:p>
    <w:p w14:paraId="7198ED6B" w14:textId="406DA633" w:rsidR="001B4868" w:rsidRDefault="001B4868" w:rsidP="001B4868">
      <w:pPr>
        <w:spacing w:after="120" w:line="240" w:lineRule="auto"/>
        <w:rPr>
          <w:rFonts w:cs="Arial"/>
        </w:rPr>
      </w:pPr>
      <w:r w:rsidRPr="001B4868">
        <w:rPr>
          <w:rFonts w:cs="Arial"/>
        </w:rPr>
        <w:t>The discovery metadata classes have numerous attributes which enable important information about the datasets and accompanying support files to be examined without the need to process the data, for example, decrypt, decompress, load, etc.</w:t>
      </w:r>
    </w:p>
    <w:p w14:paraId="14F99A84" w14:textId="004B1D54" w:rsidR="00160956" w:rsidRDefault="00160956" w:rsidP="00160956">
      <w:pPr>
        <w:spacing w:after="120" w:line="240" w:lineRule="auto"/>
        <w:rPr>
          <w:rFonts w:cs="Arial"/>
        </w:rPr>
      </w:pPr>
      <w:r w:rsidRPr="00160956">
        <w:rPr>
          <w:rFonts w:cs="Arial"/>
        </w:rPr>
        <w:t xml:space="preserve">Discovery metadata for each dataset is given in an XML block within the exchange set catalogue file, and can be accessed without opening the </w:t>
      </w:r>
      <w:r>
        <w:rPr>
          <w:rFonts w:cs="Arial"/>
        </w:rPr>
        <w:t>GML dataset</w:t>
      </w:r>
      <w:r w:rsidRPr="00160956">
        <w:rPr>
          <w:rFonts w:cs="Arial"/>
        </w:rPr>
        <w:t xml:space="preserve"> file. Discovery metadata is described in Clause </w:t>
      </w:r>
      <w:r w:rsidR="00BA1A13">
        <w:rPr>
          <w:rFonts w:cs="Arial"/>
        </w:rPr>
        <w:fldChar w:fldCharType="begin"/>
      </w:r>
      <w:r w:rsidR="00BA1A13">
        <w:rPr>
          <w:rFonts w:cs="Arial"/>
        </w:rPr>
        <w:instrText xml:space="preserve"> REF _Ref111728174 \r \h </w:instrText>
      </w:r>
      <w:r w:rsidR="00BA1A13">
        <w:rPr>
          <w:rFonts w:cs="Arial"/>
        </w:rPr>
      </w:r>
      <w:r w:rsidR="00BA1A13">
        <w:rPr>
          <w:rFonts w:cs="Arial"/>
        </w:rPr>
        <w:fldChar w:fldCharType="separate"/>
      </w:r>
      <w:r w:rsidR="0082228C">
        <w:rPr>
          <w:rFonts w:cs="Arial"/>
        </w:rPr>
        <w:t>14.2</w:t>
      </w:r>
      <w:r w:rsidR="00BA1A13">
        <w:rPr>
          <w:rFonts w:cs="Arial"/>
        </w:rPr>
        <w:fldChar w:fldCharType="end"/>
      </w:r>
      <w:r w:rsidRPr="00160956">
        <w:rPr>
          <w:rFonts w:cs="Arial"/>
        </w:rPr>
        <w:t>.</w:t>
      </w:r>
    </w:p>
    <w:p w14:paraId="6410635A" w14:textId="0647CFB3" w:rsidR="005D1E9D" w:rsidRPr="005D1E9D" w:rsidRDefault="005D1E9D" w:rsidP="005D1E9D">
      <w:pPr>
        <w:spacing w:after="120" w:line="240" w:lineRule="auto"/>
        <w:rPr>
          <w:rFonts w:cs="Arial"/>
        </w:rPr>
      </w:pPr>
      <w:r w:rsidRPr="005D1E9D">
        <w:rPr>
          <w:rFonts w:cs="Arial"/>
        </w:rPr>
        <w:t>Since S-</w:t>
      </w:r>
      <w:r w:rsidR="0008774F">
        <w:rPr>
          <w:rFonts w:cs="Arial"/>
        </w:rPr>
        <w:t>131</w:t>
      </w:r>
      <w:r w:rsidRPr="005D1E9D">
        <w:rPr>
          <w:rFonts w:cs="Arial"/>
        </w:rPr>
        <w:t xml:space="preserve"> does not add product-specific metadata attributes, the S-100 metadata classes and schema are used in S-</w:t>
      </w:r>
      <w:r w:rsidR="0008774F">
        <w:rPr>
          <w:rFonts w:cs="Arial"/>
        </w:rPr>
        <w:t>131</w:t>
      </w:r>
      <w:r w:rsidRPr="005D1E9D">
        <w:rPr>
          <w:rFonts w:cs="Arial"/>
        </w:rPr>
        <w:t xml:space="preserve"> exchange sets without extension. The constraints S-131 imposes on generic S-100 metadata are </w:t>
      </w:r>
      <w:r w:rsidR="00BA1A13">
        <w:rPr>
          <w:rFonts w:cs="Arial"/>
        </w:rPr>
        <w:t>included</w:t>
      </w:r>
      <w:r w:rsidRPr="005D1E9D">
        <w:rPr>
          <w:rFonts w:cs="Arial"/>
        </w:rPr>
        <w:t xml:space="preserve"> in Clause </w:t>
      </w:r>
      <w:r>
        <w:rPr>
          <w:rFonts w:cs="Arial"/>
        </w:rPr>
        <w:fldChar w:fldCharType="begin"/>
      </w:r>
      <w:r>
        <w:rPr>
          <w:rFonts w:cs="Arial"/>
        </w:rPr>
        <w:instrText xml:space="preserve"> REF _Ref111728174 \r \h </w:instrText>
      </w:r>
      <w:r>
        <w:rPr>
          <w:rFonts w:cs="Arial"/>
        </w:rPr>
      </w:r>
      <w:r>
        <w:rPr>
          <w:rFonts w:cs="Arial"/>
        </w:rPr>
        <w:fldChar w:fldCharType="separate"/>
      </w:r>
      <w:r w:rsidR="0082228C">
        <w:rPr>
          <w:rFonts w:cs="Arial"/>
        </w:rPr>
        <w:t>14.2</w:t>
      </w:r>
      <w:r>
        <w:rPr>
          <w:rFonts w:cs="Arial"/>
        </w:rPr>
        <w:fldChar w:fldCharType="end"/>
      </w:r>
      <w:r w:rsidR="00BA1A13">
        <w:rPr>
          <w:rFonts w:cs="Arial"/>
        </w:rPr>
        <w:t>, generally as remarks describing the extra conditions and restrictions imposed by S-131 (such as making an optional attribute mandatory)</w:t>
      </w:r>
      <w:r w:rsidRPr="005D1E9D">
        <w:rPr>
          <w:rFonts w:cs="Arial"/>
        </w:rPr>
        <w:t>.</w:t>
      </w:r>
    </w:p>
    <w:p w14:paraId="38AF15B6" w14:textId="3E0B6E4D" w:rsidR="005D1E9D" w:rsidRPr="00160956" w:rsidRDefault="005D1E9D" w:rsidP="005D1E9D">
      <w:pPr>
        <w:spacing w:after="120" w:line="240" w:lineRule="auto"/>
        <w:rPr>
          <w:rFonts w:cs="Arial"/>
        </w:rPr>
      </w:pPr>
      <w:r>
        <w:rPr>
          <w:rFonts w:cs="Arial"/>
        </w:rPr>
        <w:t xml:space="preserve">The S-131 </w:t>
      </w:r>
      <w:r w:rsidR="00814BE6">
        <w:rPr>
          <w:rFonts w:cs="Arial"/>
        </w:rPr>
        <w:t xml:space="preserve">product specification </w:t>
      </w:r>
      <w:r>
        <w:rPr>
          <w:rFonts w:cs="Arial"/>
        </w:rPr>
        <w:t>package includes an implementation of</w:t>
      </w:r>
      <w:r w:rsidRPr="005D1E9D">
        <w:rPr>
          <w:rFonts w:cs="Arial"/>
        </w:rPr>
        <w:t xml:space="preserve"> the S-131 constraints on metadata attributes</w:t>
      </w:r>
      <w:del w:id="1588" w:author="Raphael Malyankar" w:date="2022-11-09T17:00:00Z">
        <w:r w:rsidRPr="005D1E9D" w:rsidDel="00983325">
          <w:rPr>
            <w:rFonts w:cs="Arial"/>
          </w:rPr>
          <w:delText>)</w:delText>
        </w:r>
      </w:del>
      <w:r w:rsidRPr="005D1E9D">
        <w:rPr>
          <w:rFonts w:cs="Arial"/>
        </w:rPr>
        <w:t xml:space="preserve"> as </w:t>
      </w:r>
      <w:proofErr w:type="spellStart"/>
      <w:r w:rsidRPr="005D1E9D">
        <w:rPr>
          <w:rFonts w:cs="Arial"/>
        </w:rPr>
        <w:t>Schematron</w:t>
      </w:r>
      <w:proofErr w:type="spellEnd"/>
      <w:r w:rsidRPr="005D1E9D">
        <w:rPr>
          <w:rFonts w:cs="Arial"/>
        </w:rPr>
        <w:t xml:space="preserve"> rules in files available from the IHO schema server.</w:t>
      </w:r>
      <w:r>
        <w:rPr>
          <w:rFonts w:cs="Arial"/>
        </w:rPr>
        <w:t xml:space="preserve"> The generic S-100 schemas distribution includes a similar implementation of “sanity checks” and </w:t>
      </w:r>
      <w:r w:rsidRPr="005D1E9D">
        <w:rPr>
          <w:rFonts w:cs="Arial"/>
        </w:rPr>
        <w:t xml:space="preserve">S-100 constraints </w:t>
      </w:r>
      <w:r>
        <w:rPr>
          <w:rFonts w:cs="Arial"/>
        </w:rPr>
        <w:t xml:space="preserve">However, neither S-100 not S-131 mandate use of </w:t>
      </w:r>
      <w:proofErr w:type="spellStart"/>
      <w:r>
        <w:rPr>
          <w:rFonts w:cs="Arial"/>
        </w:rPr>
        <w:t>Schematron</w:t>
      </w:r>
      <w:proofErr w:type="spellEnd"/>
      <w:r>
        <w:rPr>
          <w:rFonts w:cs="Arial"/>
        </w:rPr>
        <w:t xml:space="preserve"> processors or the distributed </w:t>
      </w:r>
      <w:proofErr w:type="spellStart"/>
      <w:r>
        <w:rPr>
          <w:rFonts w:cs="Arial"/>
        </w:rPr>
        <w:t>Schematron</w:t>
      </w:r>
      <w:proofErr w:type="spellEnd"/>
      <w:r>
        <w:rPr>
          <w:rFonts w:cs="Arial"/>
        </w:rPr>
        <w:t xml:space="preserve"> rule files in implementations. </w:t>
      </w:r>
      <w:r w:rsidRPr="005D1E9D">
        <w:rPr>
          <w:rFonts w:cs="Arial"/>
        </w:rPr>
        <w:t xml:space="preserve">Implementers may substitute any implementation method to apply or check constraints instead of using a </w:t>
      </w:r>
      <w:proofErr w:type="spellStart"/>
      <w:r w:rsidRPr="005D1E9D">
        <w:rPr>
          <w:rFonts w:cs="Arial"/>
        </w:rPr>
        <w:t>Schematron</w:t>
      </w:r>
      <w:proofErr w:type="spellEnd"/>
      <w:r w:rsidRPr="005D1E9D">
        <w:rPr>
          <w:rFonts w:cs="Arial"/>
        </w:rPr>
        <w:t>-capable processor</w:t>
      </w:r>
      <w:r>
        <w:rPr>
          <w:rFonts w:cs="Arial"/>
        </w:rPr>
        <w:t xml:space="preserve">, including </w:t>
      </w:r>
      <w:r w:rsidR="00BA1A13">
        <w:rPr>
          <w:rFonts w:cs="Arial"/>
        </w:rPr>
        <w:t>re-</w:t>
      </w:r>
      <w:r>
        <w:rPr>
          <w:rFonts w:cs="Arial"/>
        </w:rPr>
        <w:t>encoding the constraints in any suitable implementation-specific language</w:t>
      </w:r>
      <w:r w:rsidRPr="005D1E9D">
        <w:rPr>
          <w:rFonts w:cs="Arial"/>
        </w:rPr>
        <w:t>.</w:t>
      </w:r>
    </w:p>
    <w:p w14:paraId="498DD67B" w14:textId="047A3D64" w:rsidR="00160956" w:rsidRDefault="00160956" w:rsidP="00160956">
      <w:pPr>
        <w:spacing w:after="120" w:line="240" w:lineRule="auto"/>
        <w:rPr>
          <w:rFonts w:cs="Arial"/>
        </w:rPr>
      </w:pPr>
      <w:r w:rsidRPr="00160956">
        <w:rPr>
          <w:rFonts w:cs="Arial"/>
        </w:rPr>
        <w:t>This clause defines the mandatory and optional metadata needed for S-1</w:t>
      </w:r>
      <w:r>
        <w:rPr>
          <w:rFonts w:cs="Arial"/>
        </w:rPr>
        <w:t>31</w:t>
      </w:r>
      <w:r w:rsidRPr="00160956">
        <w:rPr>
          <w:rFonts w:cs="Arial"/>
        </w:rPr>
        <w:t>. In some cases (if provided by the producer or exchange set packager) the metadata may be repeated in a language other than English. See S-100 Part 17 Clauses 17-4.6 - 17-4.8 for guidance on encoding of metadata in languages other than English.</w:t>
      </w:r>
    </w:p>
    <w:p w14:paraId="39350FF7" w14:textId="53B51A02" w:rsidR="001613A8" w:rsidRDefault="001613A8" w:rsidP="008D468B">
      <w:pPr>
        <w:pStyle w:val="Heading2"/>
      </w:pPr>
      <w:bookmarkStart w:id="1589" w:name="_Ref111728174"/>
      <w:bookmarkStart w:id="1590" w:name="_Toc120228713"/>
      <w:r>
        <w:t>Discovery metadata</w:t>
      </w:r>
      <w:bookmarkEnd w:id="1589"/>
      <w:bookmarkEnd w:id="1590"/>
    </w:p>
    <w:p w14:paraId="173603ED" w14:textId="344C64CC" w:rsidR="0048490A" w:rsidRPr="0048490A" w:rsidRDefault="0048490A" w:rsidP="0048490A">
      <w:pPr>
        <w:spacing w:after="120" w:line="240" w:lineRule="auto"/>
        <w:rPr>
          <w:rFonts w:cs="Arial"/>
        </w:rPr>
      </w:pPr>
      <w:r w:rsidRPr="0048490A">
        <w:rPr>
          <w:rFonts w:cs="Arial"/>
        </w:rPr>
        <w:t>An outline of the overall concept of an S-1</w:t>
      </w:r>
      <w:r>
        <w:rPr>
          <w:rFonts w:cs="Arial"/>
        </w:rPr>
        <w:t>31</w:t>
      </w:r>
      <w:r w:rsidRPr="0048490A">
        <w:rPr>
          <w:rFonts w:cs="Arial"/>
        </w:rPr>
        <w:t xml:space="preserve"> exchange set for the interchange of geospatial data and its relevant metadata is explained in Clause</w:t>
      </w:r>
      <w:r w:rsidR="00814BE6">
        <w:rPr>
          <w:rFonts w:cs="Arial"/>
        </w:rPr>
        <w:t xml:space="preserve"> </w:t>
      </w:r>
      <w:r w:rsidR="00814BE6">
        <w:rPr>
          <w:rFonts w:cs="Arial"/>
        </w:rPr>
        <w:fldChar w:fldCharType="begin"/>
      </w:r>
      <w:r w:rsidR="00814BE6">
        <w:rPr>
          <w:rFonts w:cs="Arial"/>
        </w:rPr>
        <w:instrText xml:space="preserve"> REF _Ref111772088 \r \h </w:instrText>
      </w:r>
      <w:r w:rsidR="00814BE6">
        <w:rPr>
          <w:rFonts w:cs="Arial"/>
        </w:rPr>
      </w:r>
      <w:r w:rsidR="00814BE6">
        <w:rPr>
          <w:rFonts w:cs="Arial"/>
        </w:rPr>
        <w:fldChar w:fldCharType="separate"/>
      </w:r>
      <w:r w:rsidR="0082228C">
        <w:rPr>
          <w:rFonts w:cs="Arial"/>
        </w:rPr>
        <w:t>13</w:t>
      </w:r>
      <w:r w:rsidR="00814BE6">
        <w:rPr>
          <w:rFonts w:cs="Arial"/>
        </w:rPr>
        <w:fldChar w:fldCharType="end"/>
      </w:r>
      <w:r w:rsidRPr="0048490A">
        <w:rPr>
          <w:rFonts w:cs="Arial"/>
        </w:rPr>
        <w:t xml:space="preserve">. The place of metadata in the exchange set is summarised in Clause </w:t>
      </w:r>
      <w:r w:rsidR="00F7372A">
        <w:rPr>
          <w:rFonts w:cs="Arial"/>
        </w:rPr>
        <w:fldChar w:fldCharType="begin"/>
      </w:r>
      <w:r w:rsidR="00F7372A">
        <w:rPr>
          <w:rFonts w:cs="Arial"/>
        </w:rPr>
        <w:instrText xml:space="preserve"> REF _Ref111729169 \r \h </w:instrText>
      </w:r>
      <w:r w:rsidR="00F7372A">
        <w:rPr>
          <w:rFonts w:cs="Arial"/>
        </w:rPr>
      </w:r>
      <w:r w:rsidR="00F7372A">
        <w:rPr>
          <w:rFonts w:cs="Arial"/>
        </w:rPr>
        <w:fldChar w:fldCharType="separate"/>
      </w:r>
      <w:r w:rsidR="0082228C">
        <w:rPr>
          <w:rFonts w:cs="Arial"/>
        </w:rPr>
        <w:t>13.1</w:t>
      </w:r>
      <w:r w:rsidR="00F7372A">
        <w:rPr>
          <w:rFonts w:cs="Arial"/>
        </w:rPr>
        <w:fldChar w:fldCharType="end"/>
      </w:r>
      <w:r w:rsidRPr="0048490A">
        <w:rPr>
          <w:rFonts w:cs="Arial"/>
        </w:rPr>
        <w:t>.</w:t>
      </w:r>
    </w:p>
    <w:p w14:paraId="6C8EC2F3" w14:textId="2F36EC0D" w:rsidR="001613A8" w:rsidRDefault="00F7372A" w:rsidP="0048490A">
      <w:pPr>
        <w:spacing w:after="120" w:line="240" w:lineRule="auto"/>
        <w:rPr>
          <w:rFonts w:cs="Arial"/>
        </w:rPr>
      </w:pPr>
      <w:r>
        <w:rPr>
          <w:rFonts w:cs="Arial"/>
        </w:rPr>
        <w:fldChar w:fldCharType="begin"/>
      </w:r>
      <w:r>
        <w:rPr>
          <w:rFonts w:cs="Arial"/>
        </w:rPr>
        <w:instrText xml:space="preserve"> REF _Ref111729139 \h </w:instrText>
      </w:r>
      <w:r>
        <w:rPr>
          <w:rFonts w:cs="Arial"/>
        </w:rPr>
      </w:r>
      <w:r>
        <w:rPr>
          <w:rFonts w:cs="Arial"/>
        </w:rPr>
        <w:fldChar w:fldCharType="separate"/>
      </w:r>
      <w:r w:rsidR="0082228C">
        <w:t xml:space="preserve">Figure </w:t>
      </w:r>
      <w:r w:rsidR="0082228C">
        <w:rPr>
          <w:noProof/>
        </w:rPr>
        <w:t>14</w:t>
      </w:r>
      <w:r w:rsidR="0082228C">
        <w:t>.</w:t>
      </w:r>
      <w:r w:rsidR="0082228C">
        <w:rPr>
          <w:noProof/>
        </w:rPr>
        <w:t>1</w:t>
      </w:r>
      <w:r>
        <w:rPr>
          <w:rFonts w:cs="Arial"/>
        </w:rPr>
        <w:fldChar w:fldCharType="end"/>
      </w:r>
      <w:r w:rsidR="0048490A" w:rsidRPr="0048490A">
        <w:rPr>
          <w:rFonts w:cs="Arial"/>
        </w:rPr>
        <w:t xml:space="preserve"> depicts the structure of the exchange catalogue and its component discovery metadata blocks.</w:t>
      </w:r>
    </w:p>
    <w:p w14:paraId="4BB49FD7" w14:textId="77777777" w:rsidR="00D670ED" w:rsidRDefault="00D670ED" w:rsidP="00D670ED">
      <w:pPr>
        <w:keepNext/>
        <w:spacing w:after="120" w:line="240" w:lineRule="auto"/>
        <w:jc w:val="center"/>
      </w:pPr>
      <w:r>
        <w:rPr>
          <w:rFonts w:cs="Arial"/>
          <w:noProof/>
        </w:rPr>
        <w:lastRenderedPageBreak/>
        <w:drawing>
          <wp:inline distT="0" distB="0" distL="0" distR="0" wp14:anchorId="6E77BB24" wp14:editId="21BDD0E2">
            <wp:extent cx="4590476" cy="309523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5.0 Fig 17-6 S100 ExchangeSetCatalogue.png"/>
                    <pic:cNvPicPr/>
                  </pic:nvPicPr>
                  <pic:blipFill>
                    <a:blip r:embed="rId54"/>
                    <a:stretch>
                      <a:fillRect/>
                    </a:stretch>
                  </pic:blipFill>
                  <pic:spPr>
                    <a:xfrm>
                      <a:off x="0" y="0"/>
                      <a:ext cx="4590476" cy="3095238"/>
                    </a:xfrm>
                    <a:prstGeom prst="rect">
                      <a:avLst/>
                    </a:prstGeom>
                  </pic:spPr>
                </pic:pic>
              </a:graphicData>
            </a:graphic>
          </wp:inline>
        </w:drawing>
      </w:r>
    </w:p>
    <w:p w14:paraId="06B045DD" w14:textId="1AE3DB12" w:rsidR="00D670ED" w:rsidRDefault="00D670ED" w:rsidP="00D670ED">
      <w:pPr>
        <w:pStyle w:val="Caption"/>
        <w:jc w:val="center"/>
      </w:pPr>
      <w:bookmarkStart w:id="1591" w:name="_Ref111729139"/>
      <w:r>
        <w:t xml:space="preserve">Figure </w:t>
      </w:r>
      <w:ins w:id="1592" w:author="Raphael Malyankar" w:date="2022-11-04T16:52:00Z">
        <w:r w:rsidR="00C30215">
          <w:fldChar w:fldCharType="begin"/>
        </w:r>
        <w:r w:rsidR="00C30215">
          <w:instrText xml:space="preserve"> STYLEREF 1 \s </w:instrText>
        </w:r>
      </w:ins>
      <w:r w:rsidR="00C30215">
        <w:fldChar w:fldCharType="separate"/>
      </w:r>
      <w:r w:rsidR="00C30215">
        <w:rPr>
          <w:noProof/>
        </w:rPr>
        <w:t>14</w:t>
      </w:r>
      <w:ins w:id="1593"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1594" w:author="Raphael Malyankar" w:date="2022-11-04T16:52:00Z">
        <w:r w:rsidR="00C30215">
          <w:rPr>
            <w:noProof/>
          </w:rPr>
          <w:t>1</w:t>
        </w:r>
        <w:r w:rsidR="00C30215">
          <w:fldChar w:fldCharType="end"/>
        </w:r>
      </w:ins>
      <w:del w:id="1595"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14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1</w:delText>
        </w:r>
        <w:r w:rsidR="008C4B28" w:rsidDel="00C30215">
          <w:fldChar w:fldCharType="end"/>
        </w:r>
      </w:del>
      <w:bookmarkEnd w:id="1591"/>
      <w:r>
        <w:t xml:space="preserve"> - </w:t>
      </w:r>
      <w:r w:rsidRPr="00033664">
        <w:t>Relationship between exchange catalogue, discovery metadata, and dataset (from S-100 5.0.0 Figure 17-6).</w:t>
      </w:r>
    </w:p>
    <w:p w14:paraId="02418647" w14:textId="77260C62" w:rsidR="00D670ED" w:rsidRDefault="00D670ED" w:rsidP="00D670ED">
      <w:r>
        <w:t xml:space="preserve">The detailed structure of the S-131 exchange catalogue is depicted in </w:t>
      </w:r>
      <w:r w:rsidR="00F7372A">
        <w:fldChar w:fldCharType="begin"/>
      </w:r>
      <w:r w:rsidR="00F7372A">
        <w:instrText xml:space="preserve"> REF _Ref111729086 \h </w:instrText>
      </w:r>
      <w:r w:rsidR="00F7372A">
        <w:fldChar w:fldCharType="separate"/>
      </w:r>
      <w:r w:rsidR="0082228C">
        <w:t xml:space="preserve">Figure </w:t>
      </w:r>
      <w:r w:rsidR="0082228C">
        <w:rPr>
          <w:noProof/>
        </w:rPr>
        <w:t>14</w:t>
      </w:r>
      <w:r w:rsidR="0082228C">
        <w:t>.</w:t>
      </w:r>
      <w:r w:rsidR="0082228C">
        <w:rPr>
          <w:noProof/>
        </w:rPr>
        <w:t>2</w:t>
      </w:r>
      <w:r w:rsidR="00F7372A">
        <w:fldChar w:fldCharType="end"/>
      </w:r>
      <w:r>
        <w:t>. This figure is derived from Figure 17-7 in S-100 Edition 5.0.0, with the following restriction:</w:t>
      </w:r>
    </w:p>
    <w:p w14:paraId="17175D3B" w14:textId="3CC31AF9" w:rsidR="00D670ED" w:rsidRPr="00D670ED" w:rsidRDefault="00D670ED" w:rsidP="006A5C19">
      <w:pPr>
        <w:pStyle w:val="ListParagraph"/>
        <w:numPr>
          <w:ilvl w:val="0"/>
          <w:numId w:val="33"/>
        </w:numPr>
      </w:pPr>
      <w:r>
        <w:t xml:space="preserve">Elements that are optional in the generic S-100 catalogue model but not used in S-131 are not shown; for example, the ISO 8211 and HDF5 formats in </w:t>
      </w:r>
      <w:r w:rsidR="00F7372A" w:rsidRPr="00F7372A">
        <w:rPr>
          <w:b/>
          <w:bCs/>
        </w:rPr>
        <w:t>S100_EncodingFormat</w:t>
      </w:r>
      <w:r>
        <w:t>.</w:t>
      </w:r>
    </w:p>
    <w:p w14:paraId="3BB0483E" w14:textId="77777777" w:rsidR="00160956" w:rsidRPr="001B4868" w:rsidRDefault="00160956" w:rsidP="00160956">
      <w:pPr>
        <w:spacing w:after="120" w:line="240" w:lineRule="auto"/>
        <w:rPr>
          <w:rFonts w:cs="Arial"/>
        </w:rPr>
      </w:pPr>
    </w:p>
    <w:p w14:paraId="213BF2FB" w14:textId="77777777" w:rsidR="00D670ED" w:rsidRDefault="00BB5EA2" w:rsidP="00D670ED">
      <w:pPr>
        <w:keepNext/>
        <w:spacing w:line="240" w:lineRule="auto"/>
        <w:jc w:val="center"/>
      </w:pPr>
      <w:r w:rsidRPr="00BB5EA2">
        <w:rPr>
          <w:noProof/>
          <w:lang w:val="fr-FR" w:eastAsia="fr-FR"/>
        </w:rPr>
        <w:lastRenderedPageBreak/>
        <w:drawing>
          <wp:inline distT="0" distB="0" distL="0" distR="0" wp14:anchorId="730AED14" wp14:editId="0700D1BB">
            <wp:extent cx="5770880" cy="398740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My Documents\Technical Standards Latest Draft\S-101 Main Document Edition 1.0.0\Issues Raised by Stakeholders\S-101PT Review_September 2018\20181018_3 Fig 26_S-100 Fig 4a-D-4 with only S-101 elements.jpg"/>
                    <pic:cNvPicPr>
                      <a:picLocks noChangeAspect="1" noChangeArrowheads="1"/>
                    </pic:cNvPicPr>
                  </pic:nvPicPr>
                  <pic:blipFill>
                    <a:blip r:embed="rId55"/>
                    <a:stretch>
                      <a:fillRect/>
                    </a:stretch>
                  </pic:blipFill>
                  <pic:spPr bwMode="auto">
                    <a:xfrm>
                      <a:off x="0" y="0"/>
                      <a:ext cx="5770880" cy="3987405"/>
                    </a:xfrm>
                    <a:prstGeom prst="rect">
                      <a:avLst/>
                    </a:prstGeom>
                    <a:noFill/>
                    <a:ln>
                      <a:noFill/>
                    </a:ln>
                  </pic:spPr>
                </pic:pic>
              </a:graphicData>
            </a:graphic>
          </wp:inline>
        </w:drawing>
      </w:r>
    </w:p>
    <w:p w14:paraId="1793C2DF" w14:textId="0372C202" w:rsidR="00E73EDF" w:rsidRDefault="00D670ED" w:rsidP="00D670ED">
      <w:pPr>
        <w:pStyle w:val="Caption"/>
        <w:jc w:val="center"/>
      </w:pPr>
      <w:bookmarkStart w:id="1596" w:name="_Ref111729086"/>
      <w:bookmarkStart w:id="1597" w:name="_Ref111729081"/>
      <w:r>
        <w:t xml:space="preserve">Figure </w:t>
      </w:r>
      <w:ins w:id="1598" w:author="Raphael Malyankar" w:date="2022-11-04T16:52:00Z">
        <w:r w:rsidR="00C30215">
          <w:fldChar w:fldCharType="begin"/>
        </w:r>
        <w:r w:rsidR="00C30215">
          <w:instrText xml:space="preserve"> STYLEREF 1 \s </w:instrText>
        </w:r>
      </w:ins>
      <w:r w:rsidR="00C30215">
        <w:fldChar w:fldCharType="separate"/>
      </w:r>
      <w:r w:rsidR="00C30215">
        <w:rPr>
          <w:noProof/>
        </w:rPr>
        <w:t>14</w:t>
      </w:r>
      <w:ins w:id="1599" w:author="Raphael Malyankar" w:date="2022-11-04T16:52:00Z">
        <w:r w:rsidR="00C30215">
          <w:fldChar w:fldCharType="end"/>
        </w:r>
        <w:r w:rsidR="00C30215">
          <w:t>.</w:t>
        </w:r>
        <w:r w:rsidR="00C30215">
          <w:fldChar w:fldCharType="begin"/>
        </w:r>
        <w:r w:rsidR="00C30215">
          <w:instrText xml:space="preserve"> SEQ Figure \* ARABIC \s 1 </w:instrText>
        </w:r>
      </w:ins>
      <w:r w:rsidR="00C30215">
        <w:fldChar w:fldCharType="separate"/>
      </w:r>
      <w:ins w:id="1600" w:author="Raphael Malyankar" w:date="2022-11-04T16:52:00Z">
        <w:r w:rsidR="00C30215">
          <w:rPr>
            <w:noProof/>
          </w:rPr>
          <w:t>2</w:t>
        </w:r>
        <w:r w:rsidR="00C30215">
          <w:fldChar w:fldCharType="end"/>
        </w:r>
      </w:ins>
      <w:del w:id="1601" w:author="Raphael Malyankar" w:date="2022-11-04T16:52:00Z">
        <w:r w:rsidR="008C4B28" w:rsidDel="00C30215">
          <w:fldChar w:fldCharType="begin"/>
        </w:r>
        <w:r w:rsidR="008C4B28" w:rsidDel="00C30215">
          <w:delInstrText xml:space="preserve"> STYLEREF 1 \s </w:delInstrText>
        </w:r>
        <w:r w:rsidR="008C4B28" w:rsidDel="00C30215">
          <w:fldChar w:fldCharType="separate"/>
        </w:r>
        <w:r w:rsidR="0082228C" w:rsidDel="00C30215">
          <w:rPr>
            <w:noProof/>
          </w:rPr>
          <w:delText>14</w:delText>
        </w:r>
        <w:r w:rsidR="008C4B28" w:rsidDel="00C30215">
          <w:fldChar w:fldCharType="end"/>
        </w:r>
        <w:r w:rsidR="008C4B28" w:rsidDel="00C30215">
          <w:delText>.</w:delText>
        </w:r>
        <w:r w:rsidR="008C4B28" w:rsidDel="00C30215">
          <w:fldChar w:fldCharType="begin"/>
        </w:r>
        <w:r w:rsidR="008C4B28" w:rsidDel="00C30215">
          <w:delInstrText xml:space="preserve"> SEQ Figure \* ARABIC \s 1 </w:delInstrText>
        </w:r>
        <w:r w:rsidR="008C4B28" w:rsidDel="00C30215">
          <w:fldChar w:fldCharType="separate"/>
        </w:r>
        <w:r w:rsidR="0082228C" w:rsidDel="00C30215">
          <w:rPr>
            <w:noProof/>
          </w:rPr>
          <w:delText>2</w:delText>
        </w:r>
        <w:r w:rsidR="008C4B28" w:rsidDel="00C30215">
          <w:fldChar w:fldCharType="end"/>
        </w:r>
      </w:del>
      <w:bookmarkEnd w:id="1596"/>
      <w:r>
        <w:t xml:space="preserve"> - Details of exchange set catalogue classes. (Derived from S-100 Figure 17-7.)</w:t>
      </w:r>
      <w:bookmarkEnd w:id="1597"/>
    </w:p>
    <w:p w14:paraId="155B090D" w14:textId="5B4E0522" w:rsidR="008355D8" w:rsidRPr="00BB5EA2" w:rsidRDefault="007653F1" w:rsidP="00437BD4">
      <w:pPr>
        <w:autoSpaceDE w:val="0"/>
        <w:autoSpaceDN w:val="0"/>
        <w:adjustRightInd w:val="0"/>
        <w:spacing w:after="120" w:line="240" w:lineRule="auto"/>
        <w:rPr>
          <w:lang w:eastAsia="de-DE"/>
        </w:rPr>
      </w:pPr>
      <w:r w:rsidRPr="00BB5EA2">
        <w:rPr>
          <w:lang w:eastAsia="de-DE"/>
        </w:rPr>
        <w:t xml:space="preserve">The </w:t>
      </w:r>
      <w:r w:rsidR="008A6579">
        <w:rPr>
          <w:lang w:eastAsia="de-DE"/>
        </w:rPr>
        <w:t xml:space="preserve">following </w:t>
      </w:r>
      <w:r w:rsidRPr="00BB5EA2">
        <w:rPr>
          <w:lang w:eastAsia="de-DE"/>
        </w:rPr>
        <w:t>clauses define the mandatory and optional metadata needed for S-1</w:t>
      </w:r>
      <w:r w:rsidR="00F7372A">
        <w:rPr>
          <w:lang w:eastAsia="de-DE"/>
        </w:rPr>
        <w:t>3</w:t>
      </w:r>
      <w:r w:rsidRPr="00BB5EA2">
        <w:rPr>
          <w:lang w:eastAsia="de-DE"/>
        </w:rPr>
        <w:t>1. In some cases the metadata may be repeated in a national language. If this is the case it is noted in the Remarks column.</w:t>
      </w:r>
    </w:p>
    <w:p w14:paraId="2877BF57" w14:textId="377F3822" w:rsidR="00462D34" w:rsidRPr="00BB5EA2" w:rsidRDefault="00462D34" w:rsidP="00437BD4">
      <w:pPr>
        <w:autoSpaceDE w:val="0"/>
        <w:autoSpaceDN w:val="0"/>
        <w:adjustRightInd w:val="0"/>
        <w:spacing w:after="120" w:line="240" w:lineRule="auto"/>
        <w:rPr>
          <w:lang w:eastAsia="de-DE"/>
        </w:rPr>
      </w:pPr>
      <w:r w:rsidRPr="00BB5EA2">
        <w:rPr>
          <w:lang w:eastAsia="de-DE"/>
        </w:rPr>
        <w:t>In the following clauses, wherever S-1</w:t>
      </w:r>
      <w:r w:rsidR="00F7372A">
        <w:rPr>
          <w:lang w:eastAsia="de-DE"/>
        </w:rPr>
        <w:t>3</w:t>
      </w:r>
      <w:r w:rsidRPr="00BB5EA2">
        <w:rPr>
          <w:lang w:eastAsia="de-DE"/>
        </w:rPr>
        <w:t>1 makes an optional S-100 metadata attribute</w:t>
      </w:r>
      <w:r w:rsidR="00D95B31" w:rsidRPr="00BB5EA2">
        <w:rPr>
          <w:lang w:eastAsia="de-DE"/>
        </w:rPr>
        <w:t xml:space="preserve"> mandatory</w:t>
      </w:r>
      <w:r w:rsidRPr="00BB5EA2">
        <w:rPr>
          <w:lang w:eastAsia="de-DE"/>
        </w:rPr>
        <w:t xml:space="preserve"> (that is, restricts multiplicity from 0.. to 1..), the restricted multiplicity is shown in place of the multiplicity given in S-100 Part</w:t>
      </w:r>
      <w:r w:rsidR="00437BD4">
        <w:rPr>
          <w:lang w:eastAsia="de-DE"/>
        </w:rPr>
        <w:t xml:space="preserve"> 17</w:t>
      </w:r>
      <w:r w:rsidRPr="00BB5EA2">
        <w:rPr>
          <w:lang w:eastAsia="de-DE"/>
        </w:rPr>
        <w:t xml:space="preserve">. </w:t>
      </w:r>
      <w:r w:rsidR="008A6579">
        <w:rPr>
          <w:lang w:eastAsia="de-DE"/>
        </w:rPr>
        <w:t>When this is done, t</w:t>
      </w:r>
      <w:r w:rsidR="00F7372A">
        <w:rPr>
          <w:lang w:eastAsia="de-DE"/>
        </w:rPr>
        <w:t>he Remark</w:t>
      </w:r>
      <w:r w:rsidR="008A6579">
        <w:rPr>
          <w:lang w:eastAsia="de-DE"/>
        </w:rPr>
        <w:t>s</w:t>
      </w:r>
      <w:r w:rsidR="00F7372A">
        <w:rPr>
          <w:lang w:eastAsia="de-DE"/>
        </w:rPr>
        <w:t xml:space="preserve"> column contains a note </w:t>
      </w:r>
      <w:r w:rsidR="008A6579">
        <w:rPr>
          <w:lang w:eastAsia="de-DE"/>
        </w:rPr>
        <w:t>about the restriction.</w:t>
      </w:r>
      <w:r w:rsidRPr="00BB5EA2">
        <w:rPr>
          <w:lang w:eastAsia="de-DE"/>
        </w:rPr>
        <w:t xml:space="preserve"> Further, enumerations in </w:t>
      </w:r>
      <w:r w:rsidR="008A6579">
        <w:rPr>
          <w:lang w:eastAsia="de-DE"/>
        </w:rPr>
        <w:t>the figure</w:t>
      </w:r>
      <w:r w:rsidR="00437BD4" w:rsidRPr="00BB5EA2">
        <w:rPr>
          <w:lang w:eastAsia="de-DE"/>
        </w:rPr>
        <w:t xml:space="preserve"> </w:t>
      </w:r>
      <w:r w:rsidRPr="00BB5EA2">
        <w:rPr>
          <w:lang w:eastAsia="de-DE"/>
        </w:rPr>
        <w:t>and the following clauses show only the values allowed in S-1</w:t>
      </w:r>
      <w:r w:rsidR="0008774F">
        <w:rPr>
          <w:lang w:eastAsia="de-DE"/>
        </w:rPr>
        <w:t>3</w:t>
      </w:r>
      <w:r w:rsidRPr="00BB5EA2">
        <w:rPr>
          <w:lang w:eastAsia="de-DE"/>
        </w:rPr>
        <w:t xml:space="preserve">1 </w:t>
      </w:r>
      <w:r w:rsidR="00437BD4">
        <w:rPr>
          <w:lang w:eastAsia="de-DE"/>
        </w:rPr>
        <w:t>E</w:t>
      </w:r>
      <w:r w:rsidRPr="00BB5EA2">
        <w:rPr>
          <w:lang w:eastAsia="de-DE"/>
        </w:rPr>
        <w:t xml:space="preserve">xchange </w:t>
      </w:r>
      <w:r w:rsidR="00437BD4">
        <w:rPr>
          <w:lang w:eastAsia="de-DE"/>
        </w:rPr>
        <w:t>C</w:t>
      </w:r>
      <w:r w:rsidRPr="00BB5EA2">
        <w:rPr>
          <w:lang w:eastAsia="de-DE"/>
        </w:rPr>
        <w:t>atalogues</w:t>
      </w:r>
      <w:r w:rsidR="004D45EE" w:rsidRPr="00BB5EA2">
        <w:rPr>
          <w:lang w:eastAsia="de-DE"/>
        </w:rPr>
        <w:t>.</w:t>
      </w:r>
      <w:ins w:id="1602" w:author="Raphael Malyankar" w:date="2022-11-09T22:31:00Z">
        <w:r w:rsidR="00A35BCF">
          <w:rPr>
            <w:lang w:eastAsia="de-DE"/>
          </w:rPr>
          <w:t xml:space="preserve"> These differences from the</w:t>
        </w:r>
      </w:ins>
      <w:ins w:id="1603" w:author="Raphael Malyankar" w:date="2022-11-09T22:32:00Z">
        <w:r w:rsidR="00A35BCF">
          <w:rPr>
            <w:lang w:eastAsia="de-DE"/>
          </w:rPr>
          <w:t xml:space="preserve"> S-100 generic metadata are in </w:t>
        </w:r>
      </w:ins>
      <w:ins w:id="1604" w:author="Raphael Malyankar" w:date="2022-11-09T22:33:00Z">
        <w:r w:rsidR="00A35BCF" w:rsidRPr="00A35BCF">
          <w:rPr>
            <w:color w:val="FF0000"/>
            <w:lang w:eastAsia="de-DE"/>
            <w:rPrChange w:id="1605" w:author="Raphael Malyankar" w:date="2022-11-09T22:33:00Z">
              <w:rPr>
                <w:lang w:eastAsia="de-DE"/>
              </w:rPr>
            </w:rPrChange>
          </w:rPr>
          <w:t xml:space="preserve">red </w:t>
        </w:r>
      </w:ins>
      <w:ins w:id="1606" w:author="Raphael Malyankar" w:date="2022-11-09T22:32:00Z">
        <w:r w:rsidR="00A35BCF">
          <w:rPr>
            <w:lang w:eastAsia="de-DE"/>
          </w:rPr>
          <w:t>bold font.</w:t>
        </w:r>
      </w:ins>
    </w:p>
    <w:p w14:paraId="2F9DE967" w14:textId="77777777" w:rsidR="00E73EDF" w:rsidRDefault="007653F1" w:rsidP="00437BD4">
      <w:pPr>
        <w:spacing w:after="120" w:line="240" w:lineRule="auto"/>
        <w:jc w:val="left"/>
      </w:pPr>
      <w:r>
        <w:br w:type="page"/>
      </w:r>
    </w:p>
    <w:p w14:paraId="580FD348" w14:textId="77777777" w:rsidR="00E73EDF" w:rsidRDefault="00E73EDF" w:rsidP="00437BD4">
      <w:pPr>
        <w:spacing w:after="120" w:line="240" w:lineRule="auto"/>
        <w:sectPr w:rsidR="00E73EDF" w:rsidSect="00235F26">
          <w:headerReference w:type="default" r:id="rId56"/>
          <w:pgSz w:w="11906" w:h="16838"/>
          <w:pgMar w:top="1440" w:right="1400" w:bottom="1440" w:left="1418" w:header="709" w:footer="709" w:gutter="0"/>
          <w:pgNumType w:start="1"/>
          <w:cols w:space="720"/>
          <w:docGrid w:linePitch="272"/>
        </w:sectPr>
      </w:pPr>
    </w:p>
    <w:p w14:paraId="3776700E" w14:textId="32BFB437" w:rsidR="00E73EDF" w:rsidRPr="00651940" w:rsidRDefault="00E4720B" w:rsidP="00960DB7">
      <w:pPr>
        <w:pStyle w:val="Heading3"/>
        <w:tabs>
          <w:tab w:val="clear" w:pos="660"/>
          <w:tab w:val="clear" w:pos="880"/>
          <w:tab w:val="left" w:pos="851"/>
        </w:tabs>
        <w:spacing w:before="120" w:after="120" w:line="240" w:lineRule="auto"/>
        <w:ind w:left="851" w:hanging="851"/>
        <w:jc w:val="both"/>
      </w:pPr>
      <w:bookmarkStart w:id="1607" w:name="_Toc510784364"/>
      <w:bookmarkStart w:id="1608" w:name="_Toc510785513"/>
      <w:bookmarkStart w:id="1609" w:name="_Toc439685324"/>
      <w:bookmarkStart w:id="1610" w:name="_Toc120228714"/>
      <w:bookmarkEnd w:id="1607"/>
      <w:bookmarkEnd w:id="1608"/>
      <w:r w:rsidRPr="00651940">
        <w:lastRenderedPageBreak/>
        <w:t>S100</w:t>
      </w:r>
      <w:r w:rsidR="007653F1" w:rsidRPr="00651940">
        <w:t>_ExchangeCatalogue</w:t>
      </w:r>
      <w:bookmarkEnd w:id="1609"/>
      <w:bookmarkEnd w:id="1610"/>
    </w:p>
    <w:p w14:paraId="158D9AD9" w14:textId="2924715E" w:rsidR="00CF6169" w:rsidRDefault="007653F1" w:rsidP="00960DB7">
      <w:pPr>
        <w:autoSpaceDE w:val="0"/>
        <w:autoSpaceDN w:val="0"/>
        <w:adjustRightInd w:val="0"/>
        <w:spacing w:after="120" w:line="240" w:lineRule="auto"/>
        <w:rPr>
          <w:lang w:eastAsia="de-DE"/>
        </w:rPr>
      </w:pPr>
      <w:r w:rsidRPr="00651940">
        <w:rPr>
          <w:lang w:eastAsia="de-DE"/>
        </w:rPr>
        <w:t xml:space="preserve">The </w:t>
      </w:r>
      <w:r w:rsidR="00985790">
        <w:rPr>
          <w:lang w:eastAsia="de-DE"/>
        </w:rPr>
        <w:t>C</w:t>
      </w:r>
      <w:r w:rsidRPr="00651940">
        <w:rPr>
          <w:lang w:eastAsia="de-DE"/>
        </w:rPr>
        <w:t xml:space="preserve">atalogue file is defined in XML </w:t>
      </w:r>
      <w:r w:rsidR="00985790">
        <w:rPr>
          <w:lang w:eastAsia="de-DE"/>
        </w:rPr>
        <w:t>S</w:t>
      </w:r>
      <w:r w:rsidRPr="00651940">
        <w:rPr>
          <w:lang w:eastAsia="de-DE"/>
        </w:rPr>
        <w:t xml:space="preserve">chema language.  The Exchange </w:t>
      </w:r>
      <w:r w:rsidR="00985790">
        <w:rPr>
          <w:lang w:eastAsia="de-DE"/>
        </w:rPr>
        <w:t>C</w:t>
      </w:r>
      <w:r w:rsidRPr="00651940">
        <w:rPr>
          <w:lang w:eastAsia="de-DE"/>
        </w:rPr>
        <w:t>atalogue inherits the dataset discovery metadata and support file discovery metadata</w:t>
      </w:r>
      <w:r w:rsidR="00734FC1" w:rsidRPr="00651940">
        <w:rPr>
          <w:lang w:eastAsia="de-DE"/>
        </w:rPr>
        <w:t xml:space="preserve"> from S-100 with additional S-1</w:t>
      </w:r>
      <w:r w:rsidR="0008774F">
        <w:rPr>
          <w:lang w:eastAsia="de-DE"/>
        </w:rPr>
        <w:t>3</w:t>
      </w:r>
      <w:r w:rsidR="00734FC1" w:rsidRPr="00651940">
        <w:rPr>
          <w:lang w:eastAsia="de-DE"/>
        </w:rPr>
        <w:t>1-specific restrictions</w:t>
      </w:r>
      <w:r w:rsidRPr="00651940">
        <w:rPr>
          <w:lang w:eastAsia="de-DE"/>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58" w:type="dxa"/>
          <w:bottom w:w="58" w:type="dxa"/>
          <w:right w:w="58" w:type="dxa"/>
        </w:tblCellMar>
        <w:tblLook w:val="0000" w:firstRow="0" w:lastRow="0" w:firstColumn="0" w:lastColumn="0" w:noHBand="0" w:noVBand="0"/>
      </w:tblPr>
      <w:tblGrid>
        <w:gridCol w:w="1128"/>
        <w:gridCol w:w="2716"/>
        <w:gridCol w:w="3361"/>
        <w:gridCol w:w="486"/>
        <w:gridCol w:w="3098"/>
        <w:gridCol w:w="3285"/>
      </w:tblGrid>
      <w:tr w:rsidR="001378C6" w:rsidRPr="00EA68F3" w14:paraId="4B0FF5C1" w14:textId="77777777" w:rsidTr="00814BE6">
        <w:trPr>
          <w:cantSplit/>
          <w:trHeight w:val="150"/>
          <w:tblHeader/>
        </w:trPr>
        <w:tc>
          <w:tcPr>
            <w:tcW w:w="418" w:type="pct"/>
            <w:shd w:val="clear" w:color="auto" w:fill="D9D9D9" w:themeFill="background1" w:themeFillShade="D9"/>
          </w:tcPr>
          <w:p w14:paraId="7B89EE09" w14:textId="77777777" w:rsidR="001378C6" w:rsidRPr="00EA68F3" w:rsidRDefault="001378C6" w:rsidP="000879A6">
            <w:pPr>
              <w:snapToGrid w:val="0"/>
              <w:spacing w:after="60" w:line="240" w:lineRule="auto"/>
              <w:rPr>
                <w:rFonts w:cs="Arial"/>
                <w:b/>
                <w:sz w:val="18"/>
                <w:szCs w:val="18"/>
              </w:rPr>
            </w:pPr>
            <w:r w:rsidRPr="00EA68F3">
              <w:rPr>
                <w:rFonts w:cs="Arial"/>
                <w:b/>
                <w:sz w:val="18"/>
                <w:szCs w:val="18"/>
              </w:rPr>
              <w:t>Role Name</w:t>
            </w:r>
          </w:p>
        </w:tc>
        <w:tc>
          <w:tcPr>
            <w:tcW w:w="982" w:type="pct"/>
            <w:shd w:val="clear" w:color="auto" w:fill="D9D9D9" w:themeFill="background1" w:themeFillShade="D9"/>
            <w:vAlign w:val="center"/>
          </w:tcPr>
          <w:p w14:paraId="757DCC2C" w14:textId="77777777" w:rsidR="001378C6" w:rsidRPr="00EA68F3" w:rsidRDefault="001378C6" w:rsidP="000879A6">
            <w:pPr>
              <w:snapToGrid w:val="0"/>
              <w:spacing w:after="60" w:line="240" w:lineRule="auto"/>
              <w:rPr>
                <w:rFonts w:cs="Arial"/>
                <w:b/>
                <w:sz w:val="18"/>
                <w:szCs w:val="18"/>
              </w:rPr>
            </w:pPr>
            <w:r w:rsidRPr="00EA68F3">
              <w:rPr>
                <w:rFonts w:cs="Arial"/>
                <w:b/>
                <w:sz w:val="18"/>
                <w:szCs w:val="18"/>
              </w:rPr>
              <w:t>Name</w:t>
            </w:r>
          </w:p>
        </w:tc>
        <w:tc>
          <w:tcPr>
            <w:tcW w:w="1211" w:type="pct"/>
            <w:shd w:val="clear" w:color="auto" w:fill="D9D9D9" w:themeFill="background1" w:themeFillShade="D9"/>
            <w:vAlign w:val="center"/>
          </w:tcPr>
          <w:p w14:paraId="760EAC64" w14:textId="77777777" w:rsidR="001378C6" w:rsidRPr="00EA68F3" w:rsidRDefault="001378C6" w:rsidP="000879A6">
            <w:pPr>
              <w:snapToGrid w:val="0"/>
              <w:spacing w:after="60" w:line="240" w:lineRule="auto"/>
              <w:rPr>
                <w:rFonts w:cs="Arial"/>
                <w:b/>
                <w:sz w:val="18"/>
                <w:szCs w:val="18"/>
              </w:rPr>
            </w:pPr>
            <w:r w:rsidRPr="00EA68F3">
              <w:rPr>
                <w:rFonts w:cs="Arial"/>
                <w:b/>
                <w:sz w:val="18"/>
                <w:szCs w:val="18"/>
              </w:rPr>
              <w:t>Description</w:t>
            </w:r>
          </w:p>
        </w:tc>
        <w:tc>
          <w:tcPr>
            <w:tcW w:w="87" w:type="pct"/>
            <w:shd w:val="clear" w:color="auto" w:fill="D9D9D9" w:themeFill="background1" w:themeFillShade="D9"/>
            <w:vAlign w:val="center"/>
          </w:tcPr>
          <w:p w14:paraId="2BF874A3" w14:textId="77777777" w:rsidR="001378C6" w:rsidRPr="00EA68F3" w:rsidRDefault="001378C6" w:rsidP="000879A6">
            <w:pPr>
              <w:snapToGrid w:val="0"/>
              <w:spacing w:after="60" w:line="240" w:lineRule="auto"/>
              <w:jc w:val="center"/>
              <w:rPr>
                <w:rFonts w:cs="Arial"/>
                <w:b/>
                <w:sz w:val="18"/>
                <w:szCs w:val="18"/>
              </w:rPr>
            </w:pPr>
            <w:proofErr w:type="spellStart"/>
            <w:r w:rsidRPr="00EA68F3">
              <w:rPr>
                <w:rFonts w:cs="Arial"/>
                <w:b/>
                <w:sz w:val="18"/>
                <w:szCs w:val="18"/>
              </w:rPr>
              <w:t>Mult</w:t>
            </w:r>
            <w:proofErr w:type="spellEnd"/>
          </w:p>
        </w:tc>
        <w:tc>
          <w:tcPr>
            <w:tcW w:w="1111" w:type="pct"/>
            <w:shd w:val="clear" w:color="auto" w:fill="D9D9D9" w:themeFill="background1" w:themeFillShade="D9"/>
            <w:vAlign w:val="center"/>
          </w:tcPr>
          <w:p w14:paraId="759F51E0" w14:textId="77777777" w:rsidR="001378C6" w:rsidRPr="00EA68F3" w:rsidRDefault="001378C6" w:rsidP="000879A6">
            <w:pPr>
              <w:snapToGrid w:val="0"/>
              <w:spacing w:after="60" w:line="240" w:lineRule="auto"/>
              <w:rPr>
                <w:rFonts w:cs="Arial"/>
                <w:b/>
                <w:sz w:val="18"/>
                <w:szCs w:val="18"/>
              </w:rPr>
            </w:pPr>
            <w:r w:rsidRPr="00EA68F3">
              <w:rPr>
                <w:rFonts w:cs="Arial"/>
                <w:b/>
                <w:sz w:val="18"/>
                <w:szCs w:val="18"/>
              </w:rPr>
              <w:t>Type</w:t>
            </w:r>
          </w:p>
        </w:tc>
        <w:tc>
          <w:tcPr>
            <w:tcW w:w="1191" w:type="pct"/>
            <w:shd w:val="clear" w:color="auto" w:fill="D9D9D9" w:themeFill="background1" w:themeFillShade="D9"/>
            <w:vAlign w:val="center"/>
          </w:tcPr>
          <w:p w14:paraId="7C14F535" w14:textId="77777777" w:rsidR="001378C6" w:rsidRPr="00EA68F3" w:rsidRDefault="001378C6" w:rsidP="000879A6">
            <w:pPr>
              <w:snapToGrid w:val="0"/>
              <w:spacing w:after="60" w:line="240" w:lineRule="auto"/>
              <w:rPr>
                <w:rFonts w:cs="Arial"/>
                <w:b/>
                <w:sz w:val="18"/>
                <w:szCs w:val="18"/>
              </w:rPr>
            </w:pPr>
            <w:r w:rsidRPr="00EA68F3">
              <w:rPr>
                <w:rFonts w:cs="Arial"/>
                <w:b/>
                <w:sz w:val="18"/>
                <w:szCs w:val="18"/>
              </w:rPr>
              <w:t>Remarks</w:t>
            </w:r>
          </w:p>
        </w:tc>
      </w:tr>
      <w:tr w:rsidR="001378C6" w:rsidRPr="00EA68F3" w14:paraId="475A84A5" w14:textId="77777777" w:rsidTr="000879A6">
        <w:trPr>
          <w:cantSplit/>
          <w:trHeight w:val="480"/>
        </w:trPr>
        <w:tc>
          <w:tcPr>
            <w:tcW w:w="418" w:type="pct"/>
          </w:tcPr>
          <w:p w14:paraId="3E53BE90"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Class</w:t>
            </w:r>
          </w:p>
        </w:tc>
        <w:tc>
          <w:tcPr>
            <w:tcW w:w="982" w:type="pct"/>
            <w:tcMar>
              <w:left w:w="58" w:type="dxa"/>
              <w:right w:w="58" w:type="dxa"/>
            </w:tcMar>
          </w:tcPr>
          <w:p w14:paraId="2DC25ECC"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S100_ExchangeCatalogue</w:t>
            </w:r>
          </w:p>
        </w:tc>
        <w:tc>
          <w:tcPr>
            <w:tcW w:w="1211" w:type="pct"/>
            <w:tcMar>
              <w:left w:w="58" w:type="dxa"/>
              <w:right w:w="58" w:type="dxa"/>
            </w:tcMar>
          </w:tcPr>
          <w:p w14:paraId="14BB92B3"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An exchange catalogue contains the discovery metadata about the exchange datasets and support files</w:t>
            </w:r>
          </w:p>
        </w:tc>
        <w:tc>
          <w:tcPr>
            <w:tcW w:w="87" w:type="pct"/>
            <w:tcMar>
              <w:left w:w="58" w:type="dxa"/>
              <w:right w:w="58" w:type="dxa"/>
            </w:tcMar>
          </w:tcPr>
          <w:p w14:paraId="7AF7A7A7" w14:textId="77777777" w:rsidR="001378C6" w:rsidRPr="00507D32" w:rsidRDefault="001378C6" w:rsidP="000879A6">
            <w:pPr>
              <w:snapToGrid w:val="0"/>
              <w:spacing w:after="0" w:line="240" w:lineRule="auto"/>
              <w:jc w:val="center"/>
              <w:rPr>
                <w:rFonts w:cs="Arial"/>
                <w:sz w:val="18"/>
                <w:szCs w:val="18"/>
              </w:rPr>
            </w:pPr>
            <w:r w:rsidRPr="00507D32">
              <w:rPr>
                <w:rFonts w:cs="Arial"/>
                <w:sz w:val="18"/>
                <w:szCs w:val="18"/>
              </w:rPr>
              <w:t>-</w:t>
            </w:r>
          </w:p>
        </w:tc>
        <w:tc>
          <w:tcPr>
            <w:tcW w:w="1111" w:type="pct"/>
            <w:tcMar>
              <w:left w:w="58" w:type="dxa"/>
              <w:right w:w="58" w:type="dxa"/>
            </w:tcMar>
          </w:tcPr>
          <w:p w14:paraId="09E7AE94"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w:t>
            </w:r>
          </w:p>
        </w:tc>
        <w:tc>
          <w:tcPr>
            <w:tcW w:w="1191" w:type="pct"/>
            <w:tcMar>
              <w:left w:w="58" w:type="dxa"/>
              <w:right w:w="58" w:type="dxa"/>
            </w:tcMar>
          </w:tcPr>
          <w:p w14:paraId="18210F74" w14:textId="7A5AFCEF" w:rsidR="001378C6" w:rsidRPr="00A35BCF" w:rsidRDefault="001378C6" w:rsidP="000879A6">
            <w:pPr>
              <w:snapToGrid w:val="0"/>
              <w:spacing w:after="0" w:line="240" w:lineRule="auto"/>
              <w:jc w:val="left"/>
              <w:rPr>
                <w:rFonts w:cs="Arial"/>
                <w:b/>
                <w:bCs/>
                <w:sz w:val="18"/>
                <w:szCs w:val="18"/>
                <w:rPrChange w:id="1611" w:author="Raphael Malyankar" w:date="2022-11-09T22:31:00Z">
                  <w:rPr>
                    <w:rFonts w:cs="Arial"/>
                    <w:sz w:val="18"/>
                    <w:szCs w:val="18"/>
                  </w:rPr>
                </w:rPrChange>
              </w:rPr>
            </w:pPr>
            <w:r w:rsidRPr="00A35BCF">
              <w:rPr>
                <w:rFonts w:cs="Arial"/>
                <w:b/>
                <w:bCs/>
                <w:color w:val="FF0000"/>
                <w:sz w:val="18"/>
                <w:szCs w:val="18"/>
                <w:rPrChange w:id="1612" w:author="Raphael Malyankar" w:date="2022-11-09T22:33:00Z">
                  <w:rPr>
                    <w:rFonts w:cs="Arial"/>
                    <w:sz w:val="18"/>
                    <w:szCs w:val="18"/>
                  </w:rPr>
                </w:rPrChange>
              </w:rPr>
              <w:t xml:space="preserve">The optional S-100 attributes </w:t>
            </w:r>
            <w:r w:rsidRPr="00A35BCF">
              <w:rPr>
                <w:rFonts w:cs="Arial"/>
                <w:b/>
                <w:bCs/>
                <w:i/>
                <w:iCs/>
                <w:color w:val="FF0000"/>
                <w:sz w:val="18"/>
                <w:szCs w:val="18"/>
                <w:rPrChange w:id="1613" w:author="Raphael Malyankar" w:date="2022-11-09T22:33:00Z">
                  <w:rPr>
                    <w:rFonts w:cs="Arial"/>
                    <w:i/>
                    <w:iCs/>
                    <w:sz w:val="18"/>
                    <w:szCs w:val="18"/>
                  </w:rPr>
                </w:rPrChange>
              </w:rPr>
              <w:t>identifier</w:t>
            </w:r>
            <w:r w:rsidRPr="00A35BCF">
              <w:rPr>
                <w:rFonts w:cs="Arial"/>
                <w:b/>
                <w:bCs/>
                <w:color w:val="FF0000"/>
                <w:sz w:val="18"/>
                <w:szCs w:val="18"/>
                <w:rPrChange w:id="1614" w:author="Raphael Malyankar" w:date="2022-11-09T22:33:00Z">
                  <w:rPr>
                    <w:rFonts w:cs="Arial"/>
                    <w:sz w:val="18"/>
                    <w:szCs w:val="18"/>
                  </w:rPr>
                </w:rPrChange>
              </w:rPr>
              <w:t xml:space="preserve">, </w:t>
            </w:r>
            <w:r w:rsidRPr="00A35BCF">
              <w:rPr>
                <w:rFonts w:cs="Arial"/>
                <w:b/>
                <w:bCs/>
                <w:i/>
                <w:iCs/>
                <w:color w:val="FF0000"/>
                <w:sz w:val="18"/>
                <w:szCs w:val="18"/>
                <w:rPrChange w:id="1615" w:author="Raphael Malyankar" w:date="2022-11-09T22:33:00Z">
                  <w:rPr>
                    <w:rFonts w:cs="Arial"/>
                    <w:i/>
                    <w:iCs/>
                    <w:sz w:val="18"/>
                    <w:szCs w:val="18"/>
                  </w:rPr>
                </w:rPrChange>
              </w:rPr>
              <w:t>contact</w:t>
            </w:r>
            <w:r w:rsidRPr="00A35BCF">
              <w:rPr>
                <w:rFonts w:cs="Arial"/>
                <w:b/>
                <w:bCs/>
                <w:color w:val="FF0000"/>
                <w:sz w:val="18"/>
                <w:szCs w:val="18"/>
                <w:rPrChange w:id="1616" w:author="Raphael Malyankar" w:date="2022-11-09T22:33:00Z">
                  <w:rPr>
                    <w:rFonts w:cs="Arial"/>
                    <w:sz w:val="18"/>
                    <w:szCs w:val="18"/>
                  </w:rPr>
                </w:rPrChange>
              </w:rPr>
              <w:t xml:space="preserve">, and </w:t>
            </w:r>
            <w:proofErr w:type="spellStart"/>
            <w:r w:rsidRPr="00A35BCF">
              <w:rPr>
                <w:rFonts w:cs="Arial"/>
                <w:b/>
                <w:bCs/>
                <w:i/>
                <w:iCs/>
                <w:color w:val="FF0000"/>
                <w:sz w:val="18"/>
                <w:szCs w:val="18"/>
                <w:rPrChange w:id="1617" w:author="Raphael Malyankar" w:date="2022-11-09T22:33:00Z">
                  <w:rPr>
                    <w:rFonts w:cs="Arial"/>
                    <w:i/>
                    <w:iCs/>
                    <w:sz w:val="18"/>
                    <w:szCs w:val="18"/>
                  </w:rPr>
                </w:rPrChange>
              </w:rPr>
              <w:t>productSpecification</w:t>
            </w:r>
            <w:proofErr w:type="spellEnd"/>
            <w:r w:rsidRPr="00A35BCF">
              <w:rPr>
                <w:rFonts w:cs="Arial"/>
                <w:b/>
                <w:bCs/>
                <w:color w:val="FF0000"/>
                <w:sz w:val="18"/>
                <w:szCs w:val="18"/>
                <w:rPrChange w:id="1618" w:author="Raphael Malyankar" w:date="2022-11-09T22:33:00Z">
                  <w:rPr>
                    <w:rFonts w:cs="Arial"/>
                    <w:sz w:val="18"/>
                    <w:szCs w:val="18"/>
                  </w:rPr>
                </w:rPrChange>
              </w:rPr>
              <w:t xml:space="preserve"> are mandatory in S-131.</w:t>
            </w:r>
          </w:p>
        </w:tc>
      </w:tr>
      <w:tr w:rsidR="001378C6" w:rsidRPr="00EA68F3" w14:paraId="37475771" w14:textId="77777777" w:rsidTr="000879A6">
        <w:trPr>
          <w:cantSplit/>
          <w:trHeight w:val="315"/>
        </w:trPr>
        <w:tc>
          <w:tcPr>
            <w:tcW w:w="418" w:type="pct"/>
          </w:tcPr>
          <w:p w14:paraId="769F8DEC"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tcMar>
              <w:left w:w="58" w:type="dxa"/>
              <w:right w:w="58" w:type="dxa"/>
            </w:tcMar>
          </w:tcPr>
          <w:p w14:paraId="62148AB9"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identifier</w:t>
            </w:r>
          </w:p>
        </w:tc>
        <w:tc>
          <w:tcPr>
            <w:tcW w:w="1211" w:type="pct"/>
            <w:tcMar>
              <w:left w:w="58" w:type="dxa"/>
              <w:right w:w="58" w:type="dxa"/>
            </w:tcMar>
          </w:tcPr>
          <w:p w14:paraId="491ABBF0"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Uniquely identifies this exchange catalogue</w:t>
            </w:r>
          </w:p>
        </w:tc>
        <w:tc>
          <w:tcPr>
            <w:tcW w:w="87" w:type="pct"/>
            <w:tcMar>
              <w:left w:w="58" w:type="dxa"/>
              <w:right w:w="58" w:type="dxa"/>
            </w:tcMar>
          </w:tcPr>
          <w:p w14:paraId="21A8D323" w14:textId="77777777" w:rsidR="001378C6" w:rsidRPr="00A35BCF" w:rsidRDefault="001378C6" w:rsidP="000879A6">
            <w:pPr>
              <w:snapToGrid w:val="0"/>
              <w:spacing w:after="0" w:line="240" w:lineRule="auto"/>
              <w:jc w:val="center"/>
              <w:rPr>
                <w:rFonts w:cs="Arial"/>
                <w:b/>
                <w:bCs/>
                <w:sz w:val="18"/>
                <w:szCs w:val="18"/>
                <w:rPrChange w:id="1619" w:author="Raphael Malyankar" w:date="2022-11-09T22:32:00Z">
                  <w:rPr>
                    <w:rFonts w:cs="Arial"/>
                    <w:sz w:val="18"/>
                    <w:szCs w:val="18"/>
                  </w:rPr>
                </w:rPrChange>
              </w:rPr>
            </w:pPr>
            <w:r w:rsidRPr="00A35BCF">
              <w:rPr>
                <w:rFonts w:cs="Arial"/>
                <w:b/>
                <w:bCs/>
                <w:color w:val="FF0000"/>
                <w:sz w:val="18"/>
                <w:szCs w:val="18"/>
                <w:rPrChange w:id="1620" w:author="Raphael Malyankar" w:date="2022-11-09T22:33:00Z">
                  <w:rPr>
                    <w:rFonts w:cs="Arial"/>
                    <w:sz w:val="18"/>
                    <w:szCs w:val="18"/>
                  </w:rPr>
                </w:rPrChange>
              </w:rPr>
              <w:t>1</w:t>
            </w:r>
          </w:p>
        </w:tc>
        <w:tc>
          <w:tcPr>
            <w:tcW w:w="1111" w:type="pct"/>
            <w:tcMar>
              <w:left w:w="58" w:type="dxa"/>
              <w:right w:w="58" w:type="dxa"/>
            </w:tcMar>
          </w:tcPr>
          <w:p w14:paraId="64B89D3C" w14:textId="3424439C" w:rsidR="001378C6" w:rsidRPr="00507D32" w:rsidRDefault="001378C6" w:rsidP="000879A6">
            <w:pPr>
              <w:snapToGrid w:val="0"/>
              <w:spacing w:after="0" w:line="240" w:lineRule="auto"/>
              <w:jc w:val="left"/>
              <w:rPr>
                <w:rFonts w:cs="Arial"/>
                <w:sz w:val="18"/>
                <w:szCs w:val="18"/>
              </w:rPr>
            </w:pPr>
            <w:r w:rsidRPr="00507D32">
              <w:rPr>
                <w:rFonts w:cs="Arial"/>
                <w:sz w:val="18"/>
                <w:szCs w:val="18"/>
              </w:rPr>
              <w:t>S100_</w:t>
            </w:r>
            <w:r>
              <w:rPr>
                <w:rFonts w:cs="Arial"/>
                <w:sz w:val="18"/>
                <w:szCs w:val="18"/>
              </w:rPr>
              <w:t>Exchange</w:t>
            </w:r>
            <w:r w:rsidRPr="00507D32">
              <w:rPr>
                <w:rFonts w:cs="Arial"/>
                <w:sz w:val="18"/>
                <w:szCs w:val="18"/>
              </w:rPr>
              <w:t>CatalogueIdentifier</w:t>
            </w:r>
          </w:p>
        </w:tc>
        <w:tc>
          <w:tcPr>
            <w:tcW w:w="1191" w:type="pct"/>
            <w:tcMar>
              <w:left w:w="58" w:type="dxa"/>
              <w:right w:w="58" w:type="dxa"/>
            </w:tcMar>
          </w:tcPr>
          <w:p w14:paraId="1974F77E" w14:textId="2732524E" w:rsidR="001378C6" w:rsidRPr="00A35BCF" w:rsidRDefault="001378C6" w:rsidP="000879A6">
            <w:pPr>
              <w:snapToGrid w:val="0"/>
              <w:spacing w:after="0" w:line="240" w:lineRule="auto"/>
              <w:jc w:val="left"/>
              <w:rPr>
                <w:rFonts w:cs="Arial"/>
                <w:b/>
                <w:bCs/>
                <w:sz w:val="18"/>
                <w:szCs w:val="18"/>
                <w:rPrChange w:id="1621" w:author="Raphael Malyankar" w:date="2022-11-09T22:32:00Z">
                  <w:rPr>
                    <w:rFonts w:cs="Arial"/>
                    <w:sz w:val="18"/>
                    <w:szCs w:val="18"/>
                  </w:rPr>
                </w:rPrChange>
              </w:rPr>
            </w:pPr>
            <w:r w:rsidRPr="00A35BCF">
              <w:rPr>
                <w:rFonts w:cs="Arial"/>
                <w:b/>
                <w:bCs/>
                <w:color w:val="FF0000"/>
                <w:sz w:val="18"/>
                <w:szCs w:val="18"/>
                <w:rPrChange w:id="1622" w:author="Raphael Malyankar" w:date="2022-11-09T22:33:00Z">
                  <w:rPr>
                    <w:rFonts w:cs="Arial"/>
                    <w:sz w:val="18"/>
                    <w:szCs w:val="18"/>
                  </w:rPr>
                </w:rPrChange>
              </w:rPr>
              <w:t>Mandatory in S-</w:t>
            </w:r>
            <w:r w:rsidR="0008774F" w:rsidRPr="00A35BCF">
              <w:rPr>
                <w:rFonts w:cs="Arial"/>
                <w:b/>
                <w:bCs/>
                <w:color w:val="FF0000"/>
                <w:sz w:val="18"/>
                <w:szCs w:val="18"/>
                <w:rPrChange w:id="1623" w:author="Raphael Malyankar" w:date="2022-11-09T22:33:00Z">
                  <w:rPr>
                    <w:rFonts w:cs="Arial"/>
                    <w:sz w:val="18"/>
                    <w:szCs w:val="18"/>
                  </w:rPr>
                </w:rPrChange>
              </w:rPr>
              <w:t>131</w:t>
            </w:r>
            <w:r w:rsidRPr="00A35BCF">
              <w:rPr>
                <w:rFonts w:cs="Arial"/>
                <w:b/>
                <w:bCs/>
                <w:color w:val="FF0000"/>
                <w:sz w:val="18"/>
                <w:szCs w:val="18"/>
                <w:rPrChange w:id="1624" w:author="Raphael Malyankar" w:date="2022-11-09T22:33:00Z">
                  <w:rPr>
                    <w:rFonts w:cs="Arial"/>
                    <w:sz w:val="18"/>
                    <w:szCs w:val="18"/>
                  </w:rPr>
                </w:rPrChange>
              </w:rPr>
              <w:t>.</w:t>
            </w:r>
          </w:p>
        </w:tc>
      </w:tr>
      <w:tr w:rsidR="001378C6" w:rsidRPr="00EA68F3" w14:paraId="6DE0D391" w14:textId="77777777" w:rsidTr="000879A6">
        <w:trPr>
          <w:cantSplit/>
          <w:trHeight w:val="315"/>
        </w:trPr>
        <w:tc>
          <w:tcPr>
            <w:tcW w:w="418" w:type="pct"/>
          </w:tcPr>
          <w:p w14:paraId="46F26C82"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tcMar>
              <w:left w:w="58" w:type="dxa"/>
              <w:right w:w="58" w:type="dxa"/>
            </w:tcMar>
          </w:tcPr>
          <w:p w14:paraId="5D3984A0"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contact</w:t>
            </w:r>
          </w:p>
        </w:tc>
        <w:tc>
          <w:tcPr>
            <w:tcW w:w="1211" w:type="pct"/>
            <w:tcMar>
              <w:left w:w="58" w:type="dxa"/>
              <w:right w:w="58" w:type="dxa"/>
            </w:tcMar>
          </w:tcPr>
          <w:p w14:paraId="02A1E052"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Details about the issuer of this exchange catalogue</w:t>
            </w:r>
          </w:p>
        </w:tc>
        <w:tc>
          <w:tcPr>
            <w:tcW w:w="87" w:type="pct"/>
            <w:tcMar>
              <w:left w:w="58" w:type="dxa"/>
              <w:right w:w="58" w:type="dxa"/>
            </w:tcMar>
          </w:tcPr>
          <w:p w14:paraId="17275660" w14:textId="77777777" w:rsidR="001378C6" w:rsidRPr="00A35BCF" w:rsidRDefault="001378C6" w:rsidP="000879A6">
            <w:pPr>
              <w:snapToGrid w:val="0"/>
              <w:spacing w:after="0" w:line="240" w:lineRule="auto"/>
              <w:jc w:val="center"/>
              <w:rPr>
                <w:rFonts w:cs="Arial"/>
                <w:b/>
                <w:bCs/>
                <w:sz w:val="18"/>
                <w:szCs w:val="18"/>
                <w:rPrChange w:id="1625" w:author="Raphael Malyankar" w:date="2022-11-09T22:32:00Z">
                  <w:rPr>
                    <w:rFonts w:cs="Arial"/>
                    <w:sz w:val="18"/>
                    <w:szCs w:val="18"/>
                  </w:rPr>
                </w:rPrChange>
              </w:rPr>
            </w:pPr>
            <w:r w:rsidRPr="00A35BCF">
              <w:rPr>
                <w:rFonts w:cs="Arial"/>
                <w:b/>
                <w:bCs/>
                <w:color w:val="FF0000"/>
                <w:sz w:val="18"/>
                <w:szCs w:val="18"/>
                <w:rPrChange w:id="1626" w:author="Raphael Malyankar" w:date="2022-11-09T22:33:00Z">
                  <w:rPr>
                    <w:rFonts w:cs="Arial"/>
                    <w:sz w:val="18"/>
                    <w:szCs w:val="18"/>
                  </w:rPr>
                </w:rPrChange>
              </w:rPr>
              <w:t>1</w:t>
            </w:r>
          </w:p>
        </w:tc>
        <w:tc>
          <w:tcPr>
            <w:tcW w:w="1111" w:type="pct"/>
            <w:tcMar>
              <w:left w:w="58" w:type="dxa"/>
              <w:right w:w="58" w:type="dxa"/>
            </w:tcMar>
          </w:tcPr>
          <w:p w14:paraId="5B295746"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S100_CataloguePointOfContact</w:t>
            </w:r>
          </w:p>
        </w:tc>
        <w:tc>
          <w:tcPr>
            <w:tcW w:w="1191" w:type="pct"/>
            <w:tcMar>
              <w:left w:w="58" w:type="dxa"/>
              <w:right w:w="58" w:type="dxa"/>
            </w:tcMar>
          </w:tcPr>
          <w:p w14:paraId="5C060453" w14:textId="2FAED4BE" w:rsidR="001378C6" w:rsidRPr="00A35BCF" w:rsidRDefault="001378C6" w:rsidP="000879A6">
            <w:pPr>
              <w:snapToGrid w:val="0"/>
              <w:spacing w:after="0" w:line="240" w:lineRule="auto"/>
              <w:jc w:val="left"/>
              <w:rPr>
                <w:rFonts w:cs="Arial"/>
                <w:b/>
                <w:bCs/>
                <w:sz w:val="18"/>
                <w:szCs w:val="18"/>
                <w:rPrChange w:id="1627" w:author="Raphael Malyankar" w:date="2022-11-09T22:32:00Z">
                  <w:rPr>
                    <w:rFonts w:cs="Arial"/>
                    <w:sz w:val="18"/>
                    <w:szCs w:val="18"/>
                  </w:rPr>
                </w:rPrChange>
              </w:rPr>
            </w:pPr>
            <w:r w:rsidRPr="00A35BCF">
              <w:rPr>
                <w:rFonts w:cs="Arial"/>
                <w:b/>
                <w:bCs/>
                <w:color w:val="FF0000"/>
                <w:sz w:val="18"/>
                <w:szCs w:val="18"/>
                <w:rPrChange w:id="1628" w:author="Raphael Malyankar" w:date="2022-11-09T22:33:00Z">
                  <w:rPr>
                    <w:rFonts w:cs="Arial"/>
                    <w:sz w:val="18"/>
                    <w:szCs w:val="18"/>
                  </w:rPr>
                </w:rPrChange>
              </w:rPr>
              <w:t>Mandatory in S-</w:t>
            </w:r>
            <w:r w:rsidR="0008774F" w:rsidRPr="00A35BCF">
              <w:rPr>
                <w:rFonts w:cs="Arial"/>
                <w:b/>
                <w:bCs/>
                <w:color w:val="FF0000"/>
                <w:sz w:val="18"/>
                <w:szCs w:val="18"/>
                <w:rPrChange w:id="1629" w:author="Raphael Malyankar" w:date="2022-11-09T22:33:00Z">
                  <w:rPr>
                    <w:rFonts w:cs="Arial"/>
                    <w:sz w:val="18"/>
                    <w:szCs w:val="18"/>
                  </w:rPr>
                </w:rPrChange>
              </w:rPr>
              <w:t>131</w:t>
            </w:r>
            <w:r w:rsidRPr="00A35BCF">
              <w:rPr>
                <w:rFonts w:cs="Arial"/>
                <w:b/>
                <w:bCs/>
                <w:color w:val="FF0000"/>
                <w:sz w:val="18"/>
                <w:szCs w:val="18"/>
                <w:rPrChange w:id="1630" w:author="Raphael Malyankar" w:date="2022-11-09T22:33:00Z">
                  <w:rPr>
                    <w:rFonts w:cs="Arial"/>
                    <w:sz w:val="18"/>
                    <w:szCs w:val="18"/>
                  </w:rPr>
                </w:rPrChange>
              </w:rPr>
              <w:t>.</w:t>
            </w:r>
          </w:p>
        </w:tc>
      </w:tr>
      <w:tr w:rsidR="001378C6" w:rsidRPr="00EA68F3" w14:paraId="677034E8" w14:textId="77777777" w:rsidTr="000879A6">
        <w:trPr>
          <w:cantSplit/>
          <w:trHeight w:val="495"/>
        </w:trPr>
        <w:tc>
          <w:tcPr>
            <w:tcW w:w="418" w:type="pct"/>
            <w:tcBorders>
              <w:bottom w:val="single" w:sz="4" w:space="0" w:color="000000"/>
            </w:tcBorders>
          </w:tcPr>
          <w:p w14:paraId="652165B3"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tcBorders>
              <w:bottom w:val="single" w:sz="4" w:space="0" w:color="000000"/>
            </w:tcBorders>
            <w:tcMar>
              <w:left w:w="58" w:type="dxa"/>
              <w:right w:w="58" w:type="dxa"/>
            </w:tcMar>
          </w:tcPr>
          <w:p w14:paraId="4D475FF7"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productSpecification</w:t>
            </w:r>
            <w:proofErr w:type="spellEnd"/>
          </w:p>
        </w:tc>
        <w:tc>
          <w:tcPr>
            <w:tcW w:w="1211" w:type="pct"/>
            <w:tcBorders>
              <w:bottom w:val="single" w:sz="4" w:space="0" w:color="000000"/>
            </w:tcBorders>
            <w:tcMar>
              <w:left w:w="58" w:type="dxa"/>
              <w:right w:w="58" w:type="dxa"/>
            </w:tcMar>
          </w:tcPr>
          <w:p w14:paraId="46395BB3"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Details about the product specifications used for the datasets contained in the exchange catalogue</w:t>
            </w:r>
          </w:p>
        </w:tc>
        <w:tc>
          <w:tcPr>
            <w:tcW w:w="87" w:type="pct"/>
            <w:tcBorders>
              <w:bottom w:val="single" w:sz="4" w:space="0" w:color="000000"/>
            </w:tcBorders>
            <w:tcMar>
              <w:left w:w="58" w:type="dxa"/>
              <w:right w:w="58" w:type="dxa"/>
            </w:tcMar>
          </w:tcPr>
          <w:p w14:paraId="217FBB1F" w14:textId="77777777" w:rsidR="001378C6" w:rsidRPr="00A35BCF" w:rsidRDefault="001378C6" w:rsidP="000879A6">
            <w:pPr>
              <w:snapToGrid w:val="0"/>
              <w:spacing w:after="0" w:line="240" w:lineRule="auto"/>
              <w:jc w:val="center"/>
              <w:rPr>
                <w:rFonts w:cs="Arial"/>
                <w:b/>
                <w:bCs/>
                <w:sz w:val="18"/>
                <w:szCs w:val="18"/>
                <w:rPrChange w:id="1631" w:author="Raphael Malyankar" w:date="2022-11-09T22:33:00Z">
                  <w:rPr>
                    <w:rFonts w:cs="Arial"/>
                    <w:sz w:val="18"/>
                    <w:szCs w:val="18"/>
                  </w:rPr>
                </w:rPrChange>
              </w:rPr>
            </w:pPr>
            <w:r w:rsidRPr="00A35BCF">
              <w:rPr>
                <w:rFonts w:cs="Arial"/>
                <w:b/>
                <w:bCs/>
                <w:color w:val="FF0000"/>
                <w:sz w:val="18"/>
                <w:szCs w:val="18"/>
                <w:rPrChange w:id="1632" w:author="Raphael Malyankar" w:date="2022-11-09T22:33:00Z">
                  <w:rPr>
                    <w:rFonts w:cs="Arial"/>
                    <w:sz w:val="18"/>
                    <w:szCs w:val="18"/>
                  </w:rPr>
                </w:rPrChange>
              </w:rPr>
              <w:t>1</w:t>
            </w:r>
          </w:p>
        </w:tc>
        <w:tc>
          <w:tcPr>
            <w:tcW w:w="1111" w:type="pct"/>
            <w:tcBorders>
              <w:bottom w:val="single" w:sz="4" w:space="0" w:color="000000"/>
            </w:tcBorders>
            <w:tcMar>
              <w:left w:w="58" w:type="dxa"/>
              <w:right w:w="58" w:type="dxa"/>
            </w:tcMar>
          </w:tcPr>
          <w:p w14:paraId="3C3A469D"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S100_ProductSpecification</w:t>
            </w:r>
          </w:p>
        </w:tc>
        <w:tc>
          <w:tcPr>
            <w:tcW w:w="1191" w:type="pct"/>
            <w:tcBorders>
              <w:bottom w:val="single" w:sz="4" w:space="0" w:color="000000"/>
            </w:tcBorders>
            <w:tcMar>
              <w:left w:w="58" w:type="dxa"/>
              <w:right w:w="58" w:type="dxa"/>
            </w:tcMar>
          </w:tcPr>
          <w:p w14:paraId="22B3D146" w14:textId="4559C52E" w:rsidR="001378C6" w:rsidRPr="00507D32" w:rsidRDefault="001378C6" w:rsidP="000879A6">
            <w:pPr>
              <w:snapToGrid w:val="0"/>
              <w:spacing w:after="0" w:line="240" w:lineRule="auto"/>
              <w:jc w:val="left"/>
              <w:rPr>
                <w:rFonts w:cs="Arial"/>
                <w:sz w:val="18"/>
                <w:szCs w:val="18"/>
              </w:rPr>
            </w:pPr>
            <w:r w:rsidRPr="00A35BCF">
              <w:rPr>
                <w:rFonts w:cs="Arial"/>
                <w:b/>
                <w:bCs/>
                <w:color w:val="FF0000"/>
                <w:sz w:val="18"/>
                <w:szCs w:val="18"/>
                <w:rPrChange w:id="1633" w:author="Raphael Malyankar" w:date="2022-11-09T22:33:00Z">
                  <w:rPr>
                    <w:rFonts w:cs="Arial"/>
                    <w:sz w:val="18"/>
                    <w:szCs w:val="18"/>
                  </w:rPr>
                </w:rPrChange>
              </w:rPr>
              <w:t>Mandatory in S-</w:t>
            </w:r>
            <w:r w:rsidR="0008774F" w:rsidRPr="00A35BCF">
              <w:rPr>
                <w:rFonts w:cs="Arial"/>
                <w:b/>
                <w:bCs/>
                <w:color w:val="FF0000"/>
                <w:sz w:val="18"/>
                <w:szCs w:val="18"/>
                <w:rPrChange w:id="1634" w:author="Raphael Malyankar" w:date="2022-11-09T22:33:00Z">
                  <w:rPr>
                    <w:rFonts w:cs="Arial"/>
                    <w:sz w:val="18"/>
                    <w:szCs w:val="18"/>
                  </w:rPr>
                </w:rPrChange>
              </w:rPr>
              <w:t>131</w:t>
            </w:r>
            <w:r>
              <w:rPr>
                <w:rFonts w:cs="Arial"/>
                <w:sz w:val="18"/>
                <w:szCs w:val="18"/>
              </w:rPr>
              <w:t>.</w:t>
            </w:r>
          </w:p>
        </w:tc>
      </w:tr>
      <w:tr w:rsidR="001378C6" w:rsidRPr="00EA68F3" w14:paraId="6BB66C9C" w14:textId="77777777" w:rsidTr="000879A6">
        <w:trPr>
          <w:cantSplit/>
          <w:trHeight w:val="495"/>
        </w:trPr>
        <w:tc>
          <w:tcPr>
            <w:tcW w:w="418" w:type="pct"/>
            <w:tcBorders>
              <w:bottom w:val="single" w:sz="4" w:space="0" w:color="000000"/>
            </w:tcBorders>
          </w:tcPr>
          <w:p w14:paraId="56AA9740" w14:textId="77777777" w:rsidR="001378C6" w:rsidRPr="00507D32" w:rsidRDefault="001378C6" w:rsidP="000879A6">
            <w:pPr>
              <w:snapToGrid w:val="0"/>
              <w:spacing w:after="0" w:line="240" w:lineRule="auto"/>
              <w:jc w:val="left"/>
              <w:rPr>
                <w:rFonts w:cs="Arial"/>
                <w:sz w:val="18"/>
                <w:szCs w:val="18"/>
                <w:lang w:eastAsia="ar-SA"/>
              </w:rPr>
            </w:pPr>
            <w:r w:rsidRPr="00507D32">
              <w:rPr>
                <w:rFonts w:cs="Arial"/>
                <w:sz w:val="18"/>
                <w:szCs w:val="18"/>
              </w:rPr>
              <w:t>Attribute</w:t>
            </w:r>
          </w:p>
        </w:tc>
        <w:tc>
          <w:tcPr>
            <w:tcW w:w="982" w:type="pct"/>
            <w:tcBorders>
              <w:bottom w:val="single" w:sz="4" w:space="0" w:color="000000"/>
            </w:tcBorders>
            <w:tcMar>
              <w:left w:w="58" w:type="dxa"/>
              <w:right w:w="58" w:type="dxa"/>
            </w:tcMar>
          </w:tcPr>
          <w:p w14:paraId="69794C76"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defaultLocale</w:t>
            </w:r>
            <w:proofErr w:type="spellEnd"/>
          </w:p>
        </w:tc>
        <w:tc>
          <w:tcPr>
            <w:tcW w:w="1211" w:type="pct"/>
            <w:tcBorders>
              <w:bottom w:val="single" w:sz="4" w:space="0" w:color="000000"/>
            </w:tcBorders>
            <w:tcMar>
              <w:left w:w="58" w:type="dxa"/>
              <w:right w:w="58" w:type="dxa"/>
            </w:tcMar>
          </w:tcPr>
          <w:p w14:paraId="6D773F61"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Default language and character set used for all metadata records in this Exchange Catalogue</w:t>
            </w:r>
          </w:p>
        </w:tc>
        <w:tc>
          <w:tcPr>
            <w:tcW w:w="87" w:type="pct"/>
            <w:tcBorders>
              <w:bottom w:val="single" w:sz="4" w:space="0" w:color="000000"/>
            </w:tcBorders>
            <w:tcMar>
              <w:left w:w="58" w:type="dxa"/>
              <w:right w:w="58" w:type="dxa"/>
            </w:tcMar>
          </w:tcPr>
          <w:p w14:paraId="12C75764" w14:textId="77777777" w:rsidR="001378C6" w:rsidRPr="00507D32" w:rsidRDefault="001378C6" w:rsidP="000879A6">
            <w:pPr>
              <w:snapToGrid w:val="0"/>
              <w:spacing w:after="0" w:line="240" w:lineRule="auto"/>
              <w:jc w:val="center"/>
              <w:rPr>
                <w:rFonts w:cs="Arial"/>
                <w:sz w:val="18"/>
                <w:szCs w:val="18"/>
              </w:rPr>
            </w:pPr>
            <w:r w:rsidRPr="00507D32">
              <w:rPr>
                <w:rFonts w:cs="Arial"/>
                <w:sz w:val="18"/>
                <w:szCs w:val="18"/>
              </w:rPr>
              <w:t>0..1</w:t>
            </w:r>
          </w:p>
        </w:tc>
        <w:tc>
          <w:tcPr>
            <w:tcW w:w="1111" w:type="pct"/>
            <w:tcBorders>
              <w:bottom w:val="single" w:sz="4" w:space="0" w:color="000000"/>
            </w:tcBorders>
            <w:tcMar>
              <w:left w:w="58" w:type="dxa"/>
              <w:right w:w="58" w:type="dxa"/>
            </w:tcMar>
          </w:tcPr>
          <w:p w14:paraId="04704138"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PT_Locale</w:t>
            </w:r>
            <w:proofErr w:type="spellEnd"/>
          </w:p>
        </w:tc>
        <w:tc>
          <w:tcPr>
            <w:tcW w:w="1191" w:type="pct"/>
            <w:tcBorders>
              <w:bottom w:val="single" w:sz="4" w:space="0" w:color="000000"/>
            </w:tcBorders>
            <w:tcMar>
              <w:left w:w="58" w:type="dxa"/>
              <w:right w:w="58" w:type="dxa"/>
            </w:tcMar>
          </w:tcPr>
          <w:p w14:paraId="6182A30F"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Default is English and UTF-8</w:t>
            </w:r>
          </w:p>
        </w:tc>
      </w:tr>
      <w:tr w:rsidR="001378C6" w:rsidRPr="00EA68F3" w14:paraId="46D0EE69" w14:textId="77777777" w:rsidTr="000879A6">
        <w:trPr>
          <w:cantSplit/>
          <w:trHeight w:val="495"/>
        </w:trPr>
        <w:tc>
          <w:tcPr>
            <w:tcW w:w="418" w:type="pct"/>
            <w:shd w:val="clear" w:color="auto" w:fill="FFFFFF"/>
          </w:tcPr>
          <w:p w14:paraId="507187AB"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shd w:val="clear" w:color="auto" w:fill="FFFFFF"/>
            <w:tcMar>
              <w:left w:w="58" w:type="dxa"/>
              <w:right w:w="58" w:type="dxa"/>
            </w:tcMar>
          </w:tcPr>
          <w:p w14:paraId="2E6E93A6"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otherLocale</w:t>
            </w:r>
            <w:proofErr w:type="spellEnd"/>
          </w:p>
        </w:tc>
        <w:tc>
          <w:tcPr>
            <w:tcW w:w="1211" w:type="pct"/>
            <w:shd w:val="clear" w:color="auto" w:fill="FFFFFF"/>
            <w:tcMar>
              <w:left w:w="58" w:type="dxa"/>
              <w:right w:w="58" w:type="dxa"/>
            </w:tcMar>
          </w:tcPr>
          <w:p w14:paraId="632309B0"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Other languages and character sets used for the localized metadata records in this Exchange Catalogue</w:t>
            </w:r>
            <w:r w:rsidRPr="00507D32" w:rsidDel="005F1D4D">
              <w:rPr>
                <w:rFonts w:cs="Arial"/>
                <w:sz w:val="18"/>
                <w:szCs w:val="18"/>
              </w:rPr>
              <w:t xml:space="preserve"> </w:t>
            </w:r>
          </w:p>
        </w:tc>
        <w:tc>
          <w:tcPr>
            <w:tcW w:w="87" w:type="pct"/>
            <w:shd w:val="clear" w:color="auto" w:fill="FFFFFF"/>
            <w:tcMar>
              <w:left w:w="58" w:type="dxa"/>
              <w:right w:w="58" w:type="dxa"/>
            </w:tcMar>
          </w:tcPr>
          <w:p w14:paraId="5237A297" w14:textId="77777777" w:rsidR="001378C6" w:rsidRPr="00507D32" w:rsidRDefault="001378C6" w:rsidP="000879A6">
            <w:pPr>
              <w:snapToGrid w:val="0"/>
              <w:spacing w:after="0" w:line="240" w:lineRule="auto"/>
              <w:jc w:val="center"/>
              <w:rPr>
                <w:rFonts w:cs="Arial"/>
                <w:sz w:val="18"/>
                <w:szCs w:val="18"/>
              </w:rPr>
            </w:pPr>
            <w:r w:rsidRPr="00507D32">
              <w:rPr>
                <w:rFonts w:cs="Arial"/>
                <w:sz w:val="18"/>
                <w:szCs w:val="18"/>
              </w:rPr>
              <w:t>0..*</w:t>
            </w:r>
          </w:p>
        </w:tc>
        <w:tc>
          <w:tcPr>
            <w:tcW w:w="1111" w:type="pct"/>
            <w:shd w:val="clear" w:color="auto" w:fill="FFFFFF"/>
            <w:tcMar>
              <w:left w:w="58" w:type="dxa"/>
              <w:right w:w="58" w:type="dxa"/>
            </w:tcMar>
          </w:tcPr>
          <w:p w14:paraId="3B656C26"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PT_Locale</w:t>
            </w:r>
            <w:proofErr w:type="spellEnd"/>
          </w:p>
        </w:tc>
        <w:tc>
          <w:tcPr>
            <w:tcW w:w="1191" w:type="pct"/>
            <w:shd w:val="clear" w:color="auto" w:fill="FFFFFF"/>
            <w:tcMar>
              <w:left w:w="58" w:type="dxa"/>
              <w:right w:w="58" w:type="dxa"/>
            </w:tcMar>
          </w:tcPr>
          <w:p w14:paraId="3CF2B9DB"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Required if any localized entries are present in the Exchange Catalogue</w:t>
            </w:r>
          </w:p>
        </w:tc>
      </w:tr>
      <w:tr w:rsidR="001378C6" w:rsidRPr="00EA68F3" w14:paraId="7BC56064" w14:textId="77777777" w:rsidTr="000879A6">
        <w:trPr>
          <w:cantSplit/>
          <w:trHeight w:val="1034"/>
        </w:trPr>
        <w:tc>
          <w:tcPr>
            <w:tcW w:w="418" w:type="pct"/>
            <w:shd w:val="clear" w:color="auto" w:fill="FFFFFF"/>
          </w:tcPr>
          <w:p w14:paraId="5857028B"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shd w:val="clear" w:color="auto" w:fill="FFFFFF"/>
            <w:tcMar>
              <w:left w:w="58" w:type="dxa"/>
              <w:right w:w="58" w:type="dxa"/>
            </w:tcMar>
          </w:tcPr>
          <w:p w14:paraId="1D096484"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exchangeCatalogueDescription</w:t>
            </w:r>
            <w:proofErr w:type="spellEnd"/>
          </w:p>
        </w:tc>
        <w:tc>
          <w:tcPr>
            <w:tcW w:w="1211" w:type="pct"/>
            <w:shd w:val="clear" w:color="auto" w:fill="FFFFFF"/>
            <w:tcMar>
              <w:left w:w="58" w:type="dxa"/>
              <w:right w:w="58" w:type="dxa"/>
            </w:tcMar>
          </w:tcPr>
          <w:p w14:paraId="0C61E383" w14:textId="77777777" w:rsidR="001378C6" w:rsidRPr="00507D32" w:rsidRDefault="001378C6" w:rsidP="000879A6">
            <w:pPr>
              <w:spacing w:after="0" w:line="240" w:lineRule="auto"/>
              <w:jc w:val="left"/>
              <w:rPr>
                <w:rFonts w:cs="Arial"/>
                <w:sz w:val="18"/>
                <w:szCs w:val="18"/>
              </w:rPr>
            </w:pPr>
            <w:r w:rsidRPr="00507D32">
              <w:rPr>
                <w:rFonts w:cs="Arial"/>
                <w:sz w:val="18"/>
                <w:szCs w:val="18"/>
              </w:rPr>
              <w:t>Description of what the exchange catalogue contains</w:t>
            </w:r>
          </w:p>
        </w:tc>
        <w:tc>
          <w:tcPr>
            <w:tcW w:w="87" w:type="pct"/>
            <w:shd w:val="clear" w:color="auto" w:fill="FFFFFF"/>
            <w:tcMar>
              <w:left w:w="58" w:type="dxa"/>
              <w:right w:w="58" w:type="dxa"/>
            </w:tcMar>
          </w:tcPr>
          <w:p w14:paraId="2261DDFA" w14:textId="77777777" w:rsidR="001378C6" w:rsidRPr="00507D32" w:rsidRDefault="001378C6" w:rsidP="000879A6">
            <w:pPr>
              <w:snapToGrid w:val="0"/>
              <w:spacing w:after="0" w:line="240" w:lineRule="auto"/>
              <w:jc w:val="center"/>
              <w:rPr>
                <w:rFonts w:cs="Arial"/>
                <w:sz w:val="18"/>
                <w:szCs w:val="18"/>
              </w:rPr>
            </w:pPr>
            <w:r>
              <w:rPr>
                <w:rFonts w:cs="Arial"/>
                <w:sz w:val="18"/>
                <w:szCs w:val="18"/>
              </w:rPr>
              <w:t>0..</w:t>
            </w:r>
            <w:r w:rsidRPr="00507D32">
              <w:rPr>
                <w:rFonts w:cs="Arial"/>
                <w:sz w:val="18"/>
                <w:szCs w:val="18"/>
              </w:rPr>
              <w:t>1</w:t>
            </w:r>
          </w:p>
        </w:tc>
        <w:tc>
          <w:tcPr>
            <w:tcW w:w="1111" w:type="pct"/>
            <w:shd w:val="clear" w:color="auto" w:fill="FFFFFF"/>
            <w:tcMar>
              <w:left w:w="58" w:type="dxa"/>
              <w:right w:w="58" w:type="dxa"/>
            </w:tcMar>
          </w:tcPr>
          <w:p w14:paraId="1F8D7AF1"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CharacterString</w:t>
            </w:r>
            <w:proofErr w:type="spellEnd"/>
          </w:p>
        </w:tc>
        <w:tc>
          <w:tcPr>
            <w:tcW w:w="1191" w:type="pct"/>
            <w:shd w:val="clear" w:color="auto" w:fill="FFFFFF"/>
            <w:tcMar>
              <w:left w:w="58" w:type="dxa"/>
              <w:right w:w="58" w:type="dxa"/>
            </w:tcMar>
          </w:tcPr>
          <w:p w14:paraId="11B22F18" w14:textId="77777777" w:rsidR="001378C6" w:rsidRPr="00507D32" w:rsidRDefault="001378C6" w:rsidP="000879A6">
            <w:pPr>
              <w:snapToGrid w:val="0"/>
              <w:spacing w:after="0" w:line="240" w:lineRule="auto"/>
              <w:jc w:val="left"/>
              <w:rPr>
                <w:rFonts w:cs="Arial"/>
                <w:sz w:val="18"/>
                <w:szCs w:val="18"/>
              </w:rPr>
            </w:pPr>
          </w:p>
        </w:tc>
      </w:tr>
      <w:tr w:rsidR="001378C6" w:rsidRPr="00EA68F3" w14:paraId="348F28FB" w14:textId="77777777" w:rsidTr="000879A6">
        <w:trPr>
          <w:cantSplit/>
          <w:trHeight w:val="495"/>
        </w:trPr>
        <w:tc>
          <w:tcPr>
            <w:tcW w:w="418" w:type="pct"/>
            <w:shd w:val="clear" w:color="auto" w:fill="FFFFFF"/>
          </w:tcPr>
          <w:p w14:paraId="5E0FD0C4"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shd w:val="clear" w:color="auto" w:fill="FFFFFF"/>
            <w:tcMar>
              <w:left w:w="58" w:type="dxa"/>
              <w:right w:w="58" w:type="dxa"/>
            </w:tcMar>
          </w:tcPr>
          <w:p w14:paraId="1FC8D389"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exchangeCatalogueComment</w:t>
            </w:r>
            <w:proofErr w:type="spellEnd"/>
          </w:p>
        </w:tc>
        <w:tc>
          <w:tcPr>
            <w:tcW w:w="1211" w:type="pct"/>
            <w:shd w:val="clear" w:color="auto" w:fill="FFFFFF"/>
            <w:tcMar>
              <w:left w:w="58" w:type="dxa"/>
              <w:right w:w="58" w:type="dxa"/>
            </w:tcMar>
          </w:tcPr>
          <w:p w14:paraId="7667EA8F" w14:textId="77777777" w:rsidR="001378C6" w:rsidRPr="00507D32" w:rsidRDefault="001378C6" w:rsidP="000879A6">
            <w:pPr>
              <w:spacing w:after="0" w:line="240" w:lineRule="auto"/>
              <w:jc w:val="left"/>
              <w:rPr>
                <w:rFonts w:cs="Arial"/>
                <w:sz w:val="18"/>
                <w:szCs w:val="18"/>
              </w:rPr>
            </w:pPr>
            <w:r w:rsidRPr="00507D32">
              <w:rPr>
                <w:rFonts w:cs="Arial"/>
                <w:sz w:val="18"/>
                <w:szCs w:val="18"/>
              </w:rPr>
              <w:t>Any additional Information</w:t>
            </w:r>
          </w:p>
        </w:tc>
        <w:tc>
          <w:tcPr>
            <w:tcW w:w="87" w:type="pct"/>
            <w:shd w:val="clear" w:color="auto" w:fill="FFFFFF"/>
            <w:tcMar>
              <w:left w:w="58" w:type="dxa"/>
              <w:right w:w="58" w:type="dxa"/>
            </w:tcMar>
          </w:tcPr>
          <w:p w14:paraId="0B9E6E35" w14:textId="77777777" w:rsidR="001378C6" w:rsidRPr="00507D32" w:rsidRDefault="001378C6" w:rsidP="000879A6">
            <w:pPr>
              <w:snapToGrid w:val="0"/>
              <w:spacing w:after="0" w:line="240" w:lineRule="auto"/>
              <w:jc w:val="center"/>
              <w:rPr>
                <w:rFonts w:cs="Arial"/>
                <w:sz w:val="18"/>
                <w:szCs w:val="18"/>
              </w:rPr>
            </w:pPr>
            <w:r w:rsidRPr="00507D32">
              <w:rPr>
                <w:rFonts w:cs="Arial"/>
                <w:sz w:val="18"/>
                <w:szCs w:val="18"/>
              </w:rPr>
              <w:t>0..1</w:t>
            </w:r>
          </w:p>
        </w:tc>
        <w:tc>
          <w:tcPr>
            <w:tcW w:w="1111" w:type="pct"/>
            <w:shd w:val="clear" w:color="auto" w:fill="FFFFFF"/>
            <w:tcMar>
              <w:left w:w="58" w:type="dxa"/>
              <w:right w:w="58" w:type="dxa"/>
            </w:tcMar>
          </w:tcPr>
          <w:p w14:paraId="57F69D47"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CharacterString</w:t>
            </w:r>
            <w:proofErr w:type="spellEnd"/>
          </w:p>
        </w:tc>
        <w:tc>
          <w:tcPr>
            <w:tcW w:w="1191" w:type="pct"/>
            <w:shd w:val="clear" w:color="auto" w:fill="FFFFFF"/>
            <w:tcMar>
              <w:left w:w="58" w:type="dxa"/>
              <w:right w:w="58" w:type="dxa"/>
            </w:tcMar>
          </w:tcPr>
          <w:p w14:paraId="2AFC8536" w14:textId="77777777" w:rsidR="001378C6" w:rsidRPr="00507D32" w:rsidRDefault="001378C6" w:rsidP="000879A6">
            <w:pPr>
              <w:snapToGrid w:val="0"/>
              <w:spacing w:after="0" w:line="240" w:lineRule="auto"/>
              <w:jc w:val="left"/>
              <w:rPr>
                <w:rFonts w:cs="Arial"/>
                <w:sz w:val="18"/>
                <w:szCs w:val="18"/>
              </w:rPr>
            </w:pPr>
          </w:p>
        </w:tc>
      </w:tr>
      <w:tr w:rsidR="001378C6" w:rsidRPr="00EA68F3" w14:paraId="2C81E985" w14:textId="77777777" w:rsidTr="000879A6">
        <w:trPr>
          <w:cantSplit/>
          <w:trHeight w:val="495"/>
        </w:trPr>
        <w:tc>
          <w:tcPr>
            <w:tcW w:w="418" w:type="pct"/>
            <w:shd w:val="clear" w:color="auto" w:fill="FFFFFF"/>
          </w:tcPr>
          <w:p w14:paraId="73240025"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shd w:val="clear" w:color="auto" w:fill="FFFFFF"/>
            <w:tcMar>
              <w:left w:w="58" w:type="dxa"/>
              <w:right w:w="58" w:type="dxa"/>
            </w:tcMar>
          </w:tcPr>
          <w:p w14:paraId="472678E9"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certificates</w:t>
            </w:r>
          </w:p>
        </w:tc>
        <w:tc>
          <w:tcPr>
            <w:tcW w:w="1211" w:type="pct"/>
            <w:shd w:val="clear" w:color="auto" w:fill="FFFFFF"/>
            <w:tcMar>
              <w:left w:w="58" w:type="dxa"/>
              <w:right w:w="58" w:type="dxa"/>
            </w:tcMar>
          </w:tcPr>
          <w:p w14:paraId="29F96B05"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Signed public key certificates referred to by digital signatures in the Exchange Set</w:t>
            </w:r>
          </w:p>
        </w:tc>
        <w:tc>
          <w:tcPr>
            <w:tcW w:w="87" w:type="pct"/>
            <w:shd w:val="clear" w:color="auto" w:fill="FFFFFF"/>
            <w:tcMar>
              <w:left w:w="58" w:type="dxa"/>
              <w:right w:w="58" w:type="dxa"/>
            </w:tcMar>
          </w:tcPr>
          <w:p w14:paraId="608B79A1" w14:textId="77777777" w:rsidR="001378C6" w:rsidRPr="00507D32" w:rsidRDefault="001378C6" w:rsidP="000879A6">
            <w:pPr>
              <w:snapToGrid w:val="0"/>
              <w:spacing w:after="0" w:line="240" w:lineRule="auto"/>
              <w:jc w:val="center"/>
              <w:rPr>
                <w:rFonts w:cs="Arial"/>
                <w:sz w:val="18"/>
                <w:szCs w:val="18"/>
              </w:rPr>
            </w:pPr>
            <w:r w:rsidRPr="00507D32">
              <w:rPr>
                <w:rFonts w:cs="Arial"/>
                <w:sz w:val="18"/>
                <w:szCs w:val="18"/>
              </w:rPr>
              <w:t>0..*</w:t>
            </w:r>
          </w:p>
        </w:tc>
        <w:tc>
          <w:tcPr>
            <w:tcW w:w="1111" w:type="pct"/>
            <w:shd w:val="clear" w:color="auto" w:fill="FFFFFF"/>
            <w:tcMar>
              <w:left w:w="58" w:type="dxa"/>
              <w:right w:w="58" w:type="dxa"/>
            </w:tcMar>
          </w:tcPr>
          <w:p w14:paraId="61C5F505"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S100_SE_CertificateContainer</w:t>
            </w:r>
          </w:p>
        </w:tc>
        <w:tc>
          <w:tcPr>
            <w:tcW w:w="1191" w:type="pct"/>
            <w:shd w:val="clear" w:color="auto" w:fill="FFFFFF"/>
            <w:tcMar>
              <w:left w:w="58" w:type="dxa"/>
              <w:right w:w="58" w:type="dxa"/>
            </w:tcMar>
          </w:tcPr>
          <w:p w14:paraId="0255B15D"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Content defined in S-100 Part 15. All certificates used, except the SA root certificate (installed separately by the implementing system) shall be included</w:t>
            </w:r>
          </w:p>
        </w:tc>
      </w:tr>
      <w:tr w:rsidR="001378C6" w:rsidRPr="00EA68F3" w14:paraId="23CDFD89" w14:textId="77777777" w:rsidTr="000879A6">
        <w:trPr>
          <w:cantSplit/>
          <w:trHeight w:val="495"/>
        </w:trPr>
        <w:tc>
          <w:tcPr>
            <w:tcW w:w="418" w:type="pct"/>
            <w:shd w:val="clear" w:color="auto" w:fill="FFFFFF"/>
          </w:tcPr>
          <w:p w14:paraId="0EE857A8"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Attribute</w:t>
            </w:r>
          </w:p>
        </w:tc>
        <w:tc>
          <w:tcPr>
            <w:tcW w:w="982" w:type="pct"/>
            <w:shd w:val="clear" w:color="auto" w:fill="FFFFFF"/>
            <w:tcMar>
              <w:left w:w="58" w:type="dxa"/>
              <w:right w:w="58" w:type="dxa"/>
            </w:tcMar>
          </w:tcPr>
          <w:p w14:paraId="02778554"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dataServerIdentifier</w:t>
            </w:r>
            <w:proofErr w:type="spellEnd"/>
          </w:p>
        </w:tc>
        <w:tc>
          <w:tcPr>
            <w:tcW w:w="1211" w:type="pct"/>
            <w:shd w:val="clear" w:color="auto" w:fill="FFFFFF"/>
            <w:tcMar>
              <w:left w:w="58" w:type="dxa"/>
              <w:right w:w="58" w:type="dxa"/>
            </w:tcMar>
          </w:tcPr>
          <w:p w14:paraId="3E428AF5"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Identifies the data server for the permit</w:t>
            </w:r>
          </w:p>
        </w:tc>
        <w:tc>
          <w:tcPr>
            <w:tcW w:w="87" w:type="pct"/>
            <w:shd w:val="clear" w:color="auto" w:fill="FFFFFF"/>
            <w:tcMar>
              <w:left w:w="58" w:type="dxa"/>
              <w:right w:w="58" w:type="dxa"/>
            </w:tcMar>
          </w:tcPr>
          <w:p w14:paraId="19D9AFA0" w14:textId="77777777" w:rsidR="001378C6" w:rsidRPr="00507D32" w:rsidRDefault="001378C6" w:rsidP="000879A6">
            <w:pPr>
              <w:snapToGrid w:val="0"/>
              <w:spacing w:after="0" w:line="240" w:lineRule="auto"/>
              <w:jc w:val="center"/>
              <w:rPr>
                <w:rFonts w:cs="Arial"/>
                <w:sz w:val="18"/>
                <w:szCs w:val="18"/>
              </w:rPr>
            </w:pPr>
            <w:r w:rsidRPr="00507D32">
              <w:rPr>
                <w:rFonts w:cs="Arial"/>
                <w:sz w:val="18"/>
                <w:szCs w:val="18"/>
              </w:rPr>
              <w:t>0..1</w:t>
            </w:r>
          </w:p>
        </w:tc>
        <w:tc>
          <w:tcPr>
            <w:tcW w:w="1111" w:type="pct"/>
            <w:shd w:val="clear" w:color="auto" w:fill="FFFFFF"/>
            <w:tcMar>
              <w:left w:w="58" w:type="dxa"/>
              <w:right w:w="58" w:type="dxa"/>
            </w:tcMar>
          </w:tcPr>
          <w:p w14:paraId="4F3356B4"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CharacterString</w:t>
            </w:r>
            <w:proofErr w:type="spellEnd"/>
          </w:p>
        </w:tc>
        <w:tc>
          <w:tcPr>
            <w:tcW w:w="1191" w:type="pct"/>
            <w:shd w:val="clear" w:color="auto" w:fill="FFFFFF"/>
            <w:tcMar>
              <w:left w:w="58" w:type="dxa"/>
              <w:right w:w="58" w:type="dxa"/>
            </w:tcMar>
          </w:tcPr>
          <w:p w14:paraId="7F921F76" w14:textId="77777777" w:rsidR="001378C6" w:rsidRPr="00507D32" w:rsidRDefault="001378C6" w:rsidP="000879A6">
            <w:pPr>
              <w:snapToGrid w:val="0"/>
              <w:spacing w:after="0" w:line="240" w:lineRule="auto"/>
              <w:jc w:val="left"/>
              <w:rPr>
                <w:rFonts w:cs="Arial"/>
                <w:sz w:val="18"/>
                <w:szCs w:val="18"/>
              </w:rPr>
            </w:pPr>
          </w:p>
        </w:tc>
      </w:tr>
      <w:tr w:rsidR="001378C6" w:rsidRPr="00EA68F3" w14:paraId="1EE6F01F" w14:textId="77777777" w:rsidTr="000879A6">
        <w:trPr>
          <w:cantSplit/>
          <w:trHeight w:val="495"/>
        </w:trPr>
        <w:tc>
          <w:tcPr>
            <w:tcW w:w="418" w:type="pct"/>
            <w:shd w:val="clear" w:color="auto" w:fill="FFFFFF"/>
          </w:tcPr>
          <w:p w14:paraId="30843A6D"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lastRenderedPageBreak/>
              <w:t>Role</w:t>
            </w:r>
          </w:p>
        </w:tc>
        <w:tc>
          <w:tcPr>
            <w:tcW w:w="982" w:type="pct"/>
            <w:shd w:val="clear" w:color="auto" w:fill="FFFFFF"/>
            <w:tcMar>
              <w:left w:w="58" w:type="dxa"/>
              <w:right w:w="58" w:type="dxa"/>
            </w:tcMar>
          </w:tcPr>
          <w:p w14:paraId="5BC23047"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datasetDiscoveryMetadata</w:t>
            </w:r>
            <w:proofErr w:type="spellEnd"/>
          </w:p>
        </w:tc>
        <w:tc>
          <w:tcPr>
            <w:tcW w:w="1211" w:type="pct"/>
            <w:shd w:val="clear" w:color="auto" w:fill="FFFFFF"/>
            <w:tcMar>
              <w:left w:w="58" w:type="dxa"/>
              <w:right w:w="58" w:type="dxa"/>
            </w:tcMar>
          </w:tcPr>
          <w:p w14:paraId="43C2F4FA"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Exchange Catalogues may include or reference discovery metadata for the datasets in the Exchange Set</w:t>
            </w:r>
          </w:p>
        </w:tc>
        <w:tc>
          <w:tcPr>
            <w:tcW w:w="87" w:type="pct"/>
            <w:shd w:val="clear" w:color="auto" w:fill="FFFFFF"/>
            <w:tcMar>
              <w:left w:w="58" w:type="dxa"/>
              <w:right w:w="58" w:type="dxa"/>
            </w:tcMar>
          </w:tcPr>
          <w:p w14:paraId="293CE4DA" w14:textId="77777777" w:rsidR="001378C6" w:rsidRPr="00507D32" w:rsidRDefault="001378C6" w:rsidP="000879A6">
            <w:pPr>
              <w:snapToGrid w:val="0"/>
              <w:spacing w:after="0" w:line="240" w:lineRule="auto"/>
              <w:jc w:val="center"/>
              <w:rPr>
                <w:rFonts w:cs="Arial"/>
                <w:sz w:val="18"/>
                <w:szCs w:val="18"/>
              </w:rPr>
            </w:pPr>
            <w:r w:rsidRPr="00507D32">
              <w:rPr>
                <w:rFonts w:cs="Arial"/>
                <w:sz w:val="18"/>
                <w:szCs w:val="18"/>
              </w:rPr>
              <w:t>0..*</w:t>
            </w:r>
          </w:p>
        </w:tc>
        <w:tc>
          <w:tcPr>
            <w:tcW w:w="1111" w:type="pct"/>
            <w:shd w:val="clear" w:color="auto" w:fill="FFFFFF"/>
            <w:tcMar>
              <w:left w:w="58" w:type="dxa"/>
              <w:right w:w="58" w:type="dxa"/>
            </w:tcMar>
          </w:tcPr>
          <w:p w14:paraId="2024445B"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Aggregation S100_DatasetDiscoveryMetadata</w:t>
            </w:r>
          </w:p>
        </w:tc>
        <w:tc>
          <w:tcPr>
            <w:tcW w:w="1191" w:type="pct"/>
            <w:shd w:val="clear" w:color="auto" w:fill="FFFFFF"/>
            <w:tcMar>
              <w:left w:w="58" w:type="dxa"/>
              <w:right w:w="58" w:type="dxa"/>
            </w:tcMar>
          </w:tcPr>
          <w:p w14:paraId="2A5F23A3" w14:textId="77777777" w:rsidR="001378C6" w:rsidRPr="00507D32" w:rsidRDefault="001378C6" w:rsidP="000879A6">
            <w:pPr>
              <w:snapToGrid w:val="0"/>
              <w:spacing w:after="0" w:line="240" w:lineRule="auto"/>
              <w:jc w:val="left"/>
              <w:rPr>
                <w:rFonts w:cs="Arial"/>
                <w:sz w:val="18"/>
                <w:szCs w:val="18"/>
              </w:rPr>
            </w:pPr>
          </w:p>
        </w:tc>
      </w:tr>
      <w:tr w:rsidR="001378C6" w:rsidRPr="00EA68F3" w14:paraId="66E5B2DB" w14:textId="77777777" w:rsidTr="000879A6">
        <w:trPr>
          <w:cantSplit/>
          <w:trHeight w:val="495"/>
        </w:trPr>
        <w:tc>
          <w:tcPr>
            <w:tcW w:w="418" w:type="pct"/>
            <w:shd w:val="clear" w:color="auto" w:fill="FFFFFF"/>
          </w:tcPr>
          <w:p w14:paraId="1C9688D1"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Role</w:t>
            </w:r>
          </w:p>
        </w:tc>
        <w:tc>
          <w:tcPr>
            <w:tcW w:w="982" w:type="pct"/>
            <w:shd w:val="clear" w:color="auto" w:fill="FFFFFF"/>
            <w:tcMar>
              <w:left w:w="58" w:type="dxa"/>
              <w:right w:w="58" w:type="dxa"/>
            </w:tcMar>
          </w:tcPr>
          <w:p w14:paraId="560B6C34"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catalogueDiscoveryMetadata</w:t>
            </w:r>
            <w:proofErr w:type="spellEnd"/>
          </w:p>
        </w:tc>
        <w:tc>
          <w:tcPr>
            <w:tcW w:w="1211" w:type="pct"/>
            <w:shd w:val="clear" w:color="auto" w:fill="FFFFFF"/>
            <w:tcMar>
              <w:left w:w="58" w:type="dxa"/>
              <w:right w:w="58" w:type="dxa"/>
            </w:tcMar>
          </w:tcPr>
          <w:p w14:paraId="0F42DC2A"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Metadata for Catalogue</w:t>
            </w:r>
          </w:p>
        </w:tc>
        <w:tc>
          <w:tcPr>
            <w:tcW w:w="87" w:type="pct"/>
            <w:shd w:val="clear" w:color="auto" w:fill="FFFFFF"/>
            <w:tcMar>
              <w:left w:w="58" w:type="dxa"/>
              <w:right w:w="58" w:type="dxa"/>
            </w:tcMar>
          </w:tcPr>
          <w:p w14:paraId="1304DF7F" w14:textId="77777777" w:rsidR="001378C6" w:rsidRPr="00507D32" w:rsidRDefault="001378C6" w:rsidP="000879A6">
            <w:pPr>
              <w:snapToGrid w:val="0"/>
              <w:spacing w:after="0" w:line="240" w:lineRule="auto"/>
              <w:jc w:val="center"/>
              <w:rPr>
                <w:rFonts w:cs="Arial"/>
                <w:sz w:val="18"/>
                <w:szCs w:val="18"/>
              </w:rPr>
            </w:pPr>
            <w:r w:rsidRPr="00507D32">
              <w:rPr>
                <w:rFonts w:cs="Arial"/>
                <w:sz w:val="18"/>
                <w:szCs w:val="18"/>
              </w:rPr>
              <w:t>0..*</w:t>
            </w:r>
          </w:p>
        </w:tc>
        <w:tc>
          <w:tcPr>
            <w:tcW w:w="1111" w:type="pct"/>
            <w:shd w:val="clear" w:color="auto" w:fill="FFFFFF"/>
            <w:tcMar>
              <w:left w:w="58" w:type="dxa"/>
              <w:right w:w="58" w:type="dxa"/>
            </w:tcMar>
          </w:tcPr>
          <w:p w14:paraId="3CFED35E"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Aggregation S100_CatalogueDiscoveryMetadata</w:t>
            </w:r>
          </w:p>
        </w:tc>
        <w:tc>
          <w:tcPr>
            <w:tcW w:w="1191" w:type="pct"/>
            <w:shd w:val="clear" w:color="auto" w:fill="FFFFFF"/>
            <w:tcMar>
              <w:left w:w="58" w:type="dxa"/>
              <w:right w:w="58" w:type="dxa"/>
            </w:tcMar>
          </w:tcPr>
          <w:p w14:paraId="16FF9AE3"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Metadata for the Feature, Portrayal and Interoperability Catalogues, if any</w:t>
            </w:r>
          </w:p>
        </w:tc>
      </w:tr>
      <w:tr w:rsidR="001378C6" w:rsidRPr="00EA68F3" w14:paraId="2353EEF9" w14:textId="77777777" w:rsidTr="000879A6">
        <w:trPr>
          <w:cantSplit/>
          <w:trHeight w:val="495"/>
        </w:trPr>
        <w:tc>
          <w:tcPr>
            <w:tcW w:w="418" w:type="pct"/>
            <w:shd w:val="clear" w:color="auto" w:fill="FFFFFF"/>
          </w:tcPr>
          <w:p w14:paraId="150B64D6" w14:textId="77777777" w:rsidR="001378C6" w:rsidRPr="00507D32" w:rsidRDefault="001378C6" w:rsidP="000879A6">
            <w:pPr>
              <w:snapToGrid w:val="0"/>
              <w:spacing w:after="0" w:line="240" w:lineRule="auto"/>
              <w:jc w:val="left"/>
              <w:rPr>
                <w:rFonts w:cs="Arial"/>
                <w:sz w:val="18"/>
                <w:szCs w:val="18"/>
                <w:lang w:eastAsia="ar-SA"/>
              </w:rPr>
            </w:pPr>
            <w:r w:rsidRPr="00507D32">
              <w:rPr>
                <w:rFonts w:cs="Arial"/>
                <w:sz w:val="18"/>
                <w:szCs w:val="18"/>
              </w:rPr>
              <w:t>Role</w:t>
            </w:r>
          </w:p>
        </w:tc>
        <w:tc>
          <w:tcPr>
            <w:tcW w:w="982" w:type="pct"/>
            <w:shd w:val="clear" w:color="auto" w:fill="FFFFFF"/>
            <w:tcMar>
              <w:left w:w="58" w:type="dxa"/>
              <w:right w:w="58" w:type="dxa"/>
            </w:tcMar>
          </w:tcPr>
          <w:p w14:paraId="71282115" w14:textId="77777777" w:rsidR="001378C6" w:rsidRPr="00507D32" w:rsidRDefault="001378C6" w:rsidP="000879A6">
            <w:pPr>
              <w:snapToGrid w:val="0"/>
              <w:spacing w:after="0" w:line="240" w:lineRule="auto"/>
              <w:jc w:val="left"/>
              <w:rPr>
                <w:rFonts w:cs="Arial"/>
                <w:sz w:val="18"/>
                <w:szCs w:val="18"/>
              </w:rPr>
            </w:pPr>
            <w:proofErr w:type="spellStart"/>
            <w:r w:rsidRPr="00507D32">
              <w:rPr>
                <w:rFonts w:cs="Arial"/>
                <w:sz w:val="18"/>
                <w:szCs w:val="18"/>
              </w:rPr>
              <w:t>supportFileDiscoveryMetadata</w:t>
            </w:r>
            <w:proofErr w:type="spellEnd"/>
          </w:p>
        </w:tc>
        <w:tc>
          <w:tcPr>
            <w:tcW w:w="1211" w:type="pct"/>
            <w:shd w:val="clear" w:color="auto" w:fill="FFFFFF"/>
            <w:tcMar>
              <w:left w:w="58" w:type="dxa"/>
              <w:right w:w="58" w:type="dxa"/>
            </w:tcMar>
          </w:tcPr>
          <w:p w14:paraId="2B8A1D70"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Exchange Catalogues may include or reference discovery metadata for the support files in the Exchange Set</w:t>
            </w:r>
          </w:p>
        </w:tc>
        <w:tc>
          <w:tcPr>
            <w:tcW w:w="87" w:type="pct"/>
            <w:shd w:val="clear" w:color="auto" w:fill="FFFFFF"/>
            <w:tcMar>
              <w:left w:w="58" w:type="dxa"/>
              <w:right w:w="58" w:type="dxa"/>
            </w:tcMar>
          </w:tcPr>
          <w:p w14:paraId="6C98206F" w14:textId="77777777" w:rsidR="001378C6" w:rsidRPr="00507D32" w:rsidRDefault="001378C6" w:rsidP="000879A6">
            <w:pPr>
              <w:snapToGrid w:val="0"/>
              <w:spacing w:after="0" w:line="240" w:lineRule="auto"/>
              <w:jc w:val="center"/>
              <w:rPr>
                <w:rFonts w:cs="Arial"/>
                <w:sz w:val="18"/>
                <w:szCs w:val="18"/>
              </w:rPr>
            </w:pPr>
            <w:r w:rsidRPr="00507D32">
              <w:rPr>
                <w:rFonts w:cs="Arial"/>
                <w:sz w:val="18"/>
                <w:szCs w:val="18"/>
              </w:rPr>
              <w:t>0..*</w:t>
            </w:r>
          </w:p>
        </w:tc>
        <w:tc>
          <w:tcPr>
            <w:tcW w:w="1111" w:type="pct"/>
            <w:shd w:val="clear" w:color="auto" w:fill="FFFFFF"/>
            <w:tcMar>
              <w:left w:w="58" w:type="dxa"/>
              <w:right w:w="58" w:type="dxa"/>
            </w:tcMar>
          </w:tcPr>
          <w:p w14:paraId="23213EDB" w14:textId="77777777" w:rsidR="001378C6" w:rsidRPr="00507D32" w:rsidRDefault="001378C6" w:rsidP="000879A6">
            <w:pPr>
              <w:snapToGrid w:val="0"/>
              <w:spacing w:after="0" w:line="240" w:lineRule="auto"/>
              <w:jc w:val="left"/>
              <w:rPr>
                <w:rFonts w:cs="Arial"/>
                <w:sz w:val="18"/>
                <w:szCs w:val="18"/>
              </w:rPr>
            </w:pPr>
            <w:r w:rsidRPr="00507D32">
              <w:rPr>
                <w:rFonts w:cs="Arial"/>
                <w:sz w:val="18"/>
                <w:szCs w:val="18"/>
              </w:rPr>
              <w:t>Aggregation S100_SupportFileDiscoveryMetadata</w:t>
            </w:r>
          </w:p>
        </w:tc>
        <w:tc>
          <w:tcPr>
            <w:tcW w:w="1191" w:type="pct"/>
            <w:shd w:val="clear" w:color="auto" w:fill="FFFFFF"/>
            <w:tcMar>
              <w:left w:w="58" w:type="dxa"/>
              <w:right w:w="58" w:type="dxa"/>
            </w:tcMar>
          </w:tcPr>
          <w:p w14:paraId="4D752D33" w14:textId="1FEE4A15" w:rsidR="001378C6" w:rsidRPr="00507D32" w:rsidRDefault="001378C6" w:rsidP="000879A6">
            <w:pPr>
              <w:snapToGrid w:val="0"/>
              <w:spacing w:after="0" w:line="240" w:lineRule="auto"/>
              <w:jc w:val="left"/>
              <w:rPr>
                <w:rFonts w:cs="Arial"/>
                <w:sz w:val="18"/>
                <w:szCs w:val="18"/>
              </w:rPr>
            </w:pPr>
          </w:p>
        </w:tc>
      </w:tr>
    </w:tbl>
    <w:p w14:paraId="28A1DBD0" w14:textId="77777777" w:rsidR="001378C6" w:rsidRPr="00651940" w:rsidRDefault="001378C6" w:rsidP="00960DB7">
      <w:pPr>
        <w:autoSpaceDE w:val="0"/>
        <w:autoSpaceDN w:val="0"/>
        <w:adjustRightInd w:val="0"/>
        <w:spacing w:after="120" w:line="240" w:lineRule="auto"/>
        <w:rPr>
          <w:lang w:eastAsia="de-DE"/>
        </w:rPr>
      </w:pPr>
    </w:p>
    <w:p w14:paraId="7A47AD52" w14:textId="77777777" w:rsidR="00E73EDF" w:rsidRPr="00651940" w:rsidRDefault="00E73EDF" w:rsidP="00C128E3">
      <w:pPr>
        <w:spacing w:line="240" w:lineRule="auto"/>
        <w:rPr>
          <w:lang w:val="en-AU"/>
        </w:rPr>
      </w:pPr>
    </w:p>
    <w:p w14:paraId="2AD12671" w14:textId="02F39226"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w:t>
      </w:r>
      <w:r w:rsidR="006C2A2E">
        <w:t>Exchange</w:t>
      </w:r>
      <w:r w:rsidRPr="00651940">
        <w:t>CatalogueIdentifier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5"/>
        <w:gridCol w:w="3130"/>
        <w:gridCol w:w="3498"/>
        <w:gridCol w:w="822"/>
        <w:gridCol w:w="2492"/>
        <w:gridCol w:w="3127"/>
      </w:tblGrid>
      <w:tr w:rsidR="00E73EDF" w:rsidRPr="00814BE6" w14:paraId="0BCA40DD" w14:textId="77777777" w:rsidTr="00814BE6">
        <w:tc>
          <w:tcPr>
            <w:tcW w:w="390" w:type="pct"/>
            <w:shd w:val="clear" w:color="auto" w:fill="D9D9D9" w:themeFill="background1" w:themeFillShade="D9"/>
          </w:tcPr>
          <w:p w14:paraId="34BC7612"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b/>
                <w:sz w:val="18"/>
                <w:szCs w:val="18"/>
                <w:lang w:val="en-AU" w:eastAsia="ar-SA"/>
              </w:rPr>
              <w:t>Role Name</w:t>
            </w:r>
          </w:p>
        </w:tc>
        <w:tc>
          <w:tcPr>
            <w:tcW w:w="1104" w:type="pct"/>
            <w:shd w:val="clear" w:color="auto" w:fill="D9D9D9" w:themeFill="background1" w:themeFillShade="D9"/>
          </w:tcPr>
          <w:p w14:paraId="3D0A7325"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b/>
                <w:sz w:val="18"/>
                <w:szCs w:val="18"/>
                <w:lang w:val="en-AU" w:eastAsia="ar-SA"/>
              </w:rPr>
              <w:t>Name</w:t>
            </w:r>
          </w:p>
        </w:tc>
        <w:tc>
          <w:tcPr>
            <w:tcW w:w="1234" w:type="pct"/>
            <w:shd w:val="clear" w:color="auto" w:fill="D9D9D9" w:themeFill="background1" w:themeFillShade="D9"/>
          </w:tcPr>
          <w:p w14:paraId="54F02DC7"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b/>
                <w:sz w:val="18"/>
                <w:szCs w:val="18"/>
                <w:lang w:val="en-AU" w:eastAsia="ar-SA"/>
              </w:rPr>
              <w:t>Description</w:t>
            </w:r>
          </w:p>
        </w:tc>
        <w:tc>
          <w:tcPr>
            <w:tcW w:w="290" w:type="pct"/>
            <w:shd w:val="clear" w:color="auto" w:fill="D9D9D9" w:themeFill="background1" w:themeFillShade="D9"/>
          </w:tcPr>
          <w:p w14:paraId="1D19153E" w14:textId="77777777" w:rsidR="00E73EDF" w:rsidRPr="00814BE6" w:rsidRDefault="007653F1" w:rsidP="00C128E3">
            <w:pPr>
              <w:keepNext/>
              <w:suppressAutoHyphens/>
              <w:snapToGrid w:val="0"/>
              <w:spacing w:before="60" w:after="60" w:line="240" w:lineRule="auto"/>
              <w:jc w:val="center"/>
              <w:rPr>
                <w:b/>
                <w:bCs/>
                <w:sz w:val="18"/>
                <w:szCs w:val="18"/>
                <w:lang w:val="en-AU" w:eastAsia="ar-SA"/>
              </w:rPr>
            </w:pPr>
            <w:proofErr w:type="spellStart"/>
            <w:r w:rsidRPr="00814BE6">
              <w:rPr>
                <w:b/>
                <w:sz w:val="18"/>
                <w:szCs w:val="18"/>
                <w:lang w:val="en-AU" w:eastAsia="ar-SA"/>
              </w:rPr>
              <w:t>Mult</w:t>
            </w:r>
            <w:proofErr w:type="spellEnd"/>
          </w:p>
        </w:tc>
        <w:tc>
          <w:tcPr>
            <w:tcW w:w="879" w:type="pct"/>
            <w:shd w:val="clear" w:color="auto" w:fill="D9D9D9" w:themeFill="background1" w:themeFillShade="D9"/>
          </w:tcPr>
          <w:p w14:paraId="6650BF37"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b/>
                <w:sz w:val="18"/>
                <w:szCs w:val="18"/>
                <w:lang w:val="en-AU" w:eastAsia="ar-SA"/>
              </w:rPr>
              <w:t>Type</w:t>
            </w:r>
          </w:p>
        </w:tc>
        <w:tc>
          <w:tcPr>
            <w:tcW w:w="1104" w:type="pct"/>
            <w:shd w:val="clear" w:color="auto" w:fill="D9D9D9" w:themeFill="background1" w:themeFillShade="D9"/>
          </w:tcPr>
          <w:p w14:paraId="42C49D10"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b/>
                <w:sz w:val="18"/>
                <w:szCs w:val="18"/>
                <w:lang w:val="en-AU" w:eastAsia="ar-SA"/>
              </w:rPr>
              <w:t>Remarks</w:t>
            </w:r>
          </w:p>
        </w:tc>
      </w:tr>
      <w:tr w:rsidR="00E73EDF" w:rsidRPr="00814BE6" w14:paraId="405BECFF" w14:textId="77777777" w:rsidTr="00814BE6">
        <w:tc>
          <w:tcPr>
            <w:tcW w:w="390" w:type="pct"/>
          </w:tcPr>
          <w:p w14:paraId="69270DCA"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sz w:val="18"/>
                <w:szCs w:val="18"/>
                <w:lang w:val="en-AU" w:eastAsia="ar-SA"/>
              </w:rPr>
              <w:t>Class</w:t>
            </w:r>
          </w:p>
        </w:tc>
        <w:tc>
          <w:tcPr>
            <w:tcW w:w="1104" w:type="pct"/>
          </w:tcPr>
          <w:p w14:paraId="1A48DE5E" w14:textId="77EDDDB7" w:rsidR="00E73EDF" w:rsidRPr="00814BE6" w:rsidRDefault="007653F1" w:rsidP="00C128E3">
            <w:pPr>
              <w:keepNext/>
              <w:suppressAutoHyphens/>
              <w:snapToGrid w:val="0"/>
              <w:spacing w:before="60" w:after="60" w:line="240" w:lineRule="auto"/>
              <w:rPr>
                <w:b/>
                <w:bCs/>
                <w:sz w:val="18"/>
                <w:szCs w:val="18"/>
                <w:lang w:val="en-AU" w:eastAsia="ar-SA"/>
              </w:rPr>
            </w:pPr>
            <w:r w:rsidRPr="00814BE6">
              <w:rPr>
                <w:sz w:val="18"/>
                <w:szCs w:val="18"/>
                <w:lang w:val="en-AU" w:eastAsia="ar-SA"/>
              </w:rPr>
              <w:t>S100_</w:t>
            </w:r>
            <w:r w:rsidR="000D1BB3" w:rsidRPr="00814BE6">
              <w:rPr>
                <w:sz w:val="18"/>
                <w:szCs w:val="18"/>
                <w:lang w:val="en-AU" w:eastAsia="ar-SA"/>
              </w:rPr>
              <w:t>Exchange</w:t>
            </w:r>
            <w:r w:rsidRPr="00814BE6">
              <w:rPr>
                <w:sz w:val="18"/>
                <w:szCs w:val="18"/>
                <w:lang w:val="en-AU" w:eastAsia="ar-SA"/>
              </w:rPr>
              <w:t>CatalogueIdentifier</w:t>
            </w:r>
          </w:p>
        </w:tc>
        <w:tc>
          <w:tcPr>
            <w:tcW w:w="1234" w:type="pct"/>
          </w:tcPr>
          <w:p w14:paraId="788789C5" w14:textId="559E46D1" w:rsidR="00E73EDF" w:rsidRPr="00814BE6" w:rsidRDefault="007653F1" w:rsidP="00960DB7">
            <w:pPr>
              <w:keepNext/>
              <w:suppressAutoHyphens/>
              <w:snapToGrid w:val="0"/>
              <w:spacing w:before="60" w:after="60" w:line="240" w:lineRule="auto"/>
              <w:jc w:val="left"/>
              <w:rPr>
                <w:b/>
                <w:bCs/>
                <w:sz w:val="18"/>
                <w:szCs w:val="18"/>
                <w:lang w:val="en-AU" w:eastAsia="ar-SA"/>
              </w:rPr>
            </w:pPr>
            <w:r w:rsidRPr="00814BE6">
              <w:rPr>
                <w:sz w:val="18"/>
                <w:szCs w:val="18"/>
                <w:lang w:val="en-AU" w:eastAsia="ar-SA"/>
              </w:rPr>
              <w:t xml:space="preserve">An </w:t>
            </w:r>
            <w:r w:rsidR="00960DB7" w:rsidRPr="00814BE6">
              <w:rPr>
                <w:sz w:val="18"/>
                <w:szCs w:val="18"/>
                <w:lang w:val="en-AU" w:eastAsia="ar-SA"/>
              </w:rPr>
              <w:t>E</w:t>
            </w:r>
            <w:r w:rsidRPr="00814BE6">
              <w:rPr>
                <w:sz w:val="18"/>
                <w:szCs w:val="18"/>
                <w:lang w:val="en-AU" w:eastAsia="ar-SA"/>
              </w:rPr>
              <w:t xml:space="preserve">xchange </w:t>
            </w:r>
            <w:r w:rsidR="00960DB7" w:rsidRPr="00814BE6">
              <w:rPr>
                <w:sz w:val="18"/>
                <w:szCs w:val="18"/>
                <w:lang w:val="en-AU" w:eastAsia="ar-SA"/>
              </w:rPr>
              <w:t>C</w:t>
            </w:r>
            <w:r w:rsidRPr="00814BE6">
              <w:rPr>
                <w:sz w:val="18"/>
                <w:szCs w:val="18"/>
                <w:lang w:val="en-AU" w:eastAsia="ar-SA"/>
              </w:rPr>
              <w:t>atalogue contains the discovery metadata about the exchange datasets and support files</w:t>
            </w:r>
          </w:p>
        </w:tc>
        <w:tc>
          <w:tcPr>
            <w:tcW w:w="290" w:type="pct"/>
          </w:tcPr>
          <w:p w14:paraId="02BD51AB" w14:textId="77777777" w:rsidR="00E73EDF" w:rsidRPr="00814BE6" w:rsidRDefault="007653F1" w:rsidP="00C128E3">
            <w:pPr>
              <w:keepNext/>
              <w:suppressAutoHyphens/>
              <w:snapToGrid w:val="0"/>
              <w:spacing w:before="60" w:after="60" w:line="240" w:lineRule="auto"/>
              <w:jc w:val="center"/>
              <w:rPr>
                <w:b/>
                <w:bCs/>
                <w:sz w:val="18"/>
                <w:szCs w:val="18"/>
                <w:lang w:val="en-AU" w:eastAsia="ar-SA"/>
              </w:rPr>
            </w:pPr>
            <w:r w:rsidRPr="00814BE6">
              <w:rPr>
                <w:sz w:val="18"/>
                <w:szCs w:val="18"/>
                <w:lang w:val="en-AU" w:eastAsia="ar-SA"/>
              </w:rPr>
              <w:t>-</w:t>
            </w:r>
          </w:p>
        </w:tc>
        <w:tc>
          <w:tcPr>
            <w:tcW w:w="879" w:type="pct"/>
          </w:tcPr>
          <w:p w14:paraId="33F2AD6B"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sz w:val="18"/>
                <w:szCs w:val="18"/>
                <w:lang w:val="en-AU" w:eastAsia="ar-SA"/>
              </w:rPr>
              <w:t>-</w:t>
            </w:r>
          </w:p>
        </w:tc>
        <w:tc>
          <w:tcPr>
            <w:tcW w:w="1104" w:type="pct"/>
          </w:tcPr>
          <w:p w14:paraId="7FF3A05C"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sz w:val="18"/>
                <w:szCs w:val="18"/>
                <w:lang w:val="en-AU" w:eastAsia="ar-SA"/>
              </w:rPr>
              <w:t>-</w:t>
            </w:r>
          </w:p>
        </w:tc>
      </w:tr>
      <w:tr w:rsidR="00E73EDF" w:rsidRPr="00814BE6" w14:paraId="6DA62FE7" w14:textId="77777777" w:rsidTr="00814BE6">
        <w:tc>
          <w:tcPr>
            <w:tcW w:w="390" w:type="pct"/>
          </w:tcPr>
          <w:p w14:paraId="219FCAFB"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sz w:val="18"/>
                <w:szCs w:val="18"/>
                <w:lang w:val="en-AU" w:eastAsia="ar-SA"/>
              </w:rPr>
              <w:t>Attribute</w:t>
            </w:r>
          </w:p>
        </w:tc>
        <w:tc>
          <w:tcPr>
            <w:tcW w:w="1104" w:type="pct"/>
          </w:tcPr>
          <w:p w14:paraId="0A3AB895" w14:textId="77777777" w:rsidR="00E73EDF" w:rsidRPr="00814BE6" w:rsidRDefault="007653F1" w:rsidP="00C128E3">
            <w:pPr>
              <w:keepNext/>
              <w:suppressAutoHyphens/>
              <w:snapToGrid w:val="0"/>
              <w:spacing w:before="60" w:after="60" w:line="240" w:lineRule="auto"/>
              <w:rPr>
                <w:b/>
                <w:bCs/>
                <w:sz w:val="18"/>
                <w:szCs w:val="18"/>
                <w:lang w:val="en-AU" w:eastAsia="ar-SA"/>
              </w:rPr>
            </w:pPr>
            <w:r w:rsidRPr="00814BE6">
              <w:rPr>
                <w:sz w:val="18"/>
                <w:szCs w:val="18"/>
                <w:lang w:val="en-AU" w:eastAsia="ar-SA"/>
              </w:rPr>
              <w:t>identifier</w:t>
            </w:r>
          </w:p>
        </w:tc>
        <w:tc>
          <w:tcPr>
            <w:tcW w:w="1234" w:type="pct"/>
          </w:tcPr>
          <w:p w14:paraId="09C7E4DA" w14:textId="172CD539" w:rsidR="00E73EDF" w:rsidRPr="00814BE6" w:rsidRDefault="007653F1" w:rsidP="00960DB7">
            <w:pPr>
              <w:keepNext/>
              <w:suppressAutoHyphens/>
              <w:snapToGrid w:val="0"/>
              <w:spacing w:before="60" w:after="60" w:line="240" w:lineRule="auto"/>
              <w:jc w:val="left"/>
              <w:rPr>
                <w:b/>
                <w:bCs/>
                <w:sz w:val="18"/>
                <w:szCs w:val="18"/>
                <w:lang w:val="fr-FR" w:eastAsia="ar-SA"/>
              </w:rPr>
            </w:pPr>
            <w:proofErr w:type="spellStart"/>
            <w:r w:rsidRPr="00814BE6">
              <w:rPr>
                <w:sz w:val="18"/>
                <w:szCs w:val="18"/>
                <w:lang w:val="fr-FR" w:eastAsia="ar-SA"/>
              </w:rPr>
              <w:t>Uniquely</w:t>
            </w:r>
            <w:proofErr w:type="spellEnd"/>
            <w:r w:rsidRPr="00814BE6">
              <w:rPr>
                <w:sz w:val="18"/>
                <w:szCs w:val="18"/>
                <w:lang w:val="fr-FR" w:eastAsia="ar-SA"/>
              </w:rPr>
              <w:t xml:space="preserve"> identifies </w:t>
            </w:r>
            <w:proofErr w:type="spellStart"/>
            <w:r w:rsidRPr="00814BE6">
              <w:rPr>
                <w:sz w:val="18"/>
                <w:szCs w:val="18"/>
                <w:lang w:val="fr-FR" w:eastAsia="ar-SA"/>
              </w:rPr>
              <w:t>this</w:t>
            </w:r>
            <w:proofErr w:type="spellEnd"/>
            <w:r w:rsidRPr="00814BE6">
              <w:rPr>
                <w:sz w:val="18"/>
                <w:szCs w:val="18"/>
                <w:lang w:val="fr-FR" w:eastAsia="ar-SA"/>
              </w:rPr>
              <w:t xml:space="preserve"> </w:t>
            </w:r>
            <w:r w:rsidR="00960DB7" w:rsidRPr="00814BE6">
              <w:rPr>
                <w:sz w:val="18"/>
                <w:szCs w:val="18"/>
                <w:lang w:val="fr-FR" w:eastAsia="ar-SA"/>
              </w:rPr>
              <w:t>E</w:t>
            </w:r>
            <w:r w:rsidRPr="00814BE6">
              <w:rPr>
                <w:sz w:val="18"/>
                <w:szCs w:val="18"/>
                <w:lang w:val="fr-FR" w:eastAsia="ar-SA"/>
              </w:rPr>
              <w:t xml:space="preserve">xchange </w:t>
            </w:r>
            <w:r w:rsidR="00960DB7" w:rsidRPr="00814BE6">
              <w:rPr>
                <w:sz w:val="18"/>
                <w:szCs w:val="18"/>
                <w:lang w:val="fr-FR" w:eastAsia="ar-SA"/>
              </w:rPr>
              <w:t>C</w:t>
            </w:r>
            <w:r w:rsidRPr="00814BE6">
              <w:rPr>
                <w:sz w:val="18"/>
                <w:szCs w:val="18"/>
                <w:lang w:val="fr-FR" w:eastAsia="ar-SA"/>
              </w:rPr>
              <w:t>atalogue</w:t>
            </w:r>
          </w:p>
        </w:tc>
        <w:tc>
          <w:tcPr>
            <w:tcW w:w="290" w:type="pct"/>
          </w:tcPr>
          <w:p w14:paraId="54A345ED" w14:textId="77777777" w:rsidR="00E73EDF" w:rsidRPr="00814BE6" w:rsidRDefault="007653F1" w:rsidP="00C128E3">
            <w:pPr>
              <w:keepNext/>
              <w:suppressAutoHyphens/>
              <w:snapToGrid w:val="0"/>
              <w:spacing w:before="60" w:after="60" w:line="240" w:lineRule="auto"/>
              <w:jc w:val="center"/>
              <w:rPr>
                <w:b/>
                <w:bCs/>
                <w:sz w:val="18"/>
                <w:szCs w:val="18"/>
                <w:lang w:val="en-AU" w:eastAsia="ar-SA"/>
              </w:rPr>
            </w:pPr>
            <w:r w:rsidRPr="00814BE6">
              <w:rPr>
                <w:sz w:val="18"/>
                <w:szCs w:val="18"/>
                <w:lang w:val="en-AU" w:eastAsia="ar-SA"/>
              </w:rPr>
              <w:t>1</w:t>
            </w:r>
          </w:p>
        </w:tc>
        <w:tc>
          <w:tcPr>
            <w:tcW w:w="879" w:type="pct"/>
          </w:tcPr>
          <w:p w14:paraId="16BE80EC" w14:textId="77777777" w:rsidR="00E73EDF" w:rsidRPr="00814BE6" w:rsidRDefault="007653F1" w:rsidP="00C128E3">
            <w:pPr>
              <w:keepNext/>
              <w:suppressAutoHyphens/>
              <w:snapToGrid w:val="0"/>
              <w:spacing w:before="60" w:after="60" w:line="240" w:lineRule="auto"/>
              <w:rPr>
                <w:b/>
                <w:bCs/>
                <w:sz w:val="18"/>
                <w:szCs w:val="18"/>
                <w:lang w:val="en-AU" w:eastAsia="ar-SA"/>
              </w:rPr>
            </w:pPr>
            <w:proofErr w:type="spellStart"/>
            <w:r w:rsidRPr="00814BE6">
              <w:rPr>
                <w:sz w:val="18"/>
                <w:szCs w:val="18"/>
                <w:lang w:val="en-AU" w:eastAsia="ar-SA"/>
              </w:rPr>
              <w:t>CharacterString</w:t>
            </w:r>
            <w:proofErr w:type="spellEnd"/>
          </w:p>
        </w:tc>
        <w:tc>
          <w:tcPr>
            <w:tcW w:w="1104" w:type="pct"/>
          </w:tcPr>
          <w:p w14:paraId="156F65EF" w14:textId="00C31B9F" w:rsidR="00E73EDF" w:rsidRPr="00814BE6" w:rsidRDefault="00EB4535" w:rsidP="00C128E3">
            <w:pPr>
              <w:keepNext/>
              <w:tabs>
                <w:tab w:val="left" w:pos="1695"/>
              </w:tabs>
              <w:spacing w:before="60" w:after="60" w:line="240" w:lineRule="auto"/>
              <w:jc w:val="left"/>
              <w:rPr>
                <w:b/>
                <w:bCs/>
                <w:sz w:val="18"/>
                <w:szCs w:val="18"/>
                <w:lang w:val="en-AU" w:eastAsia="ar-SA"/>
              </w:rPr>
            </w:pPr>
            <w:r w:rsidRPr="00814BE6">
              <w:rPr>
                <w:sz w:val="18"/>
                <w:szCs w:val="18"/>
              </w:rPr>
              <w:t xml:space="preserve">E.g., </w:t>
            </w:r>
            <w:r w:rsidR="000F25DA" w:rsidRPr="00814BE6">
              <w:rPr>
                <w:sz w:val="18"/>
                <w:szCs w:val="18"/>
              </w:rPr>
              <w:t>US</w:t>
            </w:r>
            <w:r w:rsidRPr="00814BE6">
              <w:rPr>
                <w:sz w:val="18"/>
                <w:szCs w:val="18"/>
              </w:rPr>
              <w:t>00</w:t>
            </w:r>
            <w:r w:rsidR="000F25DA" w:rsidRPr="00814BE6">
              <w:rPr>
                <w:sz w:val="18"/>
                <w:szCs w:val="18"/>
              </w:rPr>
              <w:t>1</w:t>
            </w:r>
            <w:r w:rsidRPr="00814BE6">
              <w:rPr>
                <w:sz w:val="18"/>
                <w:szCs w:val="18"/>
              </w:rPr>
              <w:t>3</w:t>
            </w:r>
            <w:r w:rsidR="000F25DA" w:rsidRPr="00814BE6">
              <w:rPr>
                <w:sz w:val="18"/>
                <w:szCs w:val="18"/>
              </w:rPr>
              <w:t>1_</w:t>
            </w:r>
            <w:r w:rsidR="0008774F" w:rsidRPr="00814BE6">
              <w:rPr>
                <w:sz w:val="18"/>
                <w:szCs w:val="18"/>
              </w:rPr>
              <w:t>&lt;LOCODE&gt;</w:t>
            </w:r>
            <w:r w:rsidRPr="00814BE6">
              <w:rPr>
                <w:sz w:val="18"/>
                <w:szCs w:val="18"/>
              </w:rPr>
              <w:t>_</w:t>
            </w:r>
            <w:r w:rsidR="000F25DA" w:rsidRPr="00814BE6">
              <w:rPr>
                <w:sz w:val="18"/>
                <w:szCs w:val="18"/>
              </w:rPr>
              <w:t>20200101</w:t>
            </w:r>
          </w:p>
        </w:tc>
      </w:tr>
      <w:tr w:rsidR="00E73EDF" w:rsidRPr="00814BE6" w14:paraId="20BE1FBB" w14:textId="77777777" w:rsidTr="00814BE6">
        <w:tc>
          <w:tcPr>
            <w:tcW w:w="390" w:type="pct"/>
          </w:tcPr>
          <w:p w14:paraId="1AA570EC" w14:textId="77777777" w:rsidR="00E73EDF" w:rsidRPr="00814BE6" w:rsidRDefault="007653F1" w:rsidP="00C128E3">
            <w:pPr>
              <w:suppressAutoHyphens/>
              <w:snapToGrid w:val="0"/>
              <w:spacing w:before="60" w:after="60" w:line="240" w:lineRule="auto"/>
              <w:rPr>
                <w:b/>
                <w:bCs/>
                <w:sz w:val="18"/>
                <w:szCs w:val="18"/>
                <w:lang w:val="en-AU" w:eastAsia="ar-SA"/>
              </w:rPr>
            </w:pPr>
            <w:r w:rsidRPr="00814BE6">
              <w:rPr>
                <w:sz w:val="18"/>
                <w:szCs w:val="18"/>
                <w:lang w:val="en-AU" w:eastAsia="ar-SA"/>
              </w:rPr>
              <w:t>Attribute</w:t>
            </w:r>
          </w:p>
        </w:tc>
        <w:tc>
          <w:tcPr>
            <w:tcW w:w="1104" w:type="pct"/>
          </w:tcPr>
          <w:p w14:paraId="57E9C242" w14:textId="6FD9BA90" w:rsidR="00E73EDF" w:rsidRPr="00814BE6" w:rsidRDefault="007653F1" w:rsidP="00C128E3">
            <w:pPr>
              <w:suppressAutoHyphens/>
              <w:snapToGrid w:val="0"/>
              <w:spacing w:before="60" w:after="60" w:line="240" w:lineRule="auto"/>
              <w:rPr>
                <w:b/>
                <w:bCs/>
                <w:sz w:val="18"/>
                <w:szCs w:val="18"/>
                <w:lang w:val="en-AU" w:eastAsia="ar-SA"/>
              </w:rPr>
            </w:pPr>
            <w:proofErr w:type="spellStart"/>
            <w:r w:rsidRPr="00814BE6">
              <w:rPr>
                <w:sz w:val="18"/>
                <w:szCs w:val="18"/>
                <w:lang w:val="en-AU" w:eastAsia="ar-SA"/>
              </w:rPr>
              <w:t>date</w:t>
            </w:r>
            <w:r w:rsidR="00C33E5C" w:rsidRPr="00814BE6">
              <w:rPr>
                <w:sz w:val="18"/>
                <w:szCs w:val="18"/>
                <w:lang w:val="en-AU" w:eastAsia="ar-SA"/>
              </w:rPr>
              <w:t>Time</w:t>
            </w:r>
            <w:proofErr w:type="spellEnd"/>
          </w:p>
        </w:tc>
        <w:tc>
          <w:tcPr>
            <w:tcW w:w="1234" w:type="pct"/>
          </w:tcPr>
          <w:p w14:paraId="3DCE4FFB" w14:textId="66A6F6CF" w:rsidR="00E73EDF" w:rsidRPr="00814BE6" w:rsidRDefault="003A28A3" w:rsidP="00C128E3">
            <w:pPr>
              <w:suppressAutoHyphens/>
              <w:snapToGrid w:val="0"/>
              <w:spacing w:before="60" w:after="60" w:line="240" w:lineRule="auto"/>
              <w:jc w:val="left"/>
              <w:rPr>
                <w:b/>
                <w:bCs/>
                <w:sz w:val="18"/>
                <w:szCs w:val="18"/>
                <w:lang w:val="en-AU" w:eastAsia="ar-SA"/>
              </w:rPr>
            </w:pPr>
            <w:r w:rsidRPr="00814BE6">
              <w:rPr>
                <w:sz w:val="18"/>
                <w:szCs w:val="18"/>
              </w:rPr>
              <w:t>Creation date and time of the Exchange Catalogue, including time zone</w:t>
            </w:r>
          </w:p>
        </w:tc>
        <w:tc>
          <w:tcPr>
            <w:tcW w:w="290" w:type="pct"/>
          </w:tcPr>
          <w:p w14:paraId="2EDF24DB" w14:textId="77777777" w:rsidR="00E73EDF" w:rsidRPr="00814BE6" w:rsidRDefault="007653F1" w:rsidP="00C128E3">
            <w:pPr>
              <w:suppressAutoHyphens/>
              <w:snapToGrid w:val="0"/>
              <w:spacing w:before="60" w:after="60" w:line="240" w:lineRule="auto"/>
              <w:jc w:val="center"/>
              <w:rPr>
                <w:b/>
                <w:bCs/>
                <w:sz w:val="18"/>
                <w:szCs w:val="18"/>
                <w:lang w:val="en-AU" w:eastAsia="ar-SA"/>
              </w:rPr>
            </w:pPr>
            <w:r w:rsidRPr="00814BE6">
              <w:rPr>
                <w:sz w:val="18"/>
                <w:szCs w:val="18"/>
                <w:lang w:val="en-AU" w:eastAsia="ar-SA"/>
              </w:rPr>
              <w:t>1</w:t>
            </w:r>
          </w:p>
        </w:tc>
        <w:tc>
          <w:tcPr>
            <w:tcW w:w="879" w:type="pct"/>
          </w:tcPr>
          <w:p w14:paraId="4195A2C6" w14:textId="667706A6" w:rsidR="00E73EDF" w:rsidRPr="00814BE6" w:rsidRDefault="007653F1" w:rsidP="00C128E3">
            <w:pPr>
              <w:suppressAutoHyphens/>
              <w:snapToGrid w:val="0"/>
              <w:spacing w:before="60" w:after="60" w:line="240" w:lineRule="auto"/>
              <w:rPr>
                <w:sz w:val="18"/>
                <w:szCs w:val="18"/>
                <w:lang w:val="en-AU" w:eastAsia="ar-SA"/>
              </w:rPr>
            </w:pPr>
            <w:proofErr w:type="spellStart"/>
            <w:r w:rsidRPr="00814BE6">
              <w:rPr>
                <w:sz w:val="18"/>
                <w:szCs w:val="18"/>
                <w:lang w:val="en-AU" w:eastAsia="ar-SA"/>
              </w:rPr>
              <w:t>Date</w:t>
            </w:r>
            <w:r w:rsidR="00B700C4" w:rsidRPr="00814BE6">
              <w:rPr>
                <w:sz w:val="18"/>
                <w:szCs w:val="18"/>
                <w:lang w:val="en-AU" w:eastAsia="ar-SA"/>
              </w:rPr>
              <w:t>Time</w:t>
            </w:r>
            <w:proofErr w:type="spellEnd"/>
          </w:p>
        </w:tc>
        <w:tc>
          <w:tcPr>
            <w:tcW w:w="1104" w:type="pct"/>
          </w:tcPr>
          <w:p w14:paraId="24926F22" w14:textId="708826C5" w:rsidR="00E73EDF" w:rsidRPr="00814BE6" w:rsidRDefault="00B700C4" w:rsidP="00941C73">
            <w:pPr>
              <w:suppressAutoHyphens/>
              <w:snapToGrid w:val="0"/>
              <w:spacing w:before="60" w:after="60" w:line="240" w:lineRule="auto"/>
              <w:rPr>
                <w:b/>
                <w:bCs/>
                <w:sz w:val="18"/>
                <w:szCs w:val="18"/>
                <w:lang w:val="en-AU" w:eastAsia="ar-SA"/>
              </w:rPr>
            </w:pPr>
            <w:r w:rsidRPr="00814BE6">
              <w:rPr>
                <w:sz w:val="18"/>
                <w:szCs w:val="18"/>
              </w:rPr>
              <w:t xml:space="preserve">Format:  </w:t>
            </w:r>
            <w:proofErr w:type="spellStart"/>
            <w:r w:rsidRPr="00814BE6">
              <w:rPr>
                <w:sz w:val="18"/>
                <w:szCs w:val="18"/>
              </w:rPr>
              <w:t>yyyy</w:t>
            </w:r>
            <w:r w:rsidR="00DE0F4A" w:rsidRPr="00814BE6">
              <w:rPr>
                <w:sz w:val="18"/>
                <w:szCs w:val="18"/>
              </w:rPr>
              <w:t>-</w:t>
            </w:r>
            <w:r w:rsidRPr="00814BE6">
              <w:rPr>
                <w:sz w:val="18"/>
                <w:szCs w:val="18"/>
              </w:rPr>
              <w:t>mm</w:t>
            </w:r>
            <w:r w:rsidR="00DE0F4A" w:rsidRPr="00814BE6">
              <w:rPr>
                <w:sz w:val="18"/>
                <w:szCs w:val="18"/>
              </w:rPr>
              <w:t>-</w:t>
            </w:r>
            <w:r w:rsidRPr="00814BE6">
              <w:rPr>
                <w:sz w:val="18"/>
                <w:szCs w:val="18"/>
              </w:rPr>
              <w:t>ddThh</w:t>
            </w:r>
            <w:r w:rsidR="00DE0F4A" w:rsidRPr="00814BE6">
              <w:rPr>
                <w:sz w:val="18"/>
                <w:szCs w:val="18"/>
              </w:rPr>
              <w:t>:</w:t>
            </w:r>
            <w:r w:rsidRPr="00814BE6">
              <w:rPr>
                <w:sz w:val="18"/>
                <w:szCs w:val="18"/>
              </w:rPr>
              <w:t>mm</w:t>
            </w:r>
            <w:r w:rsidR="00DE0F4A" w:rsidRPr="00814BE6">
              <w:rPr>
                <w:sz w:val="18"/>
                <w:szCs w:val="18"/>
              </w:rPr>
              <w:t>:</w:t>
            </w:r>
            <w:r w:rsidRPr="00814BE6">
              <w:rPr>
                <w:sz w:val="18"/>
                <w:szCs w:val="18"/>
              </w:rPr>
              <w:t>ssZ</w:t>
            </w:r>
            <w:proofErr w:type="spellEnd"/>
          </w:p>
        </w:tc>
      </w:tr>
    </w:tbl>
    <w:p w14:paraId="38D3FB23" w14:textId="77777777" w:rsidR="00E73EDF" w:rsidRPr="00651940" w:rsidRDefault="00E73EDF" w:rsidP="00960DB7">
      <w:pPr>
        <w:spacing w:after="0" w:line="240" w:lineRule="auto"/>
        <w:rPr>
          <w:lang w:val="en-AU"/>
        </w:rPr>
      </w:pPr>
    </w:p>
    <w:p w14:paraId="37563C04" w14:textId="77777777" w:rsidR="00E73EDF" w:rsidRPr="00651940" w:rsidRDefault="007653F1" w:rsidP="00776AC3">
      <w:pPr>
        <w:pStyle w:val="Heading4"/>
        <w:tabs>
          <w:tab w:val="clear" w:pos="940"/>
          <w:tab w:val="clear" w:pos="1140"/>
          <w:tab w:val="clear" w:pos="1360"/>
          <w:tab w:val="left" w:pos="993"/>
        </w:tabs>
        <w:spacing w:before="120" w:after="120" w:line="240" w:lineRule="auto"/>
        <w:ind w:left="993" w:hanging="993"/>
      </w:pPr>
      <w:r w:rsidRPr="00651940">
        <w:t>S100_CataloguePointOfContact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5"/>
        <w:gridCol w:w="3130"/>
        <w:gridCol w:w="3498"/>
        <w:gridCol w:w="811"/>
        <w:gridCol w:w="11"/>
        <w:gridCol w:w="2492"/>
        <w:gridCol w:w="3127"/>
      </w:tblGrid>
      <w:tr w:rsidR="00E73EDF" w:rsidRPr="00814BE6" w14:paraId="562F0625" w14:textId="77777777" w:rsidTr="00814BE6">
        <w:tc>
          <w:tcPr>
            <w:tcW w:w="390" w:type="pct"/>
            <w:shd w:val="clear" w:color="auto" w:fill="D9D9D9" w:themeFill="background1" w:themeFillShade="D9"/>
          </w:tcPr>
          <w:p w14:paraId="0249382E" w14:textId="77777777" w:rsidR="00E73EDF" w:rsidRPr="00814BE6" w:rsidRDefault="007653F1" w:rsidP="00C128E3">
            <w:pPr>
              <w:suppressAutoHyphens/>
              <w:snapToGrid w:val="0"/>
              <w:spacing w:before="60" w:after="60" w:line="240" w:lineRule="auto"/>
              <w:rPr>
                <w:b/>
                <w:bCs/>
                <w:sz w:val="18"/>
                <w:szCs w:val="18"/>
                <w:lang w:eastAsia="ar-SA"/>
              </w:rPr>
            </w:pPr>
            <w:r w:rsidRPr="00814BE6">
              <w:rPr>
                <w:b/>
                <w:sz w:val="18"/>
                <w:szCs w:val="18"/>
                <w:lang w:eastAsia="ar-SA"/>
              </w:rPr>
              <w:t>Role Name</w:t>
            </w:r>
          </w:p>
        </w:tc>
        <w:tc>
          <w:tcPr>
            <w:tcW w:w="1104" w:type="pct"/>
            <w:shd w:val="clear" w:color="auto" w:fill="D9D9D9" w:themeFill="background1" w:themeFillShade="D9"/>
          </w:tcPr>
          <w:p w14:paraId="4DFCDE34" w14:textId="77777777" w:rsidR="00E73EDF" w:rsidRPr="00814BE6" w:rsidRDefault="007653F1" w:rsidP="00C128E3">
            <w:pPr>
              <w:suppressAutoHyphens/>
              <w:snapToGrid w:val="0"/>
              <w:spacing w:before="60" w:after="60" w:line="240" w:lineRule="auto"/>
              <w:rPr>
                <w:b/>
                <w:bCs/>
                <w:sz w:val="18"/>
                <w:szCs w:val="18"/>
                <w:lang w:eastAsia="ar-SA"/>
              </w:rPr>
            </w:pPr>
            <w:r w:rsidRPr="00814BE6">
              <w:rPr>
                <w:b/>
                <w:sz w:val="18"/>
                <w:szCs w:val="18"/>
                <w:lang w:eastAsia="ar-SA"/>
              </w:rPr>
              <w:t>Name</w:t>
            </w:r>
          </w:p>
        </w:tc>
        <w:tc>
          <w:tcPr>
            <w:tcW w:w="1234" w:type="pct"/>
            <w:shd w:val="clear" w:color="auto" w:fill="D9D9D9" w:themeFill="background1" w:themeFillShade="D9"/>
          </w:tcPr>
          <w:p w14:paraId="78E55226" w14:textId="77777777" w:rsidR="00E73EDF" w:rsidRPr="00814BE6" w:rsidRDefault="007653F1" w:rsidP="00C128E3">
            <w:pPr>
              <w:suppressAutoHyphens/>
              <w:snapToGrid w:val="0"/>
              <w:spacing w:before="60" w:after="60" w:line="240" w:lineRule="auto"/>
              <w:rPr>
                <w:b/>
                <w:bCs/>
                <w:sz w:val="18"/>
                <w:szCs w:val="18"/>
                <w:lang w:eastAsia="ar-SA"/>
              </w:rPr>
            </w:pPr>
            <w:r w:rsidRPr="00814BE6">
              <w:rPr>
                <w:b/>
                <w:sz w:val="18"/>
                <w:szCs w:val="18"/>
                <w:lang w:eastAsia="ar-SA"/>
              </w:rPr>
              <w:t>Description</w:t>
            </w:r>
          </w:p>
        </w:tc>
        <w:tc>
          <w:tcPr>
            <w:tcW w:w="290" w:type="pct"/>
            <w:gridSpan w:val="2"/>
            <w:shd w:val="clear" w:color="auto" w:fill="D9D9D9" w:themeFill="background1" w:themeFillShade="D9"/>
          </w:tcPr>
          <w:p w14:paraId="108D63CF" w14:textId="77777777" w:rsidR="00E73EDF" w:rsidRPr="00814BE6" w:rsidRDefault="007653F1" w:rsidP="00C128E3">
            <w:pPr>
              <w:suppressAutoHyphens/>
              <w:snapToGrid w:val="0"/>
              <w:spacing w:before="60" w:after="60" w:line="240" w:lineRule="auto"/>
              <w:jc w:val="center"/>
              <w:rPr>
                <w:b/>
                <w:bCs/>
                <w:sz w:val="18"/>
                <w:szCs w:val="18"/>
                <w:lang w:eastAsia="ar-SA"/>
              </w:rPr>
            </w:pPr>
            <w:proofErr w:type="spellStart"/>
            <w:r w:rsidRPr="00814BE6">
              <w:rPr>
                <w:b/>
                <w:sz w:val="18"/>
                <w:szCs w:val="18"/>
                <w:lang w:eastAsia="ar-SA"/>
              </w:rPr>
              <w:t>Mult</w:t>
            </w:r>
            <w:proofErr w:type="spellEnd"/>
          </w:p>
        </w:tc>
        <w:tc>
          <w:tcPr>
            <w:tcW w:w="879" w:type="pct"/>
            <w:shd w:val="clear" w:color="auto" w:fill="D9D9D9" w:themeFill="background1" w:themeFillShade="D9"/>
          </w:tcPr>
          <w:p w14:paraId="1B3AB42C" w14:textId="77777777" w:rsidR="00E73EDF" w:rsidRPr="00814BE6" w:rsidRDefault="007653F1" w:rsidP="00C128E3">
            <w:pPr>
              <w:suppressAutoHyphens/>
              <w:snapToGrid w:val="0"/>
              <w:spacing w:before="60" w:after="60" w:line="240" w:lineRule="auto"/>
              <w:rPr>
                <w:b/>
                <w:bCs/>
                <w:sz w:val="18"/>
                <w:szCs w:val="18"/>
                <w:lang w:eastAsia="ar-SA"/>
              </w:rPr>
            </w:pPr>
            <w:r w:rsidRPr="00814BE6">
              <w:rPr>
                <w:b/>
                <w:sz w:val="18"/>
                <w:szCs w:val="18"/>
                <w:lang w:eastAsia="ar-SA"/>
              </w:rPr>
              <w:t>Type</w:t>
            </w:r>
          </w:p>
        </w:tc>
        <w:tc>
          <w:tcPr>
            <w:tcW w:w="1104" w:type="pct"/>
            <w:shd w:val="clear" w:color="auto" w:fill="D9D9D9" w:themeFill="background1" w:themeFillShade="D9"/>
          </w:tcPr>
          <w:p w14:paraId="361EC9C3" w14:textId="77777777" w:rsidR="00E73EDF" w:rsidRPr="00814BE6" w:rsidRDefault="007653F1" w:rsidP="00C128E3">
            <w:pPr>
              <w:suppressAutoHyphens/>
              <w:snapToGrid w:val="0"/>
              <w:spacing w:before="60" w:after="60" w:line="240" w:lineRule="auto"/>
              <w:rPr>
                <w:b/>
                <w:bCs/>
                <w:sz w:val="18"/>
                <w:szCs w:val="18"/>
                <w:lang w:eastAsia="ar-SA"/>
              </w:rPr>
            </w:pPr>
            <w:r w:rsidRPr="00814BE6">
              <w:rPr>
                <w:b/>
                <w:sz w:val="18"/>
                <w:szCs w:val="18"/>
                <w:lang w:eastAsia="ar-SA"/>
              </w:rPr>
              <w:t>Remarks</w:t>
            </w:r>
          </w:p>
        </w:tc>
      </w:tr>
      <w:tr w:rsidR="00E73EDF" w:rsidRPr="00814BE6" w14:paraId="7B110A6E" w14:textId="77777777" w:rsidTr="00814BE6">
        <w:tc>
          <w:tcPr>
            <w:tcW w:w="390" w:type="pct"/>
          </w:tcPr>
          <w:p w14:paraId="650B9E25"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Class</w:t>
            </w:r>
          </w:p>
        </w:tc>
        <w:tc>
          <w:tcPr>
            <w:tcW w:w="1104" w:type="pct"/>
          </w:tcPr>
          <w:p w14:paraId="09BED014" w14:textId="77777777" w:rsidR="00E73EDF" w:rsidRPr="00814BE6" w:rsidRDefault="007653F1" w:rsidP="00C128E3">
            <w:pPr>
              <w:suppressAutoHyphens/>
              <w:snapToGrid w:val="0"/>
              <w:spacing w:before="60" w:after="60" w:line="240" w:lineRule="auto"/>
              <w:jc w:val="left"/>
              <w:rPr>
                <w:b/>
                <w:bCs/>
                <w:sz w:val="18"/>
                <w:szCs w:val="18"/>
                <w:lang w:eastAsia="ar-SA"/>
              </w:rPr>
            </w:pPr>
            <w:r w:rsidRPr="00814BE6">
              <w:rPr>
                <w:sz w:val="18"/>
                <w:szCs w:val="18"/>
                <w:lang w:eastAsia="ar-SA"/>
              </w:rPr>
              <w:t>S100_CataloguePointOfContact</w:t>
            </w:r>
          </w:p>
        </w:tc>
        <w:tc>
          <w:tcPr>
            <w:tcW w:w="1234" w:type="pct"/>
          </w:tcPr>
          <w:p w14:paraId="7841528C" w14:textId="57834189" w:rsidR="00E73EDF" w:rsidRPr="00814BE6" w:rsidRDefault="007653F1" w:rsidP="00776AC3">
            <w:pPr>
              <w:suppressAutoHyphens/>
              <w:snapToGrid w:val="0"/>
              <w:spacing w:before="60" w:after="60" w:line="240" w:lineRule="auto"/>
              <w:jc w:val="left"/>
              <w:rPr>
                <w:b/>
                <w:bCs/>
                <w:sz w:val="18"/>
                <w:szCs w:val="18"/>
                <w:lang w:eastAsia="ar-SA"/>
              </w:rPr>
            </w:pPr>
            <w:r w:rsidRPr="00814BE6">
              <w:rPr>
                <w:sz w:val="18"/>
                <w:szCs w:val="18"/>
                <w:lang w:eastAsia="ar-SA"/>
              </w:rPr>
              <w:t xml:space="preserve">Contact details of the issuer of this </w:t>
            </w:r>
            <w:r w:rsidR="00776AC3" w:rsidRPr="00814BE6">
              <w:rPr>
                <w:sz w:val="18"/>
                <w:szCs w:val="18"/>
                <w:lang w:eastAsia="ar-SA"/>
              </w:rPr>
              <w:t>E</w:t>
            </w:r>
            <w:r w:rsidRPr="00814BE6">
              <w:rPr>
                <w:sz w:val="18"/>
                <w:szCs w:val="18"/>
                <w:lang w:eastAsia="ar-SA"/>
              </w:rPr>
              <w:t xml:space="preserve">xchange </w:t>
            </w:r>
            <w:r w:rsidR="00776AC3" w:rsidRPr="00814BE6">
              <w:rPr>
                <w:sz w:val="18"/>
                <w:szCs w:val="18"/>
                <w:lang w:eastAsia="ar-SA"/>
              </w:rPr>
              <w:t>C</w:t>
            </w:r>
            <w:r w:rsidRPr="00814BE6">
              <w:rPr>
                <w:sz w:val="18"/>
                <w:szCs w:val="18"/>
                <w:lang w:eastAsia="ar-SA"/>
              </w:rPr>
              <w:t>atalogue</w:t>
            </w:r>
          </w:p>
        </w:tc>
        <w:tc>
          <w:tcPr>
            <w:tcW w:w="286" w:type="pct"/>
          </w:tcPr>
          <w:p w14:paraId="7D08C967" w14:textId="77777777" w:rsidR="00E73EDF" w:rsidRPr="00814BE6" w:rsidRDefault="007653F1" w:rsidP="00C128E3">
            <w:pPr>
              <w:suppressAutoHyphens/>
              <w:snapToGrid w:val="0"/>
              <w:spacing w:before="60" w:after="60" w:line="240" w:lineRule="auto"/>
              <w:jc w:val="center"/>
              <w:rPr>
                <w:b/>
                <w:bCs/>
                <w:sz w:val="18"/>
                <w:szCs w:val="18"/>
                <w:lang w:eastAsia="ar-SA"/>
              </w:rPr>
            </w:pPr>
            <w:r w:rsidRPr="00814BE6">
              <w:rPr>
                <w:sz w:val="18"/>
                <w:szCs w:val="18"/>
                <w:lang w:eastAsia="ar-SA"/>
              </w:rPr>
              <w:t>-</w:t>
            </w:r>
          </w:p>
        </w:tc>
        <w:tc>
          <w:tcPr>
            <w:tcW w:w="882" w:type="pct"/>
            <w:gridSpan w:val="2"/>
          </w:tcPr>
          <w:p w14:paraId="5523810F"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w:t>
            </w:r>
          </w:p>
        </w:tc>
        <w:tc>
          <w:tcPr>
            <w:tcW w:w="1104" w:type="pct"/>
          </w:tcPr>
          <w:p w14:paraId="4E1AF40A"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w:t>
            </w:r>
          </w:p>
        </w:tc>
      </w:tr>
      <w:tr w:rsidR="00E73EDF" w:rsidRPr="00814BE6" w14:paraId="3820B735" w14:textId="77777777" w:rsidTr="00814BE6">
        <w:tc>
          <w:tcPr>
            <w:tcW w:w="390" w:type="pct"/>
          </w:tcPr>
          <w:p w14:paraId="57CA2641"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Attribute</w:t>
            </w:r>
          </w:p>
        </w:tc>
        <w:tc>
          <w:tcPr>
            <w:tcW w:w="1104" w:type="pct"/>
          </w:tcPr>
          <w:p w14:paraId="012A750B"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organization</w:t>
            </w:r>
          </w:p>
        </w:tc>
        <w:tc>
          <w:tcPr>
            <w:tcW w:w="1234" w:type="pct"/>
          </w:tcPr>
          <w:p w14:paraId="54D8C9E9" w14:textId="23FF1CCC" w:rsidR="00E73EDF" w:rsidRPr="00814BE6" w:rsidRDefault="007653F1" w:rsidP="00776AC3">
            <w:pPr>
              <w:suppressAutoHyphens/>
              <w:snapToGrid w:val="0"/>
              <w:spacing w:before="60" w:after="60" w:line="240" w:lineRule="auto"/>
              <w:jc w:val="left"/>
              <w:rPr>
                <w:b/>
                <w:bCs/>
                <w:sz w:val="18"/>
                <w:szCs w:val="18"/>
                <w:lang w:eastAsia="ar-SA"/>
              </w:rPr>
            </w:pPr>
            <w:r w:rsidRPr="00814BE6">
              <w:rPr>
                <w:sz w:val="18"/>
                <w:szCs w:val="18"/>
                <w:lang w:eastAsia="ar-SA"/>
              </w:rPr>
              <w:t xml:space="preserve">The organization distributing this </w:t>
            </w:r>
            <w:r w:rsidR="00776AC3" w:rsidRPr="00814BE6">
              <w:rPr>
                <w:sz w:val="18"/>
                <w:szCs w:val="18"/>
                <w:lang w:eastAsia="ar-SA"/>
              </w:rPr>
              <w:t>E</w:t>
            </w:r>
            <w:r w:rsidRPr="00814BE6">
              <w:rPr>
                <w:sz w:val="18"/>
                <w:szCs w:val="18"/>
                <w:lang w:eastAsia="ar-SA"/>
              </w:rPr>
              <w:t xml:space="preserve">xchange </w:t>
            </w:r>
            <w:r w:rsidR="00776AC3" w:rsidRPr="00814BE6">
              <w:rPr>
                <w:sz w:val="18"/>
                <w:szCs w:val="18"/>
                <w:lang w:eastAsia="ar-SA"/>
              </w:rPr>
              <w:t>C</w:t>
            </w:r>
            <w:r w:rsidRPr="00814BE6">
              <w:rPr>
                <w:sz w:val="18"/>
                <w:szCs w:val="18"/>
                <w:lang w:eastAsia="ar-SA"/>
              </w:rPr>
              <w:t>atalogue</w:t>
            </w:r>
          </w:p>
        </w:tc>
        <w:tc>
          <w:tcPr>
            <w:tcW w:w="286" w:type="pct"/>
          </w:tcPr>
          <w:p w14:paraId="1BC6E237" w14:textId="77777777" w:rsidR="00E73EDF" w:rsidRPr="00814BE6" w:rsidRDefault="007653F1" w:rsidP="00C128E3">
            <w:pPr>
              <w:suppressAutoHyphens/>
              <w:snapToGrid w:val="0"/>
              <w:spacing w:before="60" w:after="60" w:line="240" w:lineRule="auto"/>
              <w:jc w:val="center"/>
              <w:rPr>
                <w:b/>
                <w:bCs/>
                <w:sz w:val="18"/>
                <w:szCs w:val="18"/>
                <w:lang w:eastAsia="ar-SA"/>
              </w:rPr>
            </w:pPr>
            <w:r w:rsidRPr="00814BE6">
              <w:rPr>
                <w:sz w:val="18"/>
                <w:szCs w:val="18"/>
                <w:lang w:eastAsia="ar-SA"/>
              </w:rPr>
              <w:t>1</w:t>
            </w:r>
          </w:p>
        </w:tc>
        <w:tc>
          <w:tcPr>
            <w:tcW w:w="882" w:type="pct"/>
            <w:gridSpan w:val="2"/>
          </w:tcPr>
          <w:p w14:paraId="37E10C82" w14:textId="77777777" w:rsidR="00E73EDF" w:rsidRPr="00814BE6" w:rsidRDefault="007653F1" w:rsidP="00C128E3">
            <w:pPr>
              <w:suppressAutoHyphens/>
              <w:snapToGrid w:val="0"/>
              <w:spacing w:before="60" w:after="60" w:line="240" w:lineRule="auto"/>
              <w:rPr>
                <w:b/>
                <w:bCs/>
                <w:sz w:val="18"/>
                <w:szCs w:val="18"/>
                <w:lang w:eastAsia="ar-SA"/>
              </w:rPr>
            </w:pPr>
            <w:proofErr w:type="spellStart"/>
            <w:r w:rsidRPr="00814BE6">
              <w:rPr>
                <w:sz w:val="18"/>
                <w:szCs w:val="18"/>
                <w:lang w:eastAsia="ar-SA"/>
              </w:rPr>
              <w:t>CharacterString</w:t>
            </w:r>
            <w:proofErr w:type="spellEnd"/>
          </w:p>
        </w:tc>
        <w:tc>
          <w:tcPr>
            <w:tcW w:w="1104" w:type="pct"/>
          </w:tcPr>
          <w:p w14:paraId="4FA9975D" w14:textId="28124C27" w:rsidR="00E73EDF" w:rsidRPr="00814BE6" w:rsidRDefault="007653F1" w:rsidP="00C128E3">
            <w:pPr>
              <w:suppressAutoHyphens/>
              <w:snapToGrid w:val="0"/>
              <w:spacing w:before="60" w:after="60" w:line="240" w:lineRule="auto"/>
              <w:jc w:val="left"/>
              <w:rPr>
                <w:b/>
                <w:bCs/>
                <w:sz w:val="18"/>
                <w:szCs w:val="18"/>
                <w:lang w:eastAsia="ar-SA"/>
              </w:rPr>
            </w:pPr>
            <w:r w:rsidRPr="00814BE6">
              <w:rPr>
                <w:sz w:val="18"/>
                <w:szCs w:val="18"/>
                <w:lang w:eastAsia="ar-SA"/>
              </w:rPr>
              <w:t>This could be an individual producer, value added reseller, etc</w:t>
            </w:r>
          </w:p>
        </w:tc>
      </w:tr>
      <w:tr w:rsidR="00E73EDF" w:rsidRPr="00814BE6" w14:paraId="2E9A9389" w14:textId="77777777" w:rsidTr="00814BE6">
        <w:tc>
          <w:tcPr>
            <w:tcW w:w="390" w:type="pct"/>
          </w:tcPr>
          <w:p w14:paraId="5A213FB9"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Attribute</w:t>
            </w:r>
          </w:p>
        </w:tc>
        <w:tc>
          <w:tcPr>
            <w:tcW w:w="1104" w:type="pct"/>
          </w:tcPr>
          <w:p w14:paraId="48968362"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phone</w:t>
            </w:r>
          </w:p>
        </w:tc>
        <w:tc>
          <w:tcPr>
            <w:tcW w:w="1234" w:type="pct"/>
          </w:tcPr>
          <w:p w14:paraId="513B2503" w14:textId="1A4FF2FB" w:rsidR="00E73EDF" w:rsidRPr="00814BE6" w:rsidRDefault="007653F1" w:rsidP="00776AC3">
            <w:pPr>
              <w:suppressAutoHyphens/>
              <w:snapToGrid w:val="0"/>
              <w:spacing w:before="60" w:after="60" w:line="240" w:lineRule="auto"/>
              <w:jc w:val="left"/>
              <w:rPr>
                <w:b/>
                <w:bCs/>
                <w:sz w:val="18"/>
                <w:szCs w:val="18"/>
                <w:lang w:eastAsia="ar-SA"/>
              </w:rPr>
            </w:pPr>
            <w:r w:rsidRPr="00814BE6">
              <w:rPr>
                <w:sz w:val="18"/>
                <w:szCs w:val="18"/>
                <w:lang w:eastAsia="ar-SA"/>
              </w:rPr>
              <w:t xml:space="preserve">The edition number of this </w:t>
            </w:r>
            <w:r w:rsidR="00776AC3" w:rsidRPr="00814BE6">
              <w:rPr>
                <w:sz w:val="18"/>
                <w:szCs w:val="18"/>
                <w:lang w:eastAsia="ar-SA"/>
              </w:rPr>
              <w:t>E</w:t>
            </w:r>
            <w:r w:rsidRPr="00814BE6">
              <w:rPr>
                <w:sz w:val="18"/>
                <w:szCs w:val="18"/>
                <w:lang w:eastAsia="ar-SA"/>
              </w:rPr>
              <w:t xml:space="preserve">xchange </w:t>
            </w:r>
            <w:r w:rsidR="00776AC3" w:rsidRPr="00814BE6">
              <w:rPr>
                <w:sz w:val="18"/>
                <w:szCs w:val="18"/>
                <w:lang w:eastAsia="ar-SA"/>
              </w:rPr>
              <w:t>C</w:t>
            </w:r>
            <w:r w:rsidRPr="00814BE6">
              <w:rPr>
                <w:sz w:val="18"/>
                <w:szCs w:val="18"/>
                <w:lang w:eastAsia="ar-SA"/>
              </w:rPr>
              <w:t>atalogue</w:t>
            </w:r>
          </w:p>
        </w:tc>
        <w:tc>
          <w:tcPr>
            <w:tcW w:w="286" w:type="pct"/>
          </w:tcPr>
          <w:p w14:paraId="6507B8D5" w14:textId="77777777" w:rsidR="00E73EDF" w:rsidRPr="00814BE6" w:rsidRDefault="007653F1" w:rsidP="00C128E3">
            <w:pPr>
              <w:suppressAutoHyphens/>
              <w:snapToGrid w:val="0"/>
              <w:spacing w:before="60" w:after="60" w:line="240" w:lineRule="auto"/>
              <w:jc w:val="center"/>
              <w:rPr>
                <w:b/>
                <w:bCs/>
                <w:sz w:val="18"/>
                <w:szCs w:val="18"/>
                <w:lang w:eastAsia="ar-SA"/>
              </w:rPr>
            </w:pPr>
            <w:r w:rsidRPr="00814BE6">
              <w:rPr>
                <w:sz w:val="18"/>
                <w:szCs w:val="18"/>
                <w:lang w:eastAsia="ar-SA"/>
              </w:rPr>
              <w:t>0..1</w:t>
            </w:r>
          </w:p>
        </w:tc>
        <w:tc>
          <w:tcPr>
            <w:tcW w:w="882" w:type="pct"/>
            <w:gridSpan w:val="2"/>
          </w:tcPr>
          <w:p w14:paraId="744AADED" w14:textId="77777777" w:rsidR="00E73EDF" w:rsidRPr="00814BE6" w:rsidRDefault="007653F1" w:rsidP="00C128E3">
            <w:pPr>
              <w:suppressAutoHyphens/>
              <w:snapToGrid w:val="0"/>
              <w:spacing w:before="60" w:after="60" w:line="240" w:lineRule="auto"/>
              <w:rPr>
                <w:b/>
                <w:bCs/>
                <w:sz w:val="18"/>
                <w:szCs w:val="18"/>
                <w:lang w:eastAsia="ar-SA"/>
              </w:rPr>
            </w:pPr>
            <w:proofErr w:type="spellStart"/>
            <w:r w:rsidRPr="00814BE6">
              <w:rPr>
                <w:sz w:val="18"/>
                <w:szCs w:val="18"/>
                <w:lang w:eastAsia="ar-SA"/>
              </w:rPr>
              <w:t>CI_Telephone</w:t>
            </w:r>
            <w:proofErr w:type="spellEnd"/>
          </w:p>
        </w:tc>
        <w:tc>
          <w:tcPr>
            <w:tcW w:w="1104" w:type="pct"/>
          </w:tcPr>
          <w:p w14:paraId="6FFF422C" w14:textId="77777777" w:rsidR="00E73EDF" w:rsidRPr="00814BE6" w:rsidRDefault="00E73EDF" w:rsidP="00C128E3">
            <w:pPr>
              <w:suppressAutoHyphens/>
              <w:snapToGrid w:val="0"/>
              <w:spacing w:before="60" w:after="60" w:line="240" w:lineRule="auto"/>
              <w:rPr>
                <w:b/>
                <w:bCs/>
                <w:sz w:val="18"/>
                <w:szCs w:val="18"/>
                <w:lang w:eastAsia="ar-SA"/>
              </w:rPr>
            </w:pPr>
          </w:p>
        </w:tc>
      </w:tr>
      <w:tr w:rsidR="00E73EDF" w:rsidRPr="00814BE6" w14:paraId="69E9E41D" w14:textId="77777777" w:rsidTr="00814BE6">
        <w:tc>
          <w:tcPr>
            <w:tcW w:w="390" w:type="pct"/>
          </w:tcPr>
          <w:p w14:paraId="7B1ACADA"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lastRenderedPageBreak/>
              <w:t>Attribute</w:t>
            </w:r>
          </w:p>
        </w:tc>
        <w:tc>
          <w:tcPr>
            <w:tcW w:w="1104" w:type="pct"/>
          </w:tcPr>
          <w:p w14:paraId="4DE51677" w14:textId="77777777" w:rsidR="00E73EDF" w:rsidRPr="00814BE6" w:rsidRDefault="007653F1" w:rsidP="00C128E3">
            <w:pPr>
              <w:suppressAutoHyphens/>
              <w:snapToGrid w:val="0"/>
              <w:spacing w:before="60" w:after="60" w:line="240" w:lineRule="auto"/>
              <w:rPr>
                <w:b/>
                <w:bCs/>
                <w:sz w:val="18"/>
                <w:szCs w:val="18"/>
                <w:lang w:eastAsia="ar-SA"/>
              </w:rPr>
            </w:pPr>
            <w:r w:rsidRPr="00814BE6">
              <w:rPr>
                <w:sz w:val="18"/>
                <w:szCs w:val="18"/>
                <w:lang w:eastAsia="ar-SA"/>
              </w:rPr>
              <w:t>address</w:t>
            </w:r>
          </w:p>
        </w:tc>
        <w:tc>
          <w:tcPr>
            <w:tcW w:w="1234" w:type="pct"/>
          </w:tcPr>
          <w:p w14:paraId="689BA413" w14:textId="77777777" w:rsidR="00E73EDF" w:rsidRPr="00814BE6" w:rsidRDefault="007653F1" w:rsidP="00C128E3">
            <w:pPr>
              <w:suppressAutoHyphens/>
              <w:snapToGrid w:val="0"/>
              <w:spacing w:before="60" w:after="60" w:line="240" w:lineRule="auto"/>
              <w:jc w:val="left"/>
              <w:rPr>
                <w:b/>
                <w:bCs/>
                <w:sz w:val="18"/>
                <w:szCs w:val="18"/>
                <w:lang w:eastAsia="ar-SA"/>
              </w:rPr>
            </w:pPr>
            <w:r w:rsidRPr="00814BE6">
              <w:rPr>
                <w:sz w:val="18"/>
                <w:szCs w:val="18"/>
                <w:lang w:eastAsia="ar-SA"/>
              </w:rPr>
              <w:t>The address of the organization</w:t>
            </w:r>
          </w:p>
        </w:tc>
        <w:tc>
          <w:tcPr>
            <w:tcW w:w="286" w:type="pct"/>
          </w:tcPr>
          <w:p w14:paraId="35F26CBB" w14:textId="77777777" w:rsidR="00E73EDF" w:rsidRPr="00814BE6" w:rsidRDefault="007653F1" w:rsidP="00C128E3">
            <w:pPr>
              <w:suppressAutoHyphens/>
              <w:snapToGrid w:val="0"/>
              <w:spacing w:before="60" w:after="60" w:line="240" w:lineRule="auto"/>
              <w:jc w:val="center"/>
              <w:rPr>
                <w:b/>
                <w:bCs/>
                <w:sz w:val="18"/>
                <w:szCs w:val="18"/>
                <w:lang w:eastAsia="ar-SA"/>
              </w:rPr>
            </w:pPr>
            <w:r w:rsidRPr="00814BE6">
              <w:rPr>
                <w:sz w:val="18"/>
                <w:szCs w:val="18"/>
                <w:lang w:eastAsia="ar-SA"/>
              </w:rPr>
              <w:t>0..1</w:t>
            </w:r>
          </w:p>
        </w:tc>
        <w:tc>
          <w:tcPr>
            <w:tcW w:w="882" w:type="pct"/>
            <w:gridSpan w:val="2"/>
          </w:tcPr>
          <w:p w14:paraId="30421721" w14:textId="77777777" w:rsidR="00E73EDF" w:rsidRPr="00814BE6" w:rsidRDefault="007653F1" w:rsidP="00C128E3">
            <w:pPr>
              <w:suppressAutoHyphens/>
              <w:snapToGrid w:val="0"/>
              <w:spacing w:before="60" w:after="60" w:line="240" w:lineRule="auto"/>
              <w:rPr>
                <w:b/>
                <w:bCs/>
                <w:sz w:val="18"/>
                <w:szCs w:val="18"/>
                <w:lang w:eastAsia="ar-SA"/>
              </w:rPr>
            </w:pPr>
            <w:proofErr w:type="spellStart"/>
            <w:r w:rsidRPr="00814BE6">
              <w:rPr>
                <w:sz w:val="18"/>
                <w:szCs w:val="18"/>
                <w:lang w:eastAsia="ar-SA"/>
              </w:rPr>
              <w:t>CI_Address</w:t>
            </w:r>
            <w:proofErr w:type="spellEnd"/>
          </w:p>
        </w:tc>
        <w:tc>
          <w:tcPr>
            <w:tcW w:w="1104" w:type="pct"/>
          </w:tcPr>
          <w:p w14:paraId="727E149E" w14:textId="77777777" w:rsidR="00E73EDF" w:rsidRPr="00814BE6" w:rsidRDefault="00E73EDF" w:rsidP="00C128E3">
            <w:pPr>
              <w:suppressAutoHyphens/>
              <w:snapToGrid w:val="0"/>
              <w:spacing w:before="60" w:after="60" w:line="240" w:lineRule="auto"/>
              <w:rPr>
                <w:b/>
                <w:bCs/>
                <w:sz w:val="18"/>
                <w:szCs w:val="18"/>
                <w:lang w:eastAsia="ar-SA"/>
              </w:rPr>
            </w:pPr>
          </w:p>
        </w:tc>
      </w:tr>
    </w:tbl>
    <w:p w14:paraId="4CE109F8" w14:textId="77777777" w:rsidR="00E73EDF" w:rsidRPr="00651940" w:rsidRDefault="00E73EDF" w:rsidP="00776AC3">
      <w:pPr>
        <w:spacing w:after="0" w:line="240" w:lineRule="auto"/>
      </w:pPr>
    </w:p>
    <w:p w14:paraId="230B4901" w14:textId="081CAC5B" w:rsidR="00E73EDF" w:rsidRDefault="00E4720B" w:rsidP="00776AC3">
      <w:pPr>
        <w:pStyle w:val="Heading3"/>
        <w:tabs>
          <w:tab w:val="clear" w:pos="660"/>
          <w:tab w:val="clear" w:pos="880"/>
          <w:tab w:val="left" w:pos="851"/>
        </w:tabs>
        <w:spacing w:before="120" w:after="120" w:line="240" w:lineRule="auto"/>
        <w:ind w:left="851" w:hanging="851"/>
        <w:jc w:val="both"/>
      </w:pPr>
      <w:bookmarkStart w:id="1635" w:name="_Toc510785515"/>
      <w:bookmarkStart w:id="1636" w:name="_Toc510784366"/>
      <w:bookmarkStart w:id="1637" w:name="_Toc439685325"/>
      <w:bookmarkStart w:id="1638" w:name="_Toc120228715"/>
      <w:bookmarkEnd w:id="1635"/>
      <w:bookmarkEnd w:id="1636"/>
      <w:r w:rsidRPr="00776E93">
        <w:t>S100</w:t>
      </w:r>
      <w:r w:rsidR="007653F1" w:rsidRPr="00776E93">
        <w:t>_DatasetDiscoveryMetadata</w:t>
      </w:r>
      <w:bookmarkEnd w:id="1637"/>
      <w:bookmarkEnd w:id="163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58" w:type="dxa"/>
          <w:bottom w:w="58" w:type="dxa"/>
          <w:right w:w="58" w:type="dxa"/>
        </w:tblCellMar>
        <w:tblLook w:val="0000" w:firstRow="0" w:lastRow="0" w:firstColumn="0" w:lastColumn="0" w:noHBand="0" w:noVBand="0"/>
      </w:tblPr>
      <w:tblGrid>
        <w:gridCol w:w="1083"/>
        <w:gridCol w:w="2818"/>
        <w:gridCol w:w="3178"/>
        <w:gridCol w:w="816"/>
        <w:gridCol w:w="2818"/>
        <w:gridCol w:w="3361"/>
      </w:tblGrid>
      <w:tr w:rsidR="00EB4535" w:rsidRPr="00EA68F3" w14:paraId="70C88B8A" w14:textId="77777777" w:rsidTr="00814BE6">
        <w:trPr>
          <w:cantSplit/>
          <w:trHeight w:val="155"/>
          <w:tblHeader/>
        </w:trPr>
        <w:tc>
          <w:tcPr>
            <w:tcW w:w="385" w:type="pct"/>
            <w:shd w:val="clear" w:color="auto" w:fill="D9D9D9" w:themeFill="background1" w:themeFillShade="D9"/>
          </w:tcPr>
          <w:p w14:paraId="114B1985" w14:textId="77777777" w:rsidR="00EB4535" w:rsidRPr="00EA68F3" w:rsidRDefault="00EB4535" w:rsidP="000879A6">
            <w:pPr>
              <w:snapToGrid w:val="0"/>
              <w:spacing w:after="60" w:line="240" w:lineRule="auto"/>
              <w:jc w:val="left"/>
              <w:rPr>
                <w:rFonts w:cs="Arial"/>
                <w:b/>
                <w:sz w:val="18"/>
                <w:szCs w:val="18"/>
              </w:rPr>
            </w:pPr>
            <w:r w:rsidRPr="00EA68F3">
              <w:rPr>
                <w:rFonts w:cs="Arial"/>
                <w:b/>
                <w:sz w:val="18"/>
                <w:szCs w:val="18"/>
              </w:rPr>
              <w:t>Role Name</w:t>
            </w:r>
          </w:p>
        </w:tc>
        <w:tc>
          <w:tcPr>
            <w:tcW w:w="1001" w:type="pct"/>
            <w:shd w:val="clear" w:color="auto" w:fill="D9D9D9" w:themeFill="background1" w:themeFillShade="D9"/>
            <w:vAlign w:val="center"/>
          </w:tcPr>
          <w:p w14:paraId="091EBA51" w14:textId="77777777" w:rsidR="00EB4535" w:rsidRPr="00EA68F3" w:rsidRDefault="00EB4535" w:rsidP="000879A6">
            <w:pPr>
              <w:snapToGrid w:val="0"/>
              <w:spacing w:after="60" w:line="240" w:lineRule="auto"/>
              <w:jc w:val="left"/>
              <w:rPr>
                <w:rFonts w:cs="Arial"/>
                <w:b/>
                <w:sz w:val="18"/>
                <w:szCs w:val="18"/>
              </w:rPr>
            </w:pPr>
            <w:r w:rsidRPr="00EA68F3">
              <w:rPr>
                <w:rFonts w:cs="Arial"/>
                <w:b/>
                <w:sz w:val="18"/>
                <w:szCs w:val="18"/>
              </w:rPr>
              <w:t>Name</w:t>
            </w:r>
          </w:p>
        </w:tc>
        <w:tc>
          <w:tcPr>
            <w:tcW w:w="1129" w:type="pct"/>
            <w:shd w:val="clear" w:color="auto" w:fill="D9D9D9" w:themeFill="background1" w:themeFillShade="D9"/>
            <w:vAlign w:val="center"/>
          </w:tcPr>
          <w:p w14:paraId="7ADE7556" w14:textId="77777777" w:rsidR="00EB4535" w:rsidRPr="00EA68F3" w:rsidRDefault="00EB4535" w:rsidP="000879A6">
            <w:pPr>
              <w:snapToGrid w:val="0"/>
              <w:spacing w:after="60" w:line="240" w:lineRule="auto"/>
              <w:jc w:val="left"/>
              <w:rPr>
                <w:rFonts w:cs="Arial"/>
                <w:b/>
                <w:sz w:val="18"/>
                <w:szCs w:val="18"/>
              </w:rPr>
            </w:pPr>
            <w:r w:rsidRPr="00EA68F3">
              <w:rPr>
                <w:rFonts w:cs="Arial"/>
                <w:b/>
                <w:sz w:val="18"/>
                <w:szCs w:val="18"/>
              </w:rPr>
              <w:t>Description</w:t>
            </w:r>
          </w:p>
        </w:tc>
        <w:tc>
          <w:tcPr>
            <w:tcW w:w="290" w:type="pct"/>
            <w:shd w:val="clear" w:color="auto" w:fill="D9D9D9" w:themeFill="background1" w:themeFillShade="D9"/>
            <w:vAlign w:val="center"/>
          </w:tcPr>
          <w:p w14:paraId="4348621F" w14:textId="77777777" w:rsidR="00EB4535" w:rsidRPr="00EA68F3" w:rsidRDefault="00EB4535" w:rsidP="000879A6">
            <w:pPr>
              <w:snapToGrid w:val="0"/>
              <w:spacing w:after="60" w:line="240" w:lineRule="auto"/>
              <w:jc w:val="center"/>
              <w:rPr>
                <w:rFonts w:cs="Arial"/>
                <w:b/>
                <w:sz w:val="18"/>
                <w:szCs w:val="18"/>
              </w:rPr>
            </w:pPr>
            <w:proofErr w:type="spellStart"/>
            <w:r w:rsidRPr="00EA68F3">
              <w:rPr>
                <w:rFonts w:cs="Arial"/>
                <w:b/>
                <w:sz w:val="18"/>
                <w:szCs w:val="18"/>
              </w:rPr>
              <w:t>Mult</w:t>
            </w:r>
            <w:proofErr w:type="spellEnd"/>
          </w:p>
        </w:tc>
        <w:tc>
          <w:tcPr>
            <w:tcW w:w="1001" w:type="pct"/>
            <w:shd w:val="clear" w:color="auto" w:fill="D9D9D9" w:themeFill="background1" w:themeFillShade="D9"/>
            <w:vAlign w:val="center"/>
          </w:tcPr>
          <w:p w14:paraId="4AE91F18" w14:textId="77777777" w:rsidR="00EB4535" w:rsidRPr="00EA68F3" w:rsidRDefault="00EB4535" w:rsidP="000879A6">
            <w:pPr>
              <w:snapToGrid w:val="0"/>
              <w:spacing w:after="60" w:line="240" w:lineRule="auto"/>
              <w:jc w:val="left"/>
              <w:rPr>
                <w:rFonts w:cs="Arial"/>
                <w:b/>
                <w:sz w:val="18"/>
                <w:szCs w:val="18"/>
              </w:rPr>
            </w:pPr>
            <w:r w:rsidRPr="00EA68F3">
              <w:rPr>
                <w:rFonts w:cs="Arial"/>
                <w:b/>
                <w:sz w:val="18"/>
                <w:szCs w:val="18"/>
              </w:rPr>
              <w:t>Type</w:t>
            </w:r>
          </w:p>
        </w:tc>
        <w:tc>
          <w:tcPr>
            <w:tcW w:w="1194" w:type="pct"/>
            <w:shd w:val="clear" w:color="auto" w:fill="D9D9D9" w:themeFill="background1" w:themeFillShade="D9"/>
            <w:vAlign w:val="center"/>
          </w:tcPr>
          <w:p w14:paraId="6C5AC1C5" w14:textId="77777777" w:rsidR="00EB4535" w:rsidRPr="00EA68F3" w:rsidRDefault="00EB4535" w:rsidP="000879A6">
            <w:pPr>
              <w:snapToGrid w:val="0"/>
              <w:spacing w:after="60" w:line="240" w:lineRule="auto"/>
              <w:jc w:val="left"/>
              <w:rPr>
                <w:rFonts w:cs="Arial"/>
                <w:b/>
                <w:sz w:val="18"/>
                <w:szCs w:val="18"/>
              </w:rPr>
            </w:pPr>
            <w:r w:rsidRPr="00EA68F3">
              <w:rPr>
                <w:rFonts w:cs="Arial"/>
                <w:b/>
                <w:sz w:val="18"/>
                <w:szCs w:val="18"/>
              </w:rPr>
              <w:t>Remarks</w:t>
            </w:r>
          </w:p>
        </w:tc>
      </w:tr>
      <w:tr w:rsidR="00EB4535" w:rsidRPr="00EA68F3" w14:paraId="2E4A5C01" w14:textId="77777777" w:rsidTr="000879A6">
        <w:trPr>
          <w:cantSplit/>
          <w:trHeight w:val="326"/>
        </w:trPr>
        <w:tc>
          <w:tcPr>
            <w:tcW w:w="385" w:type="pct"/>
          </w:tcPr>
          <w:p w14:paraId="589E1967"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Class</w:t>
            </w:r>
          </w:p>
        </w:tc>
        <w:tc>
          <w:tcPr>
            <w:tcW w:w="1001" w:type="pct"/>
            <w:tcMar>
              <w:left w:w="0" w:type="dxa"/>
              <w:right w:w="0" w:type="dxa"/>
            </w:tcMar>
          </w:tcPr>
          <w:p w14:paraId="44417064"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S100_DatasetDiscoveryMetadata</w:t>
            </w:r>
          </w:p>
        </w:tc>
        <w:tc>
          <w:tcPr>
            <w:tcW w:w="1129" w:type="pct"/>
          </w:tcPr>
          <w:p w14:paraId="1D817C5B"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Metadata about the individual datasets in the exchange catalogue</w:t>
            </w:r>
          </w:p>
        </w:tc>
        <w:tc>
          <w:tcPr>
            <w:tcW w:w="290" w:type="pct"/>
            <w:vAlign w:val="center"/>
          </w:tcPr>
          <w:p w14:paraId="0B8C623D"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w:t>
            </w:r>
          </w:p>
        </w:tc>
        <w:tc>
          <w:tcPr>
            <w:tcW w:w="1001" w:type="pct"/>
          </w:tcPr>
          <w:p w14:paraId="23A173F6"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w:t>
            </w:r>
          </w:p>
        </w:tc>
        <w:tc>
          <w:tcPr>
            <w:tcW w:w="1194" w:type="pct"/>
            <w:vAlign w:val="center"/>
          </w:tcPr>
          <w:p w14:paraId="462F82EF" w14:textId="77777777" w:rsidR="00EB4535" w:rsidRPr="00A35BCF" w:rsidRDefault="00EB4535" w:rsidP="00197590">
            <w:pPr>
              <w:snapToGrid w:val="0"/>
              <w:spacing w:after="0" w:line="240" w:lineRule="auto"/>
              <w:jc w:val="left"/>
              <w:rPr>
                <w:rFonts w:cs="Arial"/>
                <w:b/>
                <w:bCs/>
                <w:color w:val="FF0000"/>
                <w:sz w:val="18"/>
                <w:szCs w:val="18"/>
                <w:rPrChange w:id="1639" w:author="Raphael Malyankar" w:date="2022-11-09T22:34:00Z">
                  <w:rPr>
                    <w:rFonts w:cs="Arial"/>
                    <w:sz w:val="18"/>
                    <w:szCs w:val="18"/>
                  </w:rPr>
                </w:rPrChange>
              </w:rPr>
            </w:pPr>
            <w:r w:rsidRPr="00A35BCF">
              <w:rPr>
                <w:rFonts w:cs="Arial"/>
                <w:b/>
                <w:bCs/>
                <w:color w:val="FF0000"/>
                <w:sz w:val="18"/>
                <w:szCs w:val="18"/>
                <w:rPrChange w:id="1640" w:author="Raphael Malyankar" w:date="2022-11-09T22:34:00Z">
                  <w:rPr>
                    <w:rFonts w:cs="Arial"/>
                    <w:sz w:val="18"/>
                    <w:szCs w:val="18"/>
                  </w:rPr>
                </w:rPrChange>
              </w:rPr>
              <w:t xml:space="preserve">The optional S-100 attributes </w:t>
            </w:r>
            <w:proofErr w:type="spellStart"/>
            <w:r w:rsidRPr="00A35BCF">
              <w:rPr>
                <w:rFonts w:cs="Arial"/>
                <w:b/>
                <w:bCs/>
                <w:i/>
                <w:iCs/>
                <w:color w:val="FF0000"/>
                <w:sz w:val="18"/>
                <w:szCs w:val="18"/>
                <w:rPrChange w:id="1641" w:author="Raphael Malyankar" w:date="2022-11-09T22:34:00Z">
                  <w:rPr>
                    <w:rFonts w:cs="Arial"/>
                    <w:i/>
                    <w:iCs/>
                    <w:sz w:val="18"/>
                    <w:szCs w:val="18"/>
                  </w:rPr>
                </w:rPrChange>
              </w:rPr>
              <w:t>datasetID</w:t>
            </w:r>
            <w:proofErr w:type="spellEnd"/>
            <w:r w:rsidR="005018F0" w:rsidRPr="00A35BCF">
              <w:rPr>
                <w:rFonts w:cs="Arial"/>
                <w:b/>
                <w:bCs/>
                <w:i/>
                <w:iCs/>
                <w:color w:val="FF0000"/>
                <w:sz w:val="18"/>
                <w:szCs w:val="18"/>
                <w:rPrChange w:id="1642" w:author="Raphael Malyankar" w:date="2022-11-09T22:34:00Z">
                  <w:rPr>
                    <w:rFonts w:cs="Arial"/>
                    <w:i/>
                    <w:iCs/>
                    <w:sz w:val="18"/>
                    <w:szCs w:val="18"/>
                  </w:rPr>
                </w:rPrChange>
              </w:rPr>
              <w:t>,</w:t>
            </w:r>
            <w:r w:rsidRPr="00A35BCF">
              <w:rPr>
                <w:rFonts w:cs="Arial"/>
                <w:b/>
                <w:bCs/>
                <w:color w:val="FF0000"/>
                <w:sz w:val="18"/>
                <w:szCs w:val="18"/>
                <w:rPrChange w:id="1643" w:author="Raphael Malyankar" w:date="2022-11-09T22:34:00Z">
                  <w:rPr>
                    <w:rFonts w:cs="Arial"/>
                    <w:sz w:val="18"/>
                    <w:szCs w:val="18"/>
                  </w:rPr>
                </w:rPrChange>
              </w:rPr>
              <w:t xml:space="preserve"> </w:t>
            </w:r>
            <w:proofErr w:type="spellStart"/>
            <w:r w:rsidRPr="00A35BCF">
              <w:rPr>
                <w:rFonts w:cs="Arial"/>
                <w:b/>
                <w:bCs/>
                <w:i/>
                <w:iCs/>
                <w:color w:val="FF0000"/>
                <w:sz w:val="18"/>
                <w:szCs w:val="18"/>
                <w:rPrChange w:id="1644" w:author="Raphael Malyankar" w:date="2022-11-09T22:34:00Z">
                  <w:rPr>
                    <w:rFonts w:cs="Arial"/>
                    <w:i/>
                    <w:iCs/>
                    <w:sz w:val="18"/>
                    <w:szCs w:val="18"/>
                  </w:rPr>
                </w:rPrChange>
              </w:rPr>
              <w:t>editionNumber</w:t>
            </w:r>
            <w:proofErr w:type="spellEnd"/>
            <w:r w:rsidR="00BC5E8F" w:rsidRPr="00A35BCF">
              <w:rPr>
                <w:rFonts w:cs="Arial"/>
                <w:b/>
                <w:bCs/>
                <w:i/>
                <w:iCs/>
                <w:color w:val="FF0000"/>
                <w:sz w:val="18"/>
                <w:szCs w:val="18"/>
                <w:rPrChange w:id="1645" w:author="Raphael Malyankar" w:date="2022-11-09T22:34:00Z">
                  <w:rPr>
                    <w:rFonts w:cs="Arial"/>
                    <w:i/>
                    <w:iCs/>
                    <w:sz w:val="18"/>
                    <w:szCs w:val="18"/>
                  </w:rPr>
                </w:rPrChange>
              </w:rPr>
              <w:t xml:space="preserve">, </w:t>
            </w:r>
            <w:proofErr w:type="spellStart"/>
            <w:r w:rsidR="00BC5E8F" w:rsidRPr="00A35BCF">
              <w:rPr>
                <w:rFonts w:cs="Arial"/>
                <w:b/>
                <w:bCs/>
                <w:i/>
                <w:iCs/>
                <w:color w:val="FF0000"/>
                <w:sz w:val="18"/>
                <w:szCs w:val="18"/>
                <w:rPrChange w:id="1646" w:author="Raphael Malyankar" w:date="2022-11-09T22:34:00Z">
                  <w:rPr>
                    <w:rFonts w:cs="Arial"/>
                    <w:i/>
                    <w:iCs/>
                    <w:sz w:val="18"/>
                    <w:szCs w:val="18"/>
                  </w:rPr>
                </w:rPrChange>
              </w:rPr>
              <w:t>updateNumber</w:t>
            </w:r>
            <w:proofErr w:type="spellEnd"/>
            <w:r w:rsidR="005018F0" w:rsidRPr="00A35BCF">
              <w:rPr>
                <w:rFonts w:cs="Arial"/>
                <w:b/>
                <w:bCs/>
                <w:i/>
                <w:iCs/>
                <w:color w:val="FF0000"/>
                <w:sz w:val="18"/>
                <w:szCs w:val="18"/>
                <w:rPrChange w:id="1647" w:author="Raphael Malyankar" w:date="2022-11-09T22:34:00Z">
                  <w:rPr>
                    <w:rFonts w:cs="Arial"/>
                    <w:i/>
                    <w:iCs/>
                    <w:sz w:val="18"/>
                    <w:szCs w:val="18"/>
                  </w:rPr>
                </w:rPrChange>
              </w:rPr>
              <w:t xml:space="preserve"> </w:t>
            </w:r>
            <w:r w:rsidR="005018F0" w:rsidRPr="00A35BCF">
              <w:rPr>
                <w:rFonts w:cs="Arial"/>
                <w:b/>
                <w:bCs/>
                <w:color w:val="FF0000"/>
                <w:sz w:val="18"/>
                <w:szCs w:val="18"/>
                <w:rPrChange w:id="1648" w:author="Raphael Malyankar" w:date="2022-11-09T22:34:00Z">
                  <w:rPr>
                    <w:rFonts w:cs="Arial"/>
                    <w:sz w:val="18"/>
                    <w:szCs w:val="18"/>
                  </w:rPr>
                </w:rPrChange>
              </w:rPr>
              <w:t>and</w:t>
            </w:r>
            <w:r w:rsidR="005018F0" w:rsidRPr="00A35BCF">
              <w:rPr>
                <w:rFonts w:cs="Arial"/>
                <w:b/>
                <w:bCs/>
                <w:i/>
                <w:iCs/>
                <w:color w:val="FF0000"/>
                <w:sz w:val="18"/>
                <w:szCs w:val="18"/>
                <w:rPrChange w:id="1649" w:author="Raphael Malyankar" w:date="2022-11-09T22:34:00Z">
                  <w:rPr>
                    <w:rFonts w:cs="Arial"/>
                    <w:i/>
                    <w:iCs/>
                    <w:sz w:val="18"/>
                    <w:szCs w:val="18"/>
                  </w:rPr>
                </w:rPrChange>
              </w:rPr>
              <w:t xml:space="preserve"> </w:t>
            </w:r>
            <w:proofErr w:type="spellStart"/>
            <w:r w:rsidR="005018F0" w:rsidRPr="00A35BCF">
              <w:rPr>
                <w:rFonts w:cs="Arial"/>
                <w:b/>
                <w:bCs/>
                <w:i/>
                <w:iCs/>
                <w:color w:val="FF0000"/>
                <w:sz w:val="18"/>
                <w:szCs w:val="18"/>
                <w:rPrChange w:id="1650" w:author="Raphael Malyankar" w:date="2022-11-09T22:34:00Z">
                  <w:rPr>
                    <w:rFonts w:cs="Arial"/>
                    <w:i/>
                    <w:iCs/>
                    <w:sz w:val="18"/>
                    <w:szCs w:val="18"/>
                  </w:rPr>
                </w:rPrChange>
              </w:rPr>
              <w:t>boundingBox</w:t>
            </w:r>
            <w:proofErr w:type="spellEnd"/>
            <w:r w:rsidRPr="00A35BCF">
              <w:rPr>
                <w:rFonts w:cs="Arial"/>
                <w:b/>
                <w:bCs/>
                <w:i/>
                <w:iCs/>
                <w:color w:val="FF0000"/>
                <w:sz w:val="18"/>
                <w:szCs w:val="18"/>
                <w:rPrChange w:id="1651" w:author="Raphael Malyankar" w:date="2022-11-09T22:34:00Z">
                  <w:rPr>
                    <w:rFonts w:cs="Arial"/>
                    <w:i/>
                    <w:iCs/>
                    <w:sz w:val="18"/>
                    <w:szCs w:val="18"/>
                  </w:rPr>
                </w:rPrChange>
              </w:rPr>
              <w:t xml:space="preserve"> </w:t>
            </w:r>
            <w:r w:rsidRPr="00A35BCF">
              <w:rPr>
                <w:rFonts w:cs="Arial"/>
                <w:b/>
                <w:bCs/>
                <w:color w:val="FF0000"/>
                <w:sz w:val="18"/>
                <w:szCs w:val="18"/>
                <w:rPrChange w:id="1652" w:author="Raphael Malyankar" w:date="2022-11-09T22:34:00Z">
                  <w:rPr>
                    <w:rFonts w:cs="Arial"/>
                    <w:sz w:val="18"/>
                    <w:szCs w:val="18"/>
                  </w:rPr>
                </w:rPrChange>
              </w:rPr>
              <w:t>are mandatory in S-1</w:t>
            </w:r>
            <w:r w:rsidR="005018F0" w:rsidRPr="00A35BCF">
              <w:rPr>
                <w:rFonts w:cs="Arial"/>
                <w:b/>
                <w:bCs/>
                <w:color w:val="FF0000"/>
                <w:sz w:val="18"/>
                <w:szCs w:val="18"/>
                <w:rPrChange w:id="1653" w:author="Raphael Malyankar" w:date="2022-11-09T22:34:00Z">
                  <w:rPr>
                    <w:rFonts w:cs="Arial"/>
                    <w:sz w:val="18"/>
                    <w:szCs w:val="18"/>
                  </w:rPr>
                </w:rPrChange>
              </w:rPr>
              <w:t>31</w:t>
            </w:r>
            <w:r w:rsidR="007F401D" w:rsidRPr="00A35BCF">
              <w:rPr>
                <w:rFonts w:cs="Arial"/>
                <w:b/>
                <w:bCs/>
                <w:color w:val="FF0000"/>
                <w:sz w:val="18"/>
                <w:szCs w:val="18"/>
                <w:rPrChange w:id="1654" w:author="Raphael Malyankar" w:date="2022-11-09T22:34:00Z">
                  <w:rPr>
                    <w:rFonts w:cs="Arial"/>
                    <w:sz w:val="18"/>
                    <w:szCs w:val="18"/>
                  </w:rPr>
                </w:rPrChange>
              </w:rPr>
              <w:t>.</w:t>
            </w:r>
          </w:p>
          <w:p w14:paraId="405F97AB" w14:textId="204B9D31" w:rsidR="007F401D" w:rsidRPr="001B7BFA" w:rsidRDefault="007F401D" w:rsidP="00197590">
            <w:pPr>
              <w:snapToGrid w:val="0"/>
              <w:spacing w:after="0" w:line="240" w:lineRule="auto"/>
              <w:jc w:val="left"/>
              <w:rPr>
                <w:rFonts w:cs="Arial"/>
                <w:sz w:val="18"/>
                <w:szCs w:val="18"/>
              </w:rPr>
            </w:pPr>
            <w:r w:rsidRPr="00A35BCF">
              <w:rPr>
                <w:rFonts w:cs="Arial"/>
                <w:b/>
                <w:bCs/>
                <w:color w:val="FF0000"/>
                <w:sz w:val="18"/>
                <w:szCs w:val="18"/>
                <w:rPrChange w:id="1655" w:author="Raphael Malyankar" w:date="2022-11-09T22:34:00Z">
                  <w:rPr>
                    <w:rFonts w:cs="Arial"/>
                    <w:sz w:val="18"/>
                    <w:szCs w:val="18"/>
                  </w:rPr>
                </w:rPrChange>
              </w:rPr>
              <w:t xml:space="preserve">The optional S-100 attribute </w:t>
            </w:r>
            <w:proofErr w:type="spellStart"/>
            <w:r w:rsidRPr="00A35BCF">
              <w:rPr>
                <w:rFonts w:cs="Arial"/>
                <w:b/>
                <w:bCs/>
                <w:i/>
                <w:iCs/>
                <w:color w:val="FF0000"/>
                <w:sz w:val="18"/>
                <w:szCs w:val="18"/>
                <w:rPrChange w:id="1656" w:author="Raphael Malyankar" w:date="2022-11-09T22:34:00Z">
                  <w:rPr>
                    <w:rFonts w:cs="Arial"/>
                    <w:i/>
                    <w:iCs/>
                    <w:sz w:val="18"/>
                    <w:szCs w:val="18"/>
                  </w:rPr>
                </w:rPrChange>
              </w:rPr>
              <w:t>temporalExtent</w:t>
            </w:r>
            <w:proofErr w:type="spellEnd"/>
            <w:r w:rsidRPr="00A35BCF">
              <w:rPr>
                <w:rFonts w:cs="Arial"/>
                <w:b/>
                <w:bCs/>
                <w:color w:val="FF0000"/>
                <w:sz w:val="18"/>
                <w:szCs w:val="18"/>
                <w:rPrChange w:id="1657" w:author="Raphael Malyankar" w:date="2022-11-09T22:34:00Z">
                  <w:rPr>
                    <w:rFonts w:cs="Arial"/>
                    <w:sz w:val="18"/>
                    <w:szCs w:val="18"/>
                  </w:rPr>
                </w:rPrChange>
              </w:rPr>
              <w:t xml:space="preserve"> is not used.</w:t>
            </w:r>
          </w:p>
        </w:tc>
      </w:tr>
      <w:tr w:rsidR="00EB4535" w:rsidRPr="00EA68F3" w14:paraId="7E0C51F7" w14:textId="77777777" w:rsidTr="000879A6">
        <w:trPr>
          <w:cantSplit/>
          <w:trHeight w:val="171"/>
        </w:trPr>
        <w:tc>
          <w:tcPr>
            <w:tcW w:w="385" w:type="pct"/>
          </w:tcPr>
          <w:p w14:paraId="75B866E1"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3E4FC1BF"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fileName</w:t>
            </w:r>
            <w:proofErr w:type="spellEnd"/>
          </w:p>
        </w:tc>
        <w:tc>
          <w:tcPr>
            <w:tcW w:w="1129" w:type="pct"/>
          </w:tcPr>
          <w:p w14:paraId="14C8878B"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Dataset file name</w:t>
            </w:r>
          </w:p>
        </w:tc>
        <w:tc>
          <w:tcPr>
            <w:tcW w:w="290" w:type="pct"/>
          </w:tcPr>
          <w:p w14:paraId="6C049A16"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1</w:t>
            </w:r>
          </w:p>
        </w:tc>
        <w:tc>
          <w:tcPr>
            <w:tcW w:w="1001" w:type="pct"/>
          </w:tcPr>
          <w:p w14:paraId="07983FD9"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URI</w:t>
            </w:r>
          </w:p>
        </w:tc>
        <w:tc>
          <w:tcPr>
            <w:tcW w:w="1194" w:type="pct"/>
          </w:tcPr>
          <w:p w14:paraId="2062816F" w14:textId="33E10FBF" w:rsidR="00EB4535" w:rsidRPr="001B7BFA" w:rsidRDefault="00EB4535" w:rsidP="00197590">
            <w:pPr>
              <w:snapToGrid w:val="0"/>
              <w:spacing w:after="0" w:line="240" w:lineRule="auto"/>
              <w:jc w:val="left"/>
              <w:rPr>
                <w:rFonts w:cs="Arial"/>
                <w:sz w:val="18"/>
                <w:szCs w:val="18"/>
              </w:rPr>
            </w:pPr>
            <w:r w:rsidRPr="00E4609E">
              <w:rPr>
                <w:rFonts w:cs="Arial"/>
                <w:sz w:val="18"/>
                <w:szCs w:val="18"/>
              </w:rPr>
              <w:t>See S-100 Part 1, clause 1-4.6</w:t>
            </w:r>
          </w:p>
        </w:tc>
      </w:tr>
      <w:tr w:rsidR="00EB4535" w:rsidRPr="00EA68F3" w14:paraId="0C244EEB" w14:textId="77777777" w:rsidTr="000879A6">
        <w:trPr>
          <w:cantSplit/>
          <w:trHeight w:val="326"/>
        </w:trPr>
        <w:tc>
          <w:tcPr>
            <w:tcW w:w="385" w:type="pct"/>
          </w:tcPr>
          <w:p w14:paraId="39B17E58"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6948DB7F"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description</w:t>
            </w:r>
          </w:p>
        </w:tc>
        <w:tc>
          <w:tcPr>
            <w:tcW w:w="1129" w:type="pct"/>
          </w:tcPr>
          <w:p w14:paraId="2B1975B3"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Short description giving the area or location covered by the dataset</w:t>
            </w:r>
          </w:p>
        </w:tc>
        <w:tc>
          <w:tcPr>
            <w:tcW w:w="290" w:type="pct"/>
            <w:vAlign w:val="center"/>
          </w:tcPr>
          <w:p w14:paraId="0AC51059" w14:textId="77777777" w:rsidR="00EB4535" w:rsidRPr="00E4609E" w:rsidRDefault="00EB4535" w:rsidP="000879A6">
            <w:pPr>
              <w:snapToGrid w:val="0"/>
              <w:spacing w:after="0" w:line="240" w:lineRule="auto"/>
              <w:jc w:val="center"/>
              <w:rPr>
                <w:rFonts w:cs="Arial"/>
                <w:sz w:val="18"/>
                <w:szCs w:val="18"/>
              </w:rPr>
            </w:pPr>
            <w:r>
              <w:rPr>
                <w:rFonts w:cs="Arial"/>
                <w:sz w:val="18"/>
                <w:szCs w:val="18"/>
              </w:rPr>
              <w:t>0..</w:t>
            </w:r>
            <w:r w:rsidRPr="00E4609E">
              <w:rPr>
                <w:rFonts w:cs="Arial"/>
                <w:sz w:val="18"/>
                <w:szCs w:val="18"/>
              </w:rPr>
              <w:t>1</w:t>
            </w:r>
          </w:p>
        </w:tc>
        <w:tc>
          <w:tcPr>
            <w:tcW w:w="1001" w:type="pct"/>
          </w:tcPr>
          <w:p w14:paraId="4510E246"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CharacterString</w:t>
            </w:r>
            <w:proofErr w:type="spellEnd"/>
          </w:p>
        </w:tc>
        <w:tc>
          <w:tcPr>
            <w:tcW w:w="1194" w:type="pct"/>
            <w:vAlign w:val="center"/>
          </w:tcPr>
          <w:p w14:paraId="3CBF2612" w14:textId="5C25D944" w:rsidR="00EB4535" w:rsidRPr="001B7BFA" w:rsidRDefault="00EB4535" w:rsidP="00197590">
            <w:pPr>
              <w:snapToGrid w:val="0"/>
              <w:spacing w:after="0" w:line="240" w:lineRule="auto"/>
              <w:jc w:val="left"/>
              <w:rPr>
                <w:rFonts w:cs="Arial"/>
                <w:sz w:val="18"/>
                <w:szCs w:val="18"/>
              </w:rPr>
            </w:pPr>
            <w:r w:rsidRPr="00E4609E">
              <w:rPr>
                <w:rFonts w:cs="Arial"/>
                <w:sz w:val="18"/>
                <w:szCs w:val="18"/>
              </w:rPr>
              <w:t>E.g. a harbour or port name, between two named locations etc.</w:t>
            </w:r>
          </w:p>
        </w:tc>
      </w:tr>
      <w:tr w:rsidR="00EB4535" w:rsidRPr="00EA68F3" w14:paraId="6DF12D20" w14:textId="77777777" w:rsidTr="000879A6">
        <w:trPr>
          <w:cantSplit/>
          <w:trHeight w:val="326"/>
        </w:trPr>
        <w:tc>
          <w:tcPr>
            <w:tcW w:w="385" w:type="pct"/>
          </w:tcPr>
          <w:p w14:paraId="67F440B2"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2062D6C4"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datasetID</w:t>
            </w:r>
            <w:proofErr w:type="spellEnd"/>
          </w:p>
        </w:tc>
        <w:tc>
          <w:tcPr>
            <w:tcW w:w="1129" w:type="pct"/>
          </w:tcPr>
          <w:p w14:paraId="0AD5D87A"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Dataset ID expressed as a Marine Resource Name</w:t>
            </w:r>
          </w:p>
        </w:tc>
        <w:tc>
          <w:tcPr>
            <w:tcW w:w="290" w:type="pct"/>
          </w:tcPr>
          <w:p w14:paraId="48DE676F" w14:textId="10BD9EB6" w:rsidR="00EB4535" w:rsidRPr="00A35BCF" w:rsidRDefault="00EB4535" w:rsidP="000879A6">
            <w:pPr>
              <w:snapToGrid w:val="0"/>
              <w:spacing w:after="0" w:line="240" w:lineRule="auto"/>
              <w:jc w:val="center"/>
              <w:rPr>
                <w:rFonts w:cs="Arial"/>
                <w:b/>
                <w:bCs/>
                <w:sz w:val="18"/>
                <w:szCs w:val="18"/>
                <w:rPrChange w:id="1658" w:author="Raphael Malyankar" w:date="2022-11-09T22:34:00Z">
                  <w:rPr>
                    <w:rFonts w:cs="Arial"/>
                    <w:sz w:val="18"/>
                    <w:szCs w:val="18"/>
                  </w:rPr>
                </w:rPrChange>
              </w:rPr>
            </w:pPr>
            <w:r w:rsidRPr="00A35BCF">
              <w:rPr>
                <w:rFonts w:cs="Arial"/>
                <w:b/>
                <w:bCs/>
                <w:color w:val="FF0000"/>
                <w:sz w:val="18"/>
                <w:szCs w:val="18"/>
                <w:rPrChange w:id="1659" w:author="Raphael Malyankar" w:date="2022-11-09T22:34:00Z">
                  <w:rPr>
                    <w:rFonts w:cs="Arial"/>
                    <w:sz w:val="18"/>
                    <w:szCs w:val="18"/>
                  </w:rPr>
                </w:rPrChange>
              </w:rPr>
              <w:t>1</w:t>
            </w:r>
          </w:p>
        </w:tc>
        <w:tc>
          <w:tcPr>
            <w:tcW w:w="1001" w:type="pct"/>
          </w:tcPr>
          <w:p w14:paraId="1732E01F"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URN</w:t>
            </w:r>
          </w:p>
        </w:tc>
        <w:tc>
          <w:tcPr>
            <w:tcW w:w="1194" w:type="pct"/>
            <w:vAlign w:val="center"/>
          </w:tcPr>
          <w:p w14:paraId="15CCD417" w14:textId="2CD61825" w:rsidR="00EB4535" w:rsidRPr="00E4609E" w:rsidRDefault="00EB4535" w:rsidP="000879A6">
            <w:pPr>
              <w:snapToGrid w:val="0"/>
              <w:spacing w:after="0" w:line="240" w:lineRule="auto"/>
              <w:jc w:val="left"/>
              <w:rPr>
                <w:rFonts w:cs="Arial"/>
                <w:sz w:val="18"/>
                <w:szCs w:val="18"/>
              </w:rPr>
            </w:pPr>
            <w:r w:rsidRPr="00E4609E">
              <w:rPr>
                <w:rFonts w:cs="Arial"/>
                <w:sz w:val="18"/>
                <w:szCs w:val="18"/>
              </w:rPr>
              <w:t>The URN must be an MRN.</w:t>
            </w:r>
            <w:r w:rsidR="005018F0">
              <w:rPr>
                <w:rFonts w:cs="Arial"/>
                <w:sz w:val="18"/>
                <w:szCs w:val="18"/>
              </w:rPr>
              <w:t xml:space="preserve"> </w:t>
            </w:r>
            <w:r w:rsidR="005018F0" w:rsidRPr="00A35BCF">
              <w:rPr>
                <w:rFonts w:cs="Arial"/>
                <w:b/>
                <w:bCs/>
                <w:color w:val="FF0000"/>
                <w:sz w:val="18"/>
                <w:szCs w:val="18"/>
                <w:rPrChange w:id="1660" w:author="Raphael Malyankar" w:date="2022-11-09T22:34:00Z">
                  <w:rPr>
                    <w:rFonts w:cs="Arial"/>
                    <w:sz w:val="18"/>
                    <w:szCs w:val="18"/>
                  </w:rPr>
                </w:rPrChange>
              </w:rPr>
              <w:t>Restricted to mandatory in S-131</w:t>
            </w:r>
          </w:p>
        </w:tc>
      </w:tr>
      <w:tr w:rsidR="00EB4535" w:rsidRPr="00EA68F3" w14:paraId="0D7C1B00" w14:textId="77777777" w:rsidTr="000879A6">
        <w:trPr>
          <w:cantSplit/>
          <w:trHeight w:val="326"/>
        </w:trPr>
        <w:tc>
          <w:tcPr>
            <w:tcW w:w="385" w:type="pct"/>
          </w:tcPr>
          <w:p w14:paraId="585D1C5C"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0715D974"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compressionFlag</w:t>
            </w:r>
            <w:proofErr w:type="spellEnd"/>
          </w:p>
        </w:tc>
        <w:tc>
          <w:tcPr>
            <w:tcW w:w="1129" w:type="pct"/>
          </w:tcPr>
          <w:p w14:paraId="6C43FD6C"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Indicates if the resource is compressed</w:t>
            </w:r>
          </w:p>
        </w:tc>
        <w:tc>
          <w:tcPr>
            <w:tcW w:w="290" w:type="pct"/>
          </w:tcPr>
          <w:p w14:paraId="075E009D"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1</w:t>
            </w:r>
          </w:p>
        </w:tc>
        <w:tc>
          <w:tcPr>
            <w:tcW w:w="1001" w:type="pct"/>
          </w:tcPr>
          <w:p w14:paraId="3C4A3B8F"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Boolean</w:t>
            </w:r>
          </w:p>
        </w:tc>
        <w:tc>
          <w:tcPr>
            <w:tcW w:w="1194" w:type="pct"/>
          </w:tcPr>
          <w:p w14:paraId="06DBC374" w14:textId="77777777" w:rsidR="00EB4535" w:rsidRPr="00E4609E" w:rsidRDefault="00EB4535" w:rsidP="000879A6">
            <w:pPr>
              <w:snapToGrid w:val="0"/>
              <w:spacing w:after="0"/>
              <w:jc w:val="left"/>
              <w:rPr>
                <w:rFonts w:cs="Arial"/>
                <w:sz w:val="18"/>
                <w:szCs w:val="18"/>
              </w:rPr>
            </w:pPr>
            <w:r w:rsidRPr="00E4609E">
              <w:rPr>
                <w:rFonts w:cs="Arial"/>
                <w:i/>
                <w:sz w:val="18"/>
                <w:szCs w:val="18"/>
              </w:rPr>
              <w:t>true</w:t>
            </w:r>
            <w:r w:rsidRPr="00E4609E">
              <w:rPr>
                <w:rFonts w:cs="Arial"/>
                <w:sz w:val="18"/>
                <w:szCs w:val="18"/>
              </w:rPr>
              <w:t xml:space="preserve"> indicates a compressed dataset resource</w:t>
            </w:r>
          </w:p>
          <w:p w14:paraId="37E5FF33" w14:textId="77777777" w:rsidR="00EB4535" w:rsidRPr="00E4609E" w:rsidRDefault="00EB4535" w:rsidP="000879A6">
            <w:pPr>
              <w:snapToGrid w:val="0"/>
              <w:spacing w:after="0"/>
              <w:jc w:val="left"/>
              <w:rPr>
                <w:rFonts w:cs="Arial"/>
                <w:sz w:val="18"/>
                <w:szCs w:val="18"/>
              </w:rPr>
            </w:pPr>
            <w:r w:rsidRPr="00E4609E">
              <w:rPr>
                <w:rFonts w:cs="Arial"/>
                <w:i/>
                <w:sz w:val="18"/>
                <w:szCs w:val="18"/>
              </w:rPr>
              <w:t>false</w:t>
            </w:r>
            <w:r w:rsidRPr="00E4609E">
              <w:rPr>
                <w:rFonts w:cs="Arial"/>
                <w:sz w:val="18"/>
                <w:szCs w:val="18"/>
              </w:rPr>
              <w:t xml:space="preserve"> indicates an uncompressed dataset resource</w:t>
            </w:r>
          </w:p>
        </w:tc>
      </w:tr>
      <w:tr w:rsidR="00EB4535" w:rsidRPr="00EA68F3" w14:paraId="0A18C3BB" w14:textId="77777777" w:rsidTr="000879A6">
        <w:trPr>
          <w:cantSplit/>
          <w:trHeight w:val="326"/>
        </w:trPr>
        <w:tc>
          <w:tcPr>
            <w:tcW w:w="385" w:type="pct"/>
          </w:tcPr>
          <w:p w14:paraId="6D248FCF"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2EADFCF9"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dataProtection</w:t>
            </w:r>
            <w:proofErr w:type="spellEnd"/>
          </w:p>
        </w:tc>
        <w:tc>
          <w:tcPr>
            <w:tcW w:w="1129" w:type="pct"/>
          </w:tcPr>
          <w:p w14:paraId="63CEB133"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Indicates if the data is encrypted</w:t>
            </w:r>
          </w:p>
        </w:tc>
        <w:tc>
          <w:tcPr>
            <w:tcW w:w="290" w:type="pct"/>
          </w:tcPr>
          <w:p w14:paraId="0B70DC14"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1</w:t>
            </w:r>
          </w:p>
        </w:tc>
        <w:tc>
          <w:tcPr>
            <w:tcW w:w="1001" w:type="pct"/>
          </w:tcPr>
          <w:p w14:paraId="03B7A9FC"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Boolean</w:t>
            </w:r>
          </w:p>
        </w:tc>
        <w:tc>
          <w:tcPr>
            <w:tcW w:w="1194" w:type="pct"/>
          </w:tcPr>
          <w:p w14:paraId="3800DD4C" w14:textId="77777777" w:rsidR="00EB4535" w:rsidRPr="00E4609E" w:rsidRDefault="00EB4535" w:rsidP="000879A6">
            <w:pPr>
              <w:snapToGrid w:val="0"/>
              <w:spacing w:after="0"/>
              <w:jc w:val="left"/>
              <w:rPr>
                <w:rFonts w:cs="Arial"/>
                <w:sz w:val="18"/>
                <w:szCs w:val="18"/>
              </w:rPr>
            </w:pPr>
            <w:r w:rsidRPr="00E4609E">
              <w:rPr>
                <w:rFonts w:cs="Arial"/>
                <w:i/>
                <w:sz w:val="18"/>
                <w:szCs w:val="18"/>
              </w:rPr>
              <w:t>true</w:t>
            </w:r>
            <w:r w:rsidRPr="00E4609E">
              <w:rPr>
                <w:rFonts w:cs="Arial"/>
                <w:sz w:val="18"/>
                <w:szCs w:val="18"/>
              </w:rPr>
              <w:t xml:space="preserve"> indicates an encrypted dataset resource</w:t>
            </w:r>
          </w:p>
          <w:p w14:paraId="143681A8" w14:textId="77777777" w:rsidR="00EB4535" w:rsidRPr="00E4609E" w:rsidRDefault="00EB4535" w:rsidP="000879A6">
            <w:pPr>
              <w:snapToGrid w:val="0"/>
              <w:spacing w:after="0" w:line="240" w:lineRule="auto"/>
              <w:jc w:val="left"/>
              <w:rPr>
                <w:rFonts w:cs="Arial"/>
                <w:sz w:val="18"/>
                <w:szCs w:val="18"/>
              </w:rPr>
            </w:pPr>
            <w:r w:rsidRPr="00E4609E">
              <w:rPr>
                <w:rFonts w:cs="Arial"/>
                <w:i/>
                <w:sz w:val="18"/>
                <w:szCs w:val="18"/>
              </w:rPr>
              <w:t>false</w:t>
            </w:r>
            <w:r w:rsidRPr="00E4609E">
              <w:rPr>
                <w:rFonts w:cs="Arial"/>
                <w:sz w:val="18"/>
                <w:szCs w:val="18"/>
              </w:rPr>
              <w:t xml:space="preserve"> indicates an unencrypted dataset resources</w:t>
            </w:r>
          </w:p>
        </w:tc>
      </w:tr>
      <w:tr w:rsidR="00EB4535" w:rsidRPr="00EA68F3" w14:paraId="3987E7B0" w14:textId="77777777" w:rsidTr="000879A6">
        <w:trPr>
          <w:cantSplit/>
          <w:trHeight w:val="326"/>
        </w:trPr>
        <w:tc>
          <w:tcPr>
            <w:tcW w:w="385" w:type="pct"/>
          </w:tcPr>
          <w:p w14:paraId="73198B29"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shd w:val="clear" w:color="auto" w:fill="auto"/>
          </w:tcPr>
          <w:p w14:paraId="35FCA6DF"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protectionScheme</w:t>
            </w:r>
            <w:proofErr w:type="spellEnd"/>
          </w:p>
        </w:tc>
        <w:tc>
          <w:tcPr>
            <w:tcW w:w="1129" w:type="pct"/>
            <w:shd w:val="clear" w:color="auto" w:fill="auto"/>
          </w:tcPr>
          <w:p w14:paraId="389A7FF8" w14:textId="77777777" w:rsidR="00EB4535" w:rsidRPr="00E4609E" w:rsidRDefault="00EB4535" w:rsidP="000879A6">
            <w:pPr>
              <w:spacing w:after="0" w:line="240" w:lineRule="auto"/>
              <w:jc w:val="left"/>
              <w:rPr>
                <w:rFonts w:cs="Arial"/>
                <w:sz w:val="18"/>
                <w:szCs w:val="18"/>
              </w:rPr>
            </w:pPr>
            <w:r w:rsidRPr="00A5525E">
              <w:rPr>
                <w:rFonts w:eastAsia="Times New Roman" w:cs="Arial"/>
                <w:sz w:val="18"/>
                <w:szCs w:val="18"/>
              </w:rPr>
              <w:t>Specification of method used for data protection</w:t>
            </w:r>
          </w:p>
        </w:tc>
        <w:tc>
          <w:tcPr>
            <w:tcW w:w="290" w:type="pct"/>
            <w:shd w:val="clear" w:color="auto" w:fill="auto"/>
          </w:tcPr>
          <w:p w14:paraId="1A2C2776"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0..1</w:t>
            </w:r>
          </w:p>
        </w:tc>
        <w:tc>
          <w:tcPr>
            <w:tcW w:w="1001" w:type="pct"/>
            <w:tcBorders>
              <w:bottom w:val="single" w:sz="4" w:space="0" w:color="000000"/>
            </w:tcBorders>
            <w:shd w:val="clear" w:color="auto" w:fill="auto"/>
          </w:tcPr>
          <w:p w14:paraId="2AF28F98"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S100_ProtectionScheme</w:t>
            </w:r>
          </w:p>
        </w:tc>
        <w:tc>
          <w:tcPr>
            <w:tcW w:w="1194" w:type="pct"/>
            <w:shd w:val="clear" w:color="auto" w:fill="auto"/>
            <w:vAlign w:val="center"/>
          </w:tcPr>
          <w:p w14:paraId="367B76C3"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In S-100 Edition 5.0.0 the only allowed value is “S100p15”.</w:t>
            </w:r>
          </w:p>
        </w:tc>
      </w:tr>
      <w:tr w:rsidR="00EB4535" w:rsidRPr="00EA68F3" w14:paraId="0B094EA7" w14:textId="77777777" w:rsidTr="000879A6">
        <w:trPr>
          <w:cantSplit/>
          <w:trHeight w:val="326"/>
        </w:trPr>
        <w:tc>
          <w:tcPr>
            <w:tcW w:w="385" w:type="pct"/>
          </w:tcPr>
          <w:p w14:paraId="2DD02467" w14:textId="77777777" w:rsidR="00EB4535" w:rsidRPr="00E4609E" w:rsidRDefault="00EB4535" w:rsidP="000879A6">
            <w:pPr>
              <w:snapToGrid w:val="0"/>
              <w:spacing w:after="0" w:line="240" w:lineRule="auto"/>
              <w:jc w:val="left"/>
              <w:rPr>
                <w:rFonts w:cs="Arial"/>
                <w:bCs/>
                <w:sz w:val="18"/>
                <w:szCs w:val="18"/>
              </w:rPr>
            </w:pPr>
            <w:r w:rsidRPr="00E4609E">
              <w:rPr>
                <w:rFonts w:cs="Arial"/>
                <w:sz w:val="18"/>
                <w:szCs w:val="18"/>
              </w:rPr>
              <w:t>Attribute</w:t>
            </w:r>
          </w:p>
        </w:tc>
        <w:tc>
          <w:tcPr>
            <w:tcW w:w="1001" w:type="pct"/>
          </w:tcPr>
          <w:p w14:paraId="2511589D"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digitalSignatureReference</w:t>
            </w:r>
            <w:proofErr w:type="spellEnd"/>
          </w:p>
        </w:tc>
        <w:tc>
          <w:tcPr>
            <w:tcW w:w="1129" w:type="pct"/>
          </w:tcPr>
          <w:p w14:paraId="258146AB"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 xml:space="preserve">Specifies the algorithm used to compute </w:t>
            </w:r>
            <w:proofErr w:type="spellStart"/>
            <w:r w:rsidRPr="00E4609E">
              <w:rPr>
                <w:rFonts w:cs="Arial"/>
                <w:sz w:val="18"/>
                <w:szCs w:val="18"/>
              </w:rPr>
              <w:t>digitalSignatureValue</w:t>
            </w:r>
            <w:proofErr w:type="spellEnd"/>
          </w:p>
        </w:tc>
        <w:tc>
          <w:tcPr>
            <w:tcW w:w="290" w:type="pct"/>
          </w:tcPr>
          <w:p w14:paraId="6B80DA78"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1</w:t>
            </w:r>
          </w:p>
        </w:tc>
        <w:tc>
          <w:tcPr>
            <w:tcW w:w="1001" w:type="pct"/>
          </w:tcPr>
          <w:p w14:paraId="494A3151" w14:textId="77777777" w:rsidR="00EB4535" w:rsidRPr="00E4609E" w:rsidRDefault="00EB4535" w:rsidP="000879A6">
            <w:pPr>
              <w:snapToGrid w:val="0"/>
              <w:spacing w:after="0"/>
              <w:jc w:val="left"/>
              <w:rPr>
                <w:rFonts w:cs="Arial"/>
                <w:sz w:val="18"/>
                <w:szCs w:val="18"/>
              </w:rPr>
            </w:pPr>
            <w:r w:rsidRPr="00E4609E">
              <w:rPr>
                <w:rFonts w:cs="Arial"/>
                <w:sz w:val="18"/>
                <w:szCs w:val="18"/>
              </w:rPr>
              <w:t>S100_DigitalSignatureReference (see S-100 Part 15)</w:t>
            </w:r>
          </w:p>
        </w:tc>
        <w:tc>
          <w:tcPr>
            <w:tcW w:w="1194" w:type="pct"/>
          </w:tcPr>
          <w:p w14:paraId="3E52D6DA" w14:textId="77777777" w:rsidR="00EB4535" w:rsidRPr="00E4609E" w:rsidRDefault="00EB4535" w:rsidP="000879A6">
            <w:pPr>
              <w:snapToGrid w:val="0"/>
              <w:spacing w:after="0" w:line="240" w:lineRule="auto"/>
              <w:jc w:val="left"/>
              <w:rPr>
                <w:rFonts w:cs="Arial"/>
                <w:sz w:val="18"/>
                <w:szCs w:val="18"/>
              </w:rPr>
            </w:pPr>
          </w:p>
        </w:tc>
      </w:tr>
      <w:tr w:rsidR="00EB4535" w:rsidRPr="00EA68F3" w14:paraId="5B664827" w14:textId="77777777" w:rsidTr="000879A6">
        <w:trPr>
          <w:cantSplit/>
          <w:trHeight w:val="326"/>
        </w:trPr>
        <w:tc>
          <w:tcPr>
            <w:tcW w:w="385" w:type="pct"/>
          </w:tcPr>
          <w:p w14:paraId="7F1B0DE4" w14:textId="77777777" w:rsidR="00EB4535" w:rsidRPr="00E4609E" w:rsidRDefault="00EB4535" w:rsidP="000879A6">
            <w:pPr>
              <w:snapToGrid w:val="0"/>
              <w:spacing w:after="0" w:line="240" w:lineRule="auto"/>
              <w:jc w:val="left"/>
              <w:rPr>
                <w:rFonts w:cs="Arial"/>
                <w:bCs/>
                <w:sz w:val="18"/>
                <w:szCs w:val="18"/>
              </w:rPr>
            </w:pPr>
            <w:r w:rsidRPr="00E4609E">
              <w:rPr>
                <w:rFonts w:cs="Arial"/>
                <w:sz w:val="18"/>
                <w:szCs w:val="18"/>
              </w:rPr>
              <w:t>Attribute</w:t>
            </w:r>
          </w:p>
        </w:tc>
        <w:tc>
          <w:tcPr>
            <w:tcW w:w="1001" w:type="pct"/>
          </w:tcPr>
          <w:p w14:paraId="4BF0F0FE"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digitalSignatureValue</w:t>
            </w:r>
            <w:proofErr w:type="spellEnd"/>
          </w:p>
        </w:tc>
        <w:tc>
          <w:tcPr>
            <w:tcW w:w="1129" w:type="pct"/>
          </w:tcPr>
          <w:p w14:paraId="755A2234"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Value derived from the digital signature</w:t>
            </w:r>
          </w:p>
        </w:tc>
        <w:tc>
          <w:tcPr>
            <w:tcW w:w="290" w:type="pct"/>
          </w:tcPr>
          <w:p w14:paraId="1DDF0E3E"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1..*</w:t>
            </w:r>
          </w:p>
        </w:tc>
        <w:tc>
          <w:tcPr>
            <w:tcW w:w="1001" w:type="pct"/>
          </w:tcPr>
          <w:p w14:paraId="113222FD" w14:textId="77777777" w:rsidR="00EB4535" w:rsidRPr="00E4609E" w:rsidRDefault="00EB4535" w:rsidP="000879A6">
            <w:pPr>
              <w:snapToGrid w:val="0"/>
              <w:spacing w:after="0"/>
              <w:jc w:val="left"/>
              <w:rPr>
                <w:rFonts w:cs="Arial"/>
                <w:sz w:val="18"/>
                <w:szCs w:val="18"/>
              </w:rPr>
            </w:pPr>
            <w:r w:rsidRPr="00E4609E">
              <w:rPr>
                <w:rFonts w:cs="Arial"/>
                <w:sz w:val="18"/>
                <w:szCs w:val="18"/>
              </w:rPr>
              <w:t>S100_DigitalSignatureValue (see S-100 Part 15)</w:t>
            </w:r>
          </w:p>
        </w:tc>
        <w:tc>
          <w:tcPr>
            <w:tcW w:w="1194" w:type="pct"/>
          </w:tcPr>
          <w:p w14:paraId="4B74FBCE" w14:textId="77777777" w:rsidR="00EB4535" w:rsidRPr="00E4609E" w:rsidRDefault="00EB4535" w:rsidP="000879A6">
            <w:pPr>
              <w:snapToGrid w:val="0"/>
              <w:spacing w:after="0"/>
              <w:jc w:val="left"/>
              <w:rPr>
                <w:rFonts w:cs="Arial"/>
                <w:sz w:val="18"/>
                <w:szCs w:val="18"/>
              </w:rPr>
            </w:pPr>
            <w:r w:rsidRPr="00E4609E">
              <w:rPr>
                <w:rFonts w:cs="Arial"/>
                <w:sz w:val="18"/>
                <w:szCs w:val="18"/>
              </w:rPr>
              <w:t xml:space="preserve">The value resulting from application of </w:t>
            </w:r>
            <w:proofErr w:type="spellStart"/>
            <w:r w:rsidRPr="00E2584C">
              <w:rPr>
                <w:rFonts w:cs="Arial"/>
                <w:i/>
                <w:iCs/>
                <w:sz w:val="18"/>
                <w:szCs w:val="18"/>
              </w:rPr>
              <w:t>digitalSignatureReference</w:t>
            </w:r>
            <w:proofErr w:type="spellEnd"/>
          </w:p>
          <w:p w14:paraId="61ECFB01" w14:textId="77777777" w:rsidR="00EB4535" w:rsidRPr="00E4609E" w:rsidRDefault="00EB4535" w:rsidP="000879A6">
            <w:pPr>
              <w:snapToGrid w:val="0"/>
              <w:spacing w:before="60" w:after="0" w:line="240" w:lineRule="auto"/>
              <w:jc w:val="left"/>
              <w:rPr>
                <w:rFonts w:cs="Arial"/>
                <w:sz w:val="18"/>
                <w:szCs w:val="18"/>
              </w:rPr>
            </w:pPr>
            <w:r w:rsidRPr="00E4609E">
              <w:rPr>
                <w:rFonts w:cs="Arial"/>
                <w:sz w:val="18"/>
                <w:szCs w:val="18"/>
              </w:rPr>
              <w:t>Implemented as the digital signature format specified in Part 15</w:t>
            </w:r>
          </w:p>
        </w:tc>
      </w:tr>
      <w:tr w:rsidR="00EB4535" w:rsidRPr="00EA68F3" w14:paraId="17D9C49F" w14:textId="77777777" w:rsidTr="000879A6">
        <w:trPr>
          <w:cantSplit/>
          <w:trHeight w:val="326"/>
        </w:trPr>
        <w:tc>
          <w:tcPr>
            <w:tcW w:w="385" w:type="pct"/>
          </w:tcPr>
          <w:p w14:paraId="7DEAE47E" w14:textId="77777777" w:rsidR="00EB4535" w:rsidRPr="00E4609E" w:rsidRDefault="00EB4535" w:rsidP="000879A6">
            <w:pPr>
              <w:snapToGrid w:val="0"/>
              <w:spacing w:after="0" w:line="240" w:lineRule="auto"/>
              <w:jc w:val="left"/>
              <w:rPr>
                <w:rFonts w:cs="Arial"/>
                <w:bCs/>
                <w:sz w:val="18"/>
                <w:szCs w:val="18"/>
              </w:rPr>
            </w:pPr>
            <w:r w:rsidRPr="00E4609E">
              <w:rPr>
                <w:rFonts w:cs="Arial"/>
                <w:sz w:val="18"/>
                <w:szCs w:val="18"/>
              </w:rPr>
              <w:lastRenderedPageBreak/>
              <w:t>Attribute</w:t>
            </w:r>
          </w:p>
        </w:tc>
        <w:tc>
          <w:tcPr>
            <w:tcW w:w="1001" w:type="pct"/>
          </w:tcPr>
          <w:p w14:paraId="374CBE4B" w14:textId="77777777" w:rsidR="00EB4535" w:rsidRPr="00E4609E" w:rsidRDefault="00EB4535" w:rsidP="000879A6">
            <w:pPr>
              <w:snapToGrid w:val="0"/>
              <w:spacing w:after="0" w:line="240" w:lineRule="auto"/>
              <w:jc w:val="left"/>
              <w:rPr>
                <w:rFonts w:cs="Arial"/>
                <w:bCs/>
                <w:sz w:val="18"/>
                <w:szCs w:val="18"/>
              </w:rPr>
            </w:pPr>
            <w:r w:rsidRPr="00E4609E">
              <w:rPr>
                <w:rFonts w:cs="Arial"/>
                <w:bCs/>
                <w:sz w:val="18"/>
                <w:szCs w:val="18"/>
              </w:rPr>
              <w:t>copyright</w:t>
            </w:r>
          </w:p>
        </w:tc>
        <w:tc>
          <w:tcPr>
            <w:tcW w:w="1129" w:type="pct"/>
          </w:tcPr>
          <w:p w14:paraId="162D1B4A" w14:textId="77777777" w:rsidR="00EB4535" w:rsidRPr="00E4609E" w:rsidRDefault="00EB4535" w:rsidP="000879A6">
            <w:pPr>
              <w:snapToGrid w:val="0"/>
              <w:spacing w:after="0" w:line="240" w:lineRule="auto"/>
              <w:jc w:val="left"/>
              <w:rPr>
                <w:rFonts w:cs="Arial"/>
                <w:bCs/>
                <w:sz w:val="18"/>
                <w:szCs w:val="18"/>
              </w:rPr>
            </w:pPr>
            <w:r w:rsidRPr="00E4609E">
              <w:rPr>
                <w:rFonts w:cs="Arial"/>
                <w:sz w:val="18"/>
                <w:szCs w:val="18"/>
              </w:rPr>
              <w:t>Indicates if the dataset is copyrighted</w:t>
            </w:r>
          </w:p>
        </w:tc>
        <w:tc>
          <w:tcPr>
            <w:tcW w:w="290" w:type="pct"/>
          </w:tcPr>
          <w:p w14:paraId="5B7CA9C4"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1</w:t>
            </w:r>
          </w:p>
        </w:tc>
        <w:tc>
          <w:tcPr>
            <w:tcW w:w="1001" w:type="pct"/>
          </w:tcPr>
          <w:p w14:paraId="5889B3C5" w14:textId="77777777" w:rsidR="00EB4535" w:rsidRPr="00E4609E" w:rsidDel="00EF3EB0" w:rsidRDefault="00EB4535" w:rsidP="000879A6">
            <w:pPr>
              <w:snapToGrid w:val="0"/>
              <w:spacing w:after="0" w:line="240" w:lineRule="auto"/>
              <w:jc w:val="left"/>
              <w:rPr>
                <w:rFonts w:cs="Arial"/>
                <w:sz w:val="18"/>
                <w:szCs w:val="18"/>
              </w:rPr>
            </w:pPr>
            <w:r w:rsidRPr="00E4609E">
              <w:rPr>
                <w:rFonts w:cs="Arial"/>
                <w:sz w:val="18"/>
                <w:szCs w:val="18"/>
              </w:rPr>
              <w:t>Boolean</w:t>
            </w:r>
          </w:p>
        </w:tc>
        <w:tc>
          <w:tcPr>
            <w:tcW w:w="1194" w:type="pct"/>
          </w:tcPr>
          <w:p w14:paraId="35C2782A" w14:textId="77777777" w:rsidR="00EB4535" w:rsidRPr="00E4609E" w:rsidRDefault="00EB4535" w:rsidP="000879A6">
            <w:pPr>
              <w:snapToGrid w:val="0"/>
              <w:spacing w:after="0"/>
              <w:jc w:val="left"/>
              <w:rPr>
                <w:rFonts w:cs="Arial"/>
                <w:sz w:val="18"/>
                <w:szCs w:val="18"/>
              </w:rPr>
            </w:pPr>
            <w:r w:rsidRPr="00E4609E">
              <w:rPr>
                <w:rFonts w:cs="Arial"/>
                <w:i/>
                <w:sz w:val="18"/>
                <w:szCs w:val="18"/>
              </w:rPr>
              <w:t>true</w:t>
            </w:r>
            <w:r w:rsidRPr="00E4609E">
              <w:rPr>
                <w:rFonts w:cs="Arial"/>
                <w:sz w:val="18"/>
                <w:szCs w:val="18"/>
              </w:rPr>
              <w:t xml:space="preserve"> indicates the resource is copyrighted</w:t>
            </w:r>
          </w:p>
          <w:p w14:paraId="0088B6CF" w14:textId="77777777" w:rsidR="00EB4535" w:rsidRPr="00E4609E" w:rsidRDefault="00EB4535" w:rsidP="000879A6">
            <w:pPr>
              <w:snapToGrid w:val="0"/>
              <w:spacing w:before="60" w:after="0" w:line="240" w:lineRule="auto"/>
              <w:jc w:val="left"/>
              <w:rPr>
                <w:rFonts w:cs="Arial"/>
                <w:sz w:val="18"/>
                <w:szCs w:val="18"/>
              </w:rPr>
            </w:pPr>
            <w:r w:rsidRPr="00E4609E">
              <w:rPr>
                <w:rFonts w:cs="Arial"/>
                <w:i/>
                <w:sz w:val="18"/>
                <w:szCs w:val="18"/>
              </w:rPr>
              <w:t>false</w:t>
            </w:r>
            <w:r w:rsidRPr="00E4609E">
              <w:rPr>
                <w:rFonts w:cs="Arial"/>
                <w:sz w:val="18"/>
                <w:szCs w:val="18"/>
              </w:rPr>
              <w:t xml:space="preserve"> Indicates the resource is not copyrighted</w:t>
            </w:r>
          </w:p>
        </w:tc>
      </w:tr>
      <w:tr w:rsidR="00EB4535" w:rsidRPr="00EA68F3" w14:paraId="0B9D0932" w14:textId="77777777" w:rsidTr="000879A6">
        <w:trPr>
          <w:cantSplit/>
          <w:trHeight w:val="326"/>
        </w:trPr>
        <w:tc>
          <w:tcPr>
            <w:tcW w:w="385" w:type="pct"/>
          </w:tcPr>
          <w:p w14:paraId="1858BBB1" w14:textId="77777777" w:rsidR="00EB4535" w:rsidRPr="00E4609E" w:rsidRDefault="00EB4535" w:rsidP="000879A6">
            <w:pPr>
              <w:snapToGrid w:val="0"/>
              <w:spacing w:after="0" w:line="240" w:lineRule="auto"/>
              <w:jc w:val="left"/>
              <w:rPr>
                <w:rFonts w:cs="Arial"/>
                <w:bCs/>
                <w:sz w:val="18"/>
                <w:szCs w:val="18"/>
              </w:rPr>
            </w:pPr>
            <w:r w:rsidRPr="00E4609E">
              <w:rPr>
                <w:rFonts w:cs="Arial"/>
                <w:sz w:val="18"/>
                <w:szCs w:val="18"/>
              </w:rPr>
              <w:t>Attribute</w:t>
            </w:r>
          </w:p>
        </w:tc>
        <w:tc>
          <w:tcPr>
            <w:tcW w:w="1001" w:type="pct"/>
          </w:tcPr>
          <w:p w14:paraId="1F252F8F" w14:textId="77777777" w:rsidR="00EB4535" w:rsidRPr="00E4609E" w:rsidRDefault="00EB4535" w:rsidP="000879A6">
            <w:pPr>
              <w:snapToGrid w:val="0"/>
              <w:spacing w:after="0" w:line="240" w:lineRule="auto"/>
              <w:jc w:val="left"/>
              <w:rPr>
                <w:rFonts w:cs="Arial"/>
                <w:sz w:val="18"/>
                <w:szCs w:val="18"/>
              </w:rPr>
            </w:pPr>
            <w:r w:rsidRPr="00E4609E">
              <w:rPr>
                <w:rFonts w:cs="Arial"/>
                <w:bCs/>
                <w:sz w:val="18"/>
                <w:szCs w:val="18"/>
              </w:rPr>
              <w:t>classification</w:t>
            </w:r>
          </w:p>
        </w:tc>
        <w:tc>
          <w:tcPr>
            <w:tcW w:w="1129" w:type="pct"/>
          </w:tcPr>
          <w:p w14:paraId="709E5042" w14:textId="77777777" w:rsidR="00EB4535" w:rsidRPr="00E4609E" w:rsidRDefault="00EB4535" w:rsidP="000879A6">
            <w:pPr>
              <w:snapToGrid w:val="0"/>
              <w:spacing w:after="0" w:line="240" w:lineRule="auto"/>
              <w:jc w:val="left"/>
              <w:rPr>
                <w:rFonts w:cs="Arial"/>
                <w:sz w:val="18"/>
                <w:szCs w:val="18"/>
              </w:rPr>
            </w:pPr>
            <w:r w:rsidRPr="00E4609E">
              <w:rPr>
                <w:rFonts w:cs="Arial"/>
                <w:bCs/>
                <w:sz w:val="18"/>
                <w:szCs w:val="18"/>
              </w:rPr>
              <w:t>Indicates the security classification of the dataset</w:t>
            </w:r>
          </w:p>
        </w:tc>
        <w:tc>
          <w:tcPr>
            <w:tcW w:w="290" w:type="pct"/>
          </w:tcPr>
          <w:p w14:paraId="0479EB3B"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0..1</w:t>
            </w:r>
          </w:p>
        </w:tc>
        <w:tc>
          <w:tcPr>
            <w:tcW w:w="1001" w:type="pct"/>
          </w:tcPr>
          <w:p w14:paraId="5441D9E0"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MD_SecurityConstraints</w:t>
            </w:r>
            <w:proofErr w:type="spellEnd"/>
            <w:r w:rsidRPr="00E4609E">
              <w:rPr>
                <w:rFonts w:cs="Arial"/>
                <w:sz w:val="18"/>
                <w:szCs w:val="18"/>
              </w:rPr>
              <w:t xml:space="preserve">&gt; </w:t>
            </w:r>
            <w:proofErr w:type="spellStart"/>
            <w:r w:rsidRPr="00E4609E">
              <w:rPr>
                <w:rFonts w:cs="Arial"/>
                <w:sz w:val="18"/>
                <w:szCs w:val="18"/>
              </w:rPr>
              <w:t>MD_ClassificationCode</w:t>
            </w:r>
            <w:proofErr w:type="spellEnd"/>
            <w:r w:rsidRPr="00E4609E">
              <w:rPr>
                <w:rFonts w:cs="Arial"/>
                <w:sz w:val="18"/>
                <w:szCs w:val="18"/>
              </w:rPr>
              <w:t xml:space="preserve"> (</w:t>
            </w:r>
            <w:proofErr w:type="spellStart"/>
            <w:r w:rsidRPr="00E4609E">
              <w:rPr>
                <w:rFonts w:cs="Arial"/>
                <w:sz w:val="18"/>
                <w:szCs w:val="18"/>
              </w:rPr>
              <w:t>codelist</w:t>
            </w:r>
            <w:proofErr w:type="spellEnd"/>
            <w:r w:rsidRPr="00E4609E">
              <w:rPr>
                <w:rFonts w:cs="Arial"/>
                <w:sz w:val="18"/>
                <w:szCs w:val="18"/>
              </w:rPr>
              <w:t>)</w:t>
            </w:r>
          </w:p>
        </w:tc>
        <w:tc>
          <w:tcPr>
            <w:tcW w:w="1194" w:type="pct"/>
            <w:vAlign w:val="center"/>
          </w:tcPr>
          <w:p w14:paraId="7D503CFD" w14:textId="77777777" w:rsidR="00EB4535" w:rsidRPr="00E4609E" w:rsidRDefault="00EB4535" w:rsidP="000879A6">
            <w:pPr>
              <w:spacing w:after="0" w:line="240" w:lineRule="auto"/>
              <w:jc w:val="left"/>
              <w:rPr>
                <w:rFonts w:cs="Arial"/>
                <w:sz w:val="18"/>
                <w:szCs w:val="18"/>
              </w:rPr>
            </w:pPr>
            <w:r w:rsidRPr="00E4609E">
              <w:rPr>
                <w:rFonts w:cs="Arial"/>
                <w:sz w:val="18"/>
                <w:szCs w:val="18"/>
              </w:rPr>
              <w:t>1. unclassified</w:t>
            </w:r>
          </w:p>
          <w:p w14:paraId="0A40B538" w14:textId="77777777" w:rsidR="00EB4535" w:rsidRPr="00E4609E" w:rsidRDefault="00EB4535" w:rsidP="000879A6">
            <w:pPr>
              <w:spacing w:after="0" w:line="240" w:lineRule="auto"/>
              <w:jc w:val="left"/>
              <w:rPr>
                <w:rFonts w:cs="Arial"/>
                <w:sz w:val="18"/>
                <w:szCs w:val="18"/>
              </w:rPr>
            </w:pPr>
            <w:r w:rsidRPr="00E4609E">
              <w:rPr>
                <w:rFonts w:cs="Arial"/>
                <w:sz w:val="18"/>
                <w:szCs w:val="18"/>
              </w:rPr>
              <w:t>2. restricted</w:t>
            </w:r>
          </w:p>
          <w:p w14:paraId="6F74C9D5" w14:textId="77777777" w:rsidR="00EB4535" w:rsidRPr="00E4609E" w:rsidRDefault="00EB4535" w:rsidP="000879A6">
            <w:pPr>
              <w:spacing w:after="0" w:line="240" w:lineRule="auto"/>
              <w:jc w:val="left"/>
              <w:rPr>
                <w:rFonts w:cs="Arial"/>
                <w:sz w:val="18"/>
                <w:szCs w:val="18"/>
              </w:rPr>
            </w:pPr>
            <w:r w:rsidRPr="00E4609E">
              <w:rPr>
                <w:rFonts w:cs="Arial"/>
                <w:sz w:val="18"/>
                <w:szCs w:val="18"/>
              </w:rPr>
              <w:t>3. confidential</w:t>
            </w:r>
          </w:p>
          <w:p w14:paraId="6E6FDBD3" w14:textId="77777777" w:rsidR="00EB4535" w:rsidRPr="00E4609E" w:rsidRDefault="00EB4535" w:rsidP="000879A6">
            <w:pPr>
              <w:spacing w:after="0" w:line="240" w:lineRule="auto"/>
              <w:jc w:val="left"/>
              <w:rPr>
                <w:rFonts w:cs="Arial"/>
                <w:sz w:val="18"/>
                <w:szCs w:val="18"/>
              </w:rPr>
            </w:pPr>
            <w:r w:rsidRPr="00E4609E">
              <w:rPr>
                <w:rFonts w:cs="Arial"/>
                <w:sz w:val="18"/>
                <w:szCs w:val="18"/>
              </w:rPr>
              <w:t>4. secret</w:t>
            </w:r>
          </w:p>
          <w:p w14:paraId="545119C6"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5. top secret</w:t>
            </w:r>
          </w:p>
          <w:p w14:paraId="46569EF7" w14:textId="77777777" w:rsidR="00EB4535" w:rsidRPr="00E4609E" w:rsidRDefault="00EB4535" w:rsidP="000879A6">
            <w:pPr>
              <w:snapToGrid w:val="0"/>
              <w:spacing w:after="0"/>
              <w:rPr>
                <w:rFonts w:cs="Arial"/>
                <w:sz w:val="18"/>
                <w:szCs w:val="18"/>
              </w:rPr>
            </w:pPr>
            <w:r w:rsidRPr="00E4609E">
              <w:rPr>
                <w:rFonts w:cs="Arial"/>
                <w:sz w:val="18"/>
                <w:szCs w:val="18"/>
              </w:rPr>
              <w:t>6. sensitive but unclassified</w:t>
            </w:r>
          </w:p>
          <w:p w14:paraId="041D4200" w14:textId="77777777" w:rsidR="00EB4535" w:rsidRPr="00E4609E" w:rsidRDefault="00EB4535" w:rsidP="000879A6">
            <w:pPr>
              <w:snapToGrid w:val="0"/>
              <w:spacing w:after="0"/>
              <w:rPr>
                <w:rFonts w:cs="Arial"/>
                <w:sz w:val="18"/>
                <w:szCs w:val="18"/>
              </w:rPr>
            </w:pPr>
            <w:r w:rsidRPr="00E4609E">
              <w:rPr>
                <w:rFonts w:cs="Arial"/>
                <w:sz w:val="18"/>
                <w:szCs w:val="18"/>
              </w:rPr>
              <w:t>7. for official use only</w:t>
            </w:r>
          </w:p>
          <w:p w14:paraId="7179AC6D" w14:textId="77777777" w:rsidR="00EB4535" w:rsidRPr="00E4609E" w:rsidRDefault="00EB4535" w:rsidP="000879A6">
            <w:pPr>
              <w:snapToGrid w:val="0"/>
              <w:spacing w:after="0"/>
              <w:rPr>
                <w:rFonts w:cs="Arial"/>
                <w:sz w:val="18"/>
                <w:szCs w:val="18"/>
              </w:rPr>
            </w:pPr>
            <w:r w:rsidRPr="00E4609E">
              <w:rPr>
                <w:rFonts w:cs="Arial"/>
                <w:sz w:val="18"/>
                <w:szCs w:val="18"/>
              </w:rPr>
              <w:t>8. protected</w:t>
            </w:r>
          </w:p>
          <w:p w14:paraId="63D8B4CD"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9. limited distribution</w:t>
            </w:r>
          </w:p>
        </w:tc>
      </w:tr>
      <w:tr w:rsidR="00EB4535" w:rsidRPr="00EA68F3" w14:paraId="78D761C9" w14:textId="77777777" w:rsidTr="000879A6">
        <w:trPr>
          <w:cantSplit/>
          <w:trHeight w:val="326"/>
        </w:trPr>
        <w:tc>
          <w:tcPr>
            <w:tcW w:w="385" w:type="pct"/>
          </w:tcPr>
          <w:p w14:paraId="22768C25"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38EB3E22"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purpose</w:t>
            </w:r>
          </w:p>
        </w:tc>
        <w:tc>
          <w:tcPr>
            <w:tcW w:w="1129" w:type="pct"/>
          </w:tcPr>
          <w:p w14:paraId="33BB7E43"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 xml:space="preserve">The purpose for which the dataset has been issued </w:t>
            </w:r>
          </w:p>
        </w:tc>
        <w:tc>
          <w:tcPr>
            <w:tcW w:w="290" w:type="pct"/>
          </w:tcPr>
          <w:p w14:paraId="3AE796FF"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0..1</w:t>
            </w:r>
          </w:p>
        </w:tc>
        <w:tc>
          <w:tcPr>
            <w:tcW w:w="1001" w:type="pct"/>
          </w:tcPr>
          <w:p w14:paraId="6198997D" w14:textId="77777777" w:rsidR="00EB4535" w:rsidRPr="00E4609E" w:rsidRDefault="00EB4535" w:rsidP="000879A6">
            <w:pPr>
              <w:snapToGrid w:val="0"/>
              <w:spacing w:after="0"/>
              <w:jc w:val="left"/>
              <w:rPr>
                <w:rFonts w:cs="Arial"/>
                <w:sz w:val="18"/>
                <w:szCs w:val="18"/>
              </w:rPr>
            </w:pPr>
            <w:r w:rsidRPr="00E4609E">
              <w:rPr>
                <w:rFonts w:cs="Arial"/>
                <w:sz w:val="18"/>
                <w:szCs w:val="18"/>
              </w:rPr>
              <w:t>S100_Purpose</w:t>
            </w:r>
          </w:p>
          <w:p w14:paraId="36453CFB" w14:textId="77777777" w:rsidR="00EB4535" w:rsidRPr="00E4609E" w:rsidRDefault="00EB4535" w:rsidP="000879A6">
            <w:pPr>
              <w:snapToGrid w:val="0"/>
              <w:spacing w:after="0" w:line="240" w:lineRule="auto"/>
              <w:jc w:val="left"/>
              <w:rPr>
                <w:rFonts w:cs="Arial"/>
                <w:sz w:val="18"/>
                <w:szCs w:val="18"/>
              </w:rPr>
            </w:pPr>
          </w:p>
        </w:tc>
        <w:tc>
          <w:tcPr>
            <w:tcW w:w="1194" w:type="pct"/>
            <w:vAlign w:val="center"/>
          </w:tcPr>
          <w:p w14:paraId="19414A98" w14:textId="77777777" w:rsidR="00EB4535" w:rsidRPr="00E4609E" w:rsidRDefault="00EB4535" w:rsidP="000879A6">
            <w:pPr>
              <w:snapToGrid w:val="0"/>
              <w:spacing w:after="0" w:line="240" w:lineRule="auto"/>
              <w:ind w:left="1158" w:hanging="1158"/>
              <w:jc w:val="left"/>
              <w:rPr>
                <w:rFonts w:cs="Arial"/>
                <w:sz w:val="18"/>
                <w:szCs w:val="18"/>
              </w:rPr>
            </w:pPr>
          </w:p>
        </w:tc>
      </w:tr>
      <w:tr w:rsidR="00EB4535" w:rsidRPr="00EA68F3" w14:paraId="22D10DD7" w14:textId="77777777" w:rsidTr="000879A6">
        <w:trPr>
          <w:cantSplit/>
          <w:trHeight w:val="326"/>
        </w:trPr>
        <w:tc>
          <w:tcPr>
            <w:tcW w:w="385" w:type="pct"/>
          </w:tcPr>
          <w:p w14:paraId="79CF618A"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23DDDF59"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notForNavigation</w:t>
            </w:r>
            <w:proofErr w:type="spellEnd"/>
          </w:p>
        </w:tc>
        <w:tc>
          <w:tcPr>
            <w:tcW w:w="1129" w:type="pct"/>
          </w:tcPr>
          <w:p w14:paraId="11CE28AF"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Indicates the dataset is not intended to be used for navigation</w:t>
            </w:r>
          </w:p>
        </w:tc>
        <w:tc>
          <w:tcPr>
            <w:tcW w:w="290" w:type="pct"/>
          </w:tcPr>
          <w:p w14:paraId="2CFB82C3"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1</w:t>
            </w:r>
          </w:p>
        </w:tc>
        <w:tc>
          <w:tcPr>
            <w:tcW w:w="1001" w:type="pct"/>
          </w:tcPr>
          <w:p w14:paraId="47D44DBA" w14:textId="77777777" w:rsidR="00EB4535" w:rsidRPr="00E4609E" w:rsidRDefault="00EB4535" w:rsidP="000879A6">
            <w:pPr>
              <w:snapToGrid w:val="0"/>
              <w:spacing w:after="0"/>
              <w:jc w:val="left"/>
              <w:rPr>
                <w:rFonts w:cs="Arial"/>
                <w:sz w:val="18"/>
                <w:szCs w:val="18"/>
              </w:rPr>
            </w:pPr>
            <w:r w:rsidRPr="00E4609E">
              <w:rPr>
                <w:rFonts w:cs="Arial"/>
                <w:sz w:val="18"/>
                <w:szCs w:val="18"/>
              </w:rPr>
              <w:t>Boolean</w:t>
            </w:r>
          </w:p>
        </w:tc>
        <w:tc>
          <w:tcPr>
            <w:tcW w:w="1194" w:type="pct"/>
          </w:tcPr>
          <w:p w14:paraId="36B6BF13" w14:textId="77777777" w:rsidR="00EB4535" w:rsidRPr="00E4609E" w:rsidRDefault="00EB4535" w:rsidP="000879A6">
            <w:pPr>
              <w:spacing w:after="0"/>
              <w:jc w:val="left"/>
              <w:rPr>
                <w:rFonts w:cs="Arial"/>
                <w:sz w:val="18"/>
                <w:szCs w:val="18"/>
                <w:lang w:eastAsia="en-US"/>
              </w:rPr>
            </w:pPr>
            <w:r w:rsidRPr="00E4609E">
              <w:rPr>
                <w:rFonts w:cs="Arial"/>
                <w:i/>
                <w:sz w:val="18"/>
                <w:szCs w:val="18"/>
                <w:lang w:eastAsia="en-US"/>
              </w:rPr>
              <w:t>true</w:t>
            </w:r>
            <w:r w:rsidRPr="00E4609E">
              <w:rPr>
                <w:rFonts w:cs="Arial"/>
                <w:sz w:val="18"/>
                <w:szCs w:val="18"/>
                <w:lang w:eastAsia="en-US"/>
              </w:rPr>
              <w:t xml:space="preserve"> indicates the dataset is not intended to be used for navigation</w:t>
            </w:r>
          </w:p>
          <w:p w14:paraId="1BCD01F6" w14:textId="77777777" w:rsidR="00EB4535" w:rsidRPr="00E4609E" w:rsidRDefault="00EB4535" w:rsidP="000879A6">
            <w:pPr>
              <w:snapToGrid w:val="0"/>
              <w:spacing w:before="60" w:after="0" w:line="240" w:lineRule="auto"/>
              <w:jc w:val="left"/>
              <w:rPr>
                <w:rFonts w:cs="Arial"/>
                <w:sz w:val="18"/>
                <w:szCs w:val="18"/>
              </w:rPr>
            </w:pPr>
            <w:r w:rsidRPr="00E4609E">
              <w:rPr>
                <w:rFonts w:cs="Arial"/>
                <w:i/>
                <w:sz w:val="18"/>
                <w:szCs w:val="18"/>
                <w:lang w:eastAsia="en-US"/>
              </w:rPr>
              <w:t>false</w:t>
            </w:r>
            <w:r w:rsidRPr="00E4609E">
              <w:rPr>
                <w:rFonts w:cs="Arial"/>
                <w:sz w:val="18"/>
                <w:szCs w:val="18"/>
                <w:lang w:eastAsia="en-US"/>
              </w:rPr>
              <w:t xml:space="preserve"> indicates the dataset is intended to</w:t>
            </w:r>
            <w:r>
              <w:rPr>
                <w:rFonts w:cs="Arial"/>
                <w:sz w:val="18"/>
                <w:szCs w:val="18"/>
                <w:lang w:eastAsia="en-US"/>
              </w:rPr>
              <w:t xml:space="preserve"> </w:t>
            </w:r>
            <w:r w:rsidRPr="00E4609E">
              <w:rPr>
                <w:rFonts w:cs="Arial"/>
                <w:sz w:val="18"/>
                <w:szCs w:val="18"/>
                <w:lang w:eastAsia="en-US"/>
              </w:rPr>
              <w:t>be used for navigation</w:t>
            </w:r>
          </w:p>
        </w:tc>
      </w:tr>
      <w:tr w:rsidR="00EB4535" w:rsidRPr="00EA68F3" w14:paraId="659EC64A" w14:textId="77777777" w:rsidTr="000879A6">
        <w:trPr>
          <w:cantSplit/>
          <w:trHeight w:val="326"/>
        </w:trPr>
        <w:tc>
          <w:tcPr>
            <w:tcW w:w="385" w:type="pct"/>
          </w:tcPr>
          <w:p w14:paraId="490CB1EB"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071262C9"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specificUsage</w:t>
            </w:r>
            <w:proofErr w:type="spellEnd"/>
          </w:p>
        </w:tc>
        <w:tc>
          <w:tcPr>
            <w:tcW w:w="1129" w:type="pct"/>
          </w:tcPr>
          <w:p w14:paraId="67646766"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The use for which the dataset is intended</w:t>
            </w:r>
          </w:p>
        </w:tc>
        <w:tc>
          <w:tcPr>
            <w:tcW w:w="290" w:type="pct"/>
          </w:tcPr>
          <w:p w14:paraId="11DF9E9B" w14:textId="77777777" w:rsidR="00EB4535" w:rsidRPr="00E4609E" w:rsidRDefault="00EB4535" w:rsidP="000879A6">
            <w:pPr>
              <w:snapToGrid w:val="0"/>
              <w:spacing w:after="0" w:line="240" w:lineRule="auto"/>
              <w:jc w:val="center"/>
              <w:rPr>
                <w:rFonts w:cs="Arial"/>
                <w:sz w:val="18"/>
                <w:szCs w:val="18"/>
              </w:rPr>
            </w:pPr>
            <w:r w:rsidRPr="00E4609E">
              <w:rPr>
                <w:rFonts w:cs="Arial"/>
                <w:sz w:val="18"/>
                <w:szCs w:val="18"/>
              </w:rPr>
              <w:t>1</w:t>
            </w:r>
          </w:p>
        </w:tc>
        <w:tc>
          <w:tcPr>
            <w:tcW w:w="1001" w:type="pct"/>
          </w:tcPr>
          <w:p w14:paraId="4AD45F06"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MD_USAGE&gt;</w:t>
            </w:r>
            <w:proofErr w:type="spellStart"/>
            <w:r w:rsidRPr="00E4609E">
              <w:rPr>
                <w:rFonts w:cs="Arial"/>
                <w:sz w:val="18"/>
                <w:szCs w:val="18"/>
              </w:rPr>
              <w:t>specificUsage</w:t>
            </w:r>
            <w:proofErr w:type="spellEnd"/>
            <w:r w:rsidRPr="00E4609E">
              <w:rPr>
                <w:rFonts w:cs="Arial"/>
                <w:sz w:val="18"/>
                <w:szCs w:val="18"/>
              </w:rPr>
              <w:t xml:space="preserve"> (character string)</w:t>
            </w:r>
          </w:p>
        </w:tc>
        <w:tc>
          <w:tcPr>
            <w:tcW w:w="1194" w:type="pct"/>
            <w:vAlign w:val="center"/>
          </w:tcPr>
          <w:p w14:paraId="504E444B"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Information about specific usage(s) for which the dataset is intended. The string value “general” may be encoded if there is no specific usage.</w:t>
            </w:r>
          </w:p>
        </w:tc>
      </w:tr>
      <w:tr w:rsidR="00EB4535" w:rsidRPr="00EA68F3" w14:paraId="02FBEA68" w14:textId="77777777" w:rsidTr="000879A6">
        <w:trPr>
          <w:cantSplit/>
          <w:trHeight w:val="823"/>
        </w:trPr>
        <w:tc>
          <w:tcPr>
            <w:tcW w:w="385" w:type="pct"/>
          </w:tcPr>
          <w:p w14:paraId="1729E4F2"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Attribute</w:t>
            </w:r>
          </w:p>
        </w:tc>
        <w:tc>
          <w:tcPr>
            <w:tcW w:w="1001" w:type="pct"/>
          </w:tcPr>
          <w:p w14:paraId="3D40C625"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editionNumber</w:t>
            </w:r>
            <w:proofErr w:type="spellEnd"/>
          </w:p>
        </w:tc>
        <w:tc>
          <w:tcPr>
            <w:tcW w:w="1129" w:type="pct"/>
          </w:tcPr>
          <w:p w14:paraId="78FE560D" w14:textId="77777777" w:rsidR="00EB4535" w:rsidRPr="00E4609E" w:rsidRDefault="00EB4535" w:rsidP="000879A6">
            <w:pPr>
              <w:snapToGrid w:val="0"/>
              <w:spacing w:after="0" w:line="240" w:lineRule="auto"/>
              <w:jc w:val="left"/>
              <w:rPr>
                <w:rFonts w:cs="Arial"/>
                <w:sz w:val="18"/>
                <w:szCs w:val="18"/>
              </w:rPr>
            </w:pPr>
            <w:r w:rsidRPr="00E4609E">
              <w:rPr>
                <w:rFonts w:cs="Arial"/>
                <w:sz w:val="18"/>
                <w:szCs w:val="18"/>
              </w:rPr>
              <w:t>The edition number of the dataset</w:t>
            </w:r>
          </w:p>
        </w:tc>
        <w:tc>
          <w:tcPr>
            <w:tcW w:w="290" w:type="pct"/>
          </w:tcPr>
          <w:p w14:paraId="50381E0B" w14:textId="77777777" w:rsidR="00EB4535" w:rsidRPr="00A35BCF" w:rsidRDefault="00EB4535" w:rsidP="000879A6">
            <w:pPr>
              <w:snapToGrid w:val="0"/>
              <w:spacing w:after="0" w:line="240" w:lineRule="auto"/>
              <w:jc w:val="center"/>
              <w:rPr>
                <w:rFonts w:cs="Arial"/>
                <w:b/>
                <w:bCs/>
                <w:sz w:val="18"/>
                <w:szCs w:val="18"/>
                <w:rPrChange w:id="1661" w:author="Raphael Malyankar" w:date="2022-11-09T22:35:00Z">
                  <w:rPr>
                    <w:rFonts w:cs="Arial"/>
                    <w:sz w:val="18"/>
                    <w:szCs w:val="18"/>
                  </w:rPr>
                </w:rPrChange>
              </w:rPr>
            </w:pPr>
            <w:r w:rsidRPr="00A35BCF">
              <w:rPr>
                <w:rFonts w:cs="Arial"/>
                <w:b/>
                <w:bCs/>
                <w:color w:val="FF0000"/>
                <w:sz w:val="18"/>
                <w:szCs w:val="18"/>
                <w:rPrChange w:id="1662" w:author="Raphael Malyankar" w:date="2022-11-09T22:35:00Z">
                  <w:rPr>
                    <w:rFonts w:cs="Arial"/>
                    <w:sz w:val="18"/>
                    <w:szCs w:val="18"/>
                  </w:rPr>
                </w:rPrChange>
              </w:rPr>
              <w:t>1</w:t>
            </w:r>
          </w:p>
        </w:tc>
        <w:tc>
          <w:tcPr>
            <w:tcW w:w="1001" w:type="pct"/>
          </w:tcPr>
          <w:p w14:paraId="13E56670" w14:textId="77777777" w:rsidR="00EB4535" w:rsidRPr="00E4609E" w:rsidRDefault="00EB4535" w:rsidP="000879A6">
            <w:pPr>
              <w:snapToGrid w:val="0"/>
              <w:spacing w:after="0" w:line="240" w:lineRule="auto"/>
              <w:jc w:val="left"/>
              <w:rPr>
                <w:rFonts w:cs="Arial"/>
                <w:sz w:val="18"/>
                <w:szCs w:val="18"/>
              </w:rPr>
            </w:pPr>
            <w:proofErr w:type="spellStart"/>
            <w:r w:rsidRPr="00E4609E">
              <w:rPr>
                <w:rFonts w:cs="Arial"/>
                <w:sz w:val="18"/>
                <w:szCs w:val="18"/>
              </w:rPr>
              <w:t>CharacterString</w:t>
            </w:r>
            <w:proofErr w:type="spellEnd"/>
          </w:p>
        </w:tc>
        <w:tc>
          <w:tcPr>
            <w:tcW w:w="1194" w:type="pct"/>
            <w:vAlign w:val="center"/>
          </w:tcPr>
          <w:p w14:paraId="6BFDCF05" w14:textId="01CAE991" w:rsidR="00EB4535" w:rsidRPr="00A35BCF" w:rsidRDefault="00EB4535" w:rsidP="000879A6">
            <w:pPr>
              <w:snapToGrid w:val="0"/>
              <w:spacing w:after="0" w:line="240" w:lineRule="auto"/>
              <w:jc w:val="left"/>
              <w:rPr>
                <w:rFonts w:eastAsia="Times New Roman" w:cs="Arial"/>
                <w:b/>
                <w:bCs/>
                <w:sz w:val="18"/>
                <w:szCs w:val="18"/>
                <w:rPrChange w:id="1663" w:author="Raphael Malyankar" w:date="2022-11-09T22:35:00Z">
                  <w:rPr>
                    <w:rFonts w:eastAsia="Times New Roman" w:cs="Arial"/>
                    <w:sz w:val="18"/>
                    <w:szCs w:val="18"/>
                  </w:rPr>
                </w:rPrChange>
              </w:rPr>
            </w:pPr>
            <w:r w:rsidRPr="00A35BCF">
              <w:rPr>
                <w:rFonts w:eastAsia="Times New Roman" w:cs="Arial"/>
                <w:b/>
                <w:bCs/>
                <w:color w:val="FF0000"/>
                <w:sz w:val="18"/>
                <w:szCs w:val="18"/>
                <w:rPrChange w:id="1664" w:author="Raphael Malyankar" w:date="2022-11-09T22:35:00Z">
                  <w:rPr>
                    <w:rFonts w:eastAsia="Times New Roman" w:cs="Arial"/>
                    <w:sz w:val="18"/>
                    <w:szCs w:val="18"/>
                  </w:rPr>
                </w:rPrChange>
              </w:rPr>
              <w:t>Mandatory in S-</w:t>
            </w:r>
            <w:r w:rsidR="0008774F" w:rsidRPr="00A35BCF">
              <w:rPr>
                <w:rFonts w:eastAsia="Times New Roman" w:cs="Arial"/>
                <w:b/>
                <w:bCs/>
                <w:color w:val="FF0000"/>
                <w:sz w:val="18"/>
                <w:szCs w:val="18"/>
                <w:rPrChange w:id="1665" w:author="Raphael Malyankar" w:date="2022-11-09T22:35:00Z">
                  <w:rPr>
                    <w:rFonts w:eastAsia="Times New Roman" w:cs="Arial"/>
                    <w:sz w:val="18"/>
                    <w:szCs w:val="18"/>
                  </w:rPr>
                </w:rPrChange>
              </w:rPr>
              <w:t>131</w:t>
            </w:r>
            <w:r w:rsidRPr="00A35BCF">
              <w:rPr>
                <w:rFonts w:eastAsia="Times New Roman" w:cs="Arial"/>
                <w:b/>
                <w:bCs/>
                <w:color w:val="FF0000"/>
                <w:sz w:val="18"/>
                <w:szCs w:val="18"/>
                <w:rPrChange w:id="1666" w:author="Raphael Malyankar" w:date="2022-11-09T22:35:00Z">
                  <w:rPr>
                    <w:rFonts w:eastAsia="Times New Roman" w:cs="Arial"/>
                    <w:sz w:val="18"/>
                    <w:szCs w:val="18"/>
                  </w:rPr>
                </w:rPrChange>
              </w:rPr>
              <w:t>.</w:t>
            </w:r>
            <w:del w:id="1667" w:author="Raphael Malyankar" w:date="2022-11-09T22:35:00Z">
              <w:r w:rsidRPr="00A35BCF" w:rsidDel="00A35BCF">
                <w:rPr>
                  <w:rFonts w:eastAsia="Times New Roman" w:cs="Arial"/>
                  <w:b/>
                  <w:bCs/>
                  <w:sz w:val="18"/>
                  <w:szCs w:val="18"/>
                  <w:rPrChange w:id="1668" w:author="Raphael Malyankar" w:date="2022-11-09T22:35:00Z">
                    <w:rPr>
                      <w:rFonts w:eastAsia="Times New Roman" w:cs="Arial"/>
                      <w:sz w:val="18"/>
                      <w:szCs w:val="18"/>
                    </w:rPr>
                  </w:rPrChange>
                </w:rPr>
                <w:delText>.</w:delText>
              </w:r>
            </w:del>
          </w:p>
        </w:tc>
      </w:tr>
      <w:tr w:rsidR="0042165B" w:rsidRPr="00EA68F3" w14:paraId="16B3D0BC" w14:textId="77777777" w:rsidTr="000879A6">
        <w:trPr>
          <w:cantSplit/>
          <w:trHeight w:val="823"/>
        </w:trPr>
        <w:tc>
          <w:tcPr>
            <w:tcW w:w="385" w:type="pct"/>
          </w:tcPr>
          <w:p w14:paraId="6B62B17E" w14:textId="15A8AF32" w:rsidR="0042165B" w:rsidRPr="00E4609E" w:rsidRDefault="0042165B" w:rsidP="0042165B">
            <w:pPr>
              <w:snapToGrid w:val="0"/>
              <w:spacing w:after="0" w:line="240" w:lineRule="auto"/>
              <w:jc w:val="left"/>
              <w:rPr>
                <w:rFonts w:cs="Arial"/>
                <w:sz w:val="18"/>
                <w:szCs w:val="18"/>
              </w:rPr>
            </w:pPr>
            <w:r>
              <w:rPr>
                <w:rFonts w:cs="Arial"/>
                <w:sz w:val="18"/>
                <w:szCs w:val="18"/>
              </w:rPr>
              <w:t>Attribute</w:t>
            </w:r>
          </w:p>
        </w:tc>
        <w:tc>
          <w:tcPr>
            <w:tcW w:w="1001" w:type="pct"/>
          </w:tcPr>
          <w:p w14:paraId="444024A3" w14:textId="4BF37EC1" w:rsidR="0042165B" w:rsidRPr="00E4609E" w:rsidRDefault="0042165B" w:rsidP="0042165B">
            <w:pPr>
              <w:snapToGrid w:val="0"/>
              <w:spacing w:after="0" w:line="240" w:lineRule="auto"/>
              <w:jc w:val="left"/>
              <w:rPr>
                <w:rFonts w:cs="Arial"/>
                <w:sz w:val="18"/>
                <w:szCs w:val="18"/>
              </w:rPr>
            </w:pPr>
            <w:proofErr w:type="spellStart"/>
            <w:r>
              <w:rPr>
                <w:rFonts w:cs="Arial"/>
                <w:sz w:val="18"/>
                <w:szCs w:val="18"/>
              </w:rPr>
              <w:t>updateNumber</w:t>
            </w:r>
            <w:proofErr w:type="spellEnd"/>
          </w:p>
        </w:tc>
        <w:tc>
          <w:tcPr>
            <w:tcW w:w="1129" w:type="pct"/>
          </w:tcPr>
          <w:p w14:paraId="6BCA5069" w14:textId="43245970" w:rsidR="0042165B" w:rsidRPr="0042165B" w:rsidRDefault="000879A6" w:rsidP="000879A6">
            <w:pPr>
              <w:snapToGrid w:val="0"/>
              <w:spacing w:after="0" w:line="240" w:lineRule="auto"/>
              <w:jc w:val="left"/>
              <w:rPr>
                <w:rFonts w:cs="Arial"/>
                <w:sz w:val="18"/>
                <w:szCs w:val="18"/>
              </w:rPr>
            </w:pPr>
            <w:r w:rsidRPr="000879A6">
              <w:rPr>
                <w:rFonts w:cs="Arial"/>
                <w:sz w:val="18"/>
                <w:szCs w:val="18"/>
              </w:rPr>
              <w:t>Update number assigned to the dataset and</w:t>
            </w:r>
            <w:r>
              <w:rPr>
                <w:rFonts w:cs="Arial"/>
                <w:sz w:val="18"/>
                <w:szCs w:val="18"/>
              </w:rPr>
              <w:t xml:space="preserve"> </w:t>
            </w:r>
            <w:r w:rsidRPr="000879A6">
              <w:rPr>
                <w:rFonts w:cs="Arial"/>
                <w:sz w:val="18"/>
                <w:szCs w:val="18"/>
              </w:rPr>
              <w:t>increased by one for each subsequent update</w:t>
            </w:r>
          </w:p>
        </w:tc>
        <w:tc>
          <w:tcPr>
            <w:tcW w:w="290" w:type="pct"/>
          </w:tcPr>
          <w:p w14:paraId="4B7BCC1F" w14:textId="45BCC8E5" w:rsidR="0042165B" w:rsidRPr="00A35BCF" w:rsidRDefault="0042165B" w:rsidP="0042165B">
            <w:pPr>
              <w:snapToGrid w:val="0"/>
              <w:spacing w:after="0" w:line="240" w:lineRule="auto"/>
              <w:jc w:val="center"/>
              <w:rPr>
                <w:rFonts w:cs="Arial"/>
                <w:b/>
                <w:bCs/>
                <w:sz w:val="18"/>
                <w:szCs w:val="18"/>
                <w:rPrChange w:id="1669" w:author="Raphael Malyankar" w:date="2022-11-09T22:35:00Z">
                  <w:rPr>
                    <w:rFonts w:cs="Arial"/>
                    <w:sz w:val="18"/>
                    <w:szCs w:val="18"/>
                  </w:rPr>
                </w:rPrChange>
              </w:rPr>
            </w:pPr>
            <w:r w:rsidRPr="00A35BCF">
              <w:rPr>
                <w:rFonts w:cs="Arial"/>
                <w:b/>
                <w:bCs/>
                <w:color w:val="FF0000"/>
                <w:sz w:val="18"/>
                <w:szCs w:val="18"/>
                <w:lang w:eastAsia="en-US"/>
                <w:rPrChange w:id="1670" w:author="Raphael Malyankar" w:date="2022-11-09T22:35:00Z">
                  <w:rPr>
                    <w:rFonts w:cs="Arial"/>
                    <w:sz w:val="18"/>
                    <w:szCs w:val="18"/>
                    <w:lang w:eastAsia="en-US"/>
                  </w:rPr>
                </w:rPrChange>
              </w:rPr>
              <w:t>1</w:t>
            </w:r>
          </w:p>
        </w:tc>
        <w:tc>
          <w:tcPr>
            <w:tcW w:w="1001" w:type="pct"/>
          </w:tcPr>
          <w:p w14:paraId="6752A464" w14:textId="374DC209" w:rsidR="0042165B" w:rsidRPr="0042165B" w:rsidRDefault="0042165B" w:rsidP="0042165B">
            <w:pPr>
              <w:snapToGrid w:val="0"/>
              <w:spacing w:after="0" w:line="240" w:lineRule="auto"/>
              <w:jc w:val="left"/>
              <w:rPr>
                <w:rFonts w:cs="Arial"/>
                <w:sz w:val="18"/>
                <w:szCs w:val="18"/>
              </w:rPr>
            </w:pPr>
            <w:r w:rsidRPr="0042165B">
              <w:rPr>
                <w:rFonts w:cs="Arial"/>
                <w:sz w:val="18"/>
                <w:szCs w:val="18"/>
                <w:lang w:eastAsia="en-US"/>
              </w:rPr>
              <w:t>Integer</w:t>
            </w:r>
          </w:p>
        </w:tc>
        <w:tc>
          <w:tcPr>
            <w:tcW w:w="1194" w:type="pct"/>
          </w:tcPr>
          <w:p w14:paraId="7994CA35" w14:textId="77777777" w:rsidR="0042165B" w:rsidRPr="0042165B" w:rsidRDefault="0042165B" w:rsidP="0042165B">
            <w:pPr>
              <w:spacing w:before="60" w:after="60" w:line="240" w:lineRule="auto"/>
              <w:jc w:val="left"/>
              <w:rPr>
                <w:rFonts w:cs="Arial"/>
                <w:b/>
                <w:bCs/>
                <w:sz w:val="18"/>
                <w:szCs w:val="18"/>
                <w:lang w:eastAsia="en-US"/>
              </w:rPr>
            </w:pPr>
            <w:r w:rsidRPr="0042165B">
              <w:rPr>
                <w:rFonts w:cs="Arial"/>
                <w:sz w:val="18"/>
                <w:szCs w:val="18"/>
                <w:lang w:eastAsia="en-US"/>
              </w:rPr>
              <w:t>Update number 0 is assigned to a new dataset</w:t>
            </w:r>
          </w:p>
          <w:p w14:paraId="68797614" w14:textId="269951D6" w:rsidR="0042165B" w:rsidRPr="00A35BCF" w:rsidRDefault="005018F0" w:rsidP="0042165B">
            <w:pPr>
              <w:snapToGrid w:val="0"/>
              <w:spacing w:after="0" w:line="240" w:lineRule="auto"/>
              <w:jc w:val="left"/>
              <w:rPr>
                <w:rFonts w:eastAsia="Times New Roman" w:cs="Arial"/>
                <w:b/>
                <w:sz w:val="18"/>
                <w:szCs w:val="18"/>
                <w:rPrChange w:id="1671" w:author="Raphael Malyankar" w:date="2022-11-09T22:36:00Z">
                  <w:rPr>
                    <w:rFonts w:eastAsia="Times New Roman" w:cs="Arial"/>
                    <w:sz w:val="18"/>
                    <w:szCs w:val="18"/>
                  </w:rPr>
                </w:rPrChange>
              </w:rPr>
            </w:pPr>
            <w:r w:rsidRPr="00A35BCF">
              <w:rPr>
                <w:rFonts w:cs="Arial"/>
                <w:b/>
                <w:color w:val="FF0000"/>
                <w:sz w:val="18"/>
                <w:szCs w:val="18"/>
                <w:lang w:eastAsia="en-US"/>
                <w:rPrChange w:id="1672" w:author="Raphael Malyankar" w:date="2022-11-09T22:36:00Z">
                  <w:rPr>
                    <w:rFonts w:cs="Arial"/>
                    <w:bCs/>
                    <w:sz w:val="18"/>
                    <w:szCs w:val="18"/>
                    <w:lang w:eastAsia="en-US"/>
                  </w:rPr>
                </w:rPrChange>
              </w:rPr>
              <w:t>Made mandatory</w:t>
            </w:r>
            <w:r w:rsidR="0042165B" w:rsidRPr="00A35BCF">
              <w:rPr>
                <w:rFonts w:cs="Arial"/>
                <w:b/>
                <w:color w:val="FF0000"/>
                <w:sz w:val="18"/>
                <w:szCs w:val="18"/>
                <w:lang w:eastAsia="en-US"/>
                <w:rPrChange w:id="1673" w:author="Raphael Malyankar" w:date="2022-11-09T22:36:00Z">
                  <w:rPr>
                    <w:rFonts w:cs="Arial"/>
                    <w:bCs/>
                    <w:sz w:val="18"/>
                    <w:szCs w:val="18"/>
                    <w:lang w:eastAsia="en-US"/>
                  </w:rPr>
                </w:rPrChange>
              </w:rPr>
              <w:t xml:space="preserve"> in S-131</w:t>
            </w:r>
            <w:ins w:id="1674" w:author="Raphael Malyankar" w:date="2022-11-09T22:36:00Z">
              <w:r w:rsidR="00A35BCF" w:rsidRPr="00A35BCF">
                <w:rPr>
                  <w:rFonts w:cs="Arial"/>
                  <w:b/>
                  <w:color w:val="FF0000"/>
                  <w:sz w:val="18"/>
                  <w:szCs w:val="18"/>
                  <w:lang w:eastAsia="en-US"/>
                  <w:rPrChange w:id="1675" w:author="Raphael Malyankar" w:date="2022-11-09T22:36:00Z">
                    <w:rPr>
                      <w:rFonts w:cs="Arial"/>
                      <w:bCs/>
                      <w:sz w:val="18"/>
                      <w:szCs w:val="18"/>
                      <w:lang w:eastAsia="en-US"/>
                    </w:rPr>
                  </w:rPrChange>
                </w:rPr>
                <w:t>.</w:t>
              </w:r>
            </w:ins>
          </w:p>
        </w:tc>
      </w:tr>
      <w:tr w:rsidR="0042165B" w:rsidRPr="00EA68F3" w14:paraId="271F8550" w14:textId="77777777" w:rsidTr="000879A6">
        <w:trPr>
          <w:cantSplit/>
          <w:trHeight w:val="823"/>
        </w:trPr>
        <w:tc>
          <w:tcPr>
            <w:tcW w:w="385" w:type="pct"/>
          </w:tcPr>
          <w:p w14:paraId="1FEF28C3" w14:textId="22338F83" w:rsidR="0042165B" w:rsidRDefault="0042165B" w:rsidP="0042165B">
            <w:pPr>
              <w:snapToGrid w:val="0"/>
              <w:spacing w:after="0" w:line="240" w:lineRule="auto"/>
              <w:jc w:val="left"/>
              <w:rPr>
                <w:rFonts w:cs="Arial"/>
                <w:sz w:val="18"/>
                <w:szCs w:val="18"/>
              </w:rPr>
            </w:pPr>
            <w:r>
              <w:rPr>
                <w:rFonts w:cs="Arial"/>
                <w:sz w:val="18"/>
                <w:szCs w:val="18"/>
              </w:rPr>
              <w:lastRenderedPageBreak/>
              <w:t>Attribute</w:t>
            </w:r>
          </w:p>
        </w:tc>
        <w:tc>
          <w:tcPr>
            <w:tcW w:w="1001" w:type="pct"/>
          </w:tcPr>
          <w:p w14:paraId="34FB827A" w14:textId="01798970" w:rsidR="0042165B" w:rsidRDefault="0042165B" w:rsidP="0042165B">
            <w:pPr>
              <w:snapToGrid w:val="0"/>
              <w:spacing w:after="0" w:line="240" w:lineRule="auto"/>
              <w:jc w:val="left"/>
              <w:rPr>
                <w:rFonts w:cs="Arial"/>
                <w:sz w:val="18"/>
                <w:szCs w:val="18"/>
              </w:rPr>
            </w:pPr>
            <w:proofErr w:type="spellStart"/>
            <w:r>
              <w:rPr>
                <w:rFonts w:cs="Arial"/>
                <w:sz w:val="18"/>
                <w:szCs w:val="18"/>
              </w:rPr>
              <w:t>updateApplicationDate</w:t>
            </w:r>
            <w:proofErr w:type="spellEnd"/>
          </w:p>
        </w:tc>
        <w:tc>
          <w:tcPr>
            <w:tcW w:w="1129" w:type="pct"/>
          </w:tcPr>
          <w:p w14:paraId="2FC960A8" w14:textId="07CD8E38" w:rsidR="0042165B" w:rsidRPr="0042165B" w:rsidRDefault="000879A6" w:rsidP="000879A6">
            <w:pPr>
              <w:snapToGrid w:val="0"/>
              <w:spacing w:after="0" w:line="240" w:lineRule="auto"/>
              <w:jc w:val="left"/>
              <w:rPr>
                <w:rFonts w:cs="Arial"/>
                <w:sz w:val="18"/>
                <w:szCs w:val="18"/>
              </w:rPr>
            </w:pPr>
            <w:r w:rsidRPr="000879A6">
              <w:rPr>
                <w:rFonts w:cs="Arial"/>
                <w:sz w:val="18"/>
                <w:szCs w:val="18"/>
              </w:rPr>
              <w:t>This date is only used for the base cell files</w:t>
            </w:r>
            <w:r>
              <w:rPr>
                <w:rFonts w:cs="Arial"/>
                <w:sz w:val="18"/>
                <w:szCs w:val="18"/>
              </w:rPr>
              <w:t xml:space="preserve"> </w:t>
            </w:r>
            <w:r w:rsidRPr="000879A6">
              <w:rPr>
                <w:rFonts w:cs="Arial"/>
                <w:sz w:val="18"/>
                <w:szCs w:val="18"/>
              </w:rPr>
              <w:t>(that is new data set, re-issue and new</w:t>
            </w:r>
            <w:r>
              <w:rPr>
                <w:rFonts w:cs="Arial"/>
                <w:sz w:val="18"/>
                <w:szCs w:val="18"/>
              </w:rPr>
              <w:t xml:space="preserve"> </w:t>
            </w:r>
            <w:r w:rsidRPr="000879A6">
              <w:rPr>
                <w:rFonts w:cs="Arial"/>
                <w:sz w:val="18"/>
                <w:szCs w:val="18"/>
              </w:rPr>
              <w:t>edition), not update cell files. All updates</w:t>
            </w:r>
            <w:r>
              <w:rPr>
                <w:rFonts w:cs="Arial"/>
                <w:sz w:val="18"/>
                <w:szCs w:val="18"/>
              </w:rPr>
              <w:t xml:space="preserve"> </w:t>
            </w:r>
            <w:r w:rsidRPr="000879A6">
              <w:rPr>
                <w:rFonts w:cs="Arial"/>
                <w:sz w:val="18"/>
                <w:szCs w:val="18"/>
              </w:rPr>
              <w:t>dated on or before this date must have been</w:t>
            </w:r>
            <w:r>
              <w:rPr>
                <w:rFonts w:cs="Arial"/>
                <w:sz w:val="18"/>
                <w:szCs w:val="18"/>
              </w:rPr>
              <w:t xml:space="preserve"> </w:t>
            </w:r>
            <w:r w:rsidRPr="000879A6">
              <w:rPr>
                <w:rFonts w:cs="Arial"/>
                <w:sz w:val="18"/>
                <w:szCs w:val="18"/>
              </w:rPr>
              <w:t>applied by the producer</w:t>
            </w:r>
          </w:p>
        </w:tc>
        <w:tc>
          <w:tcPr>
            <w:tcW w:w="290" w:type="pct"/>
          </w:tcPr>
          <w:p w14:paraId="5B8DDACE" w14:textId="7673D487" w:rsidR="0042165B" w:rsidRPr="0042165B" w:rsidRDefault="0042165B" w:rsidP="0042165B">
            <w:pPr>
              <w:snapToGrid w:val="0"/>
              <w:spacing w:after="0" w:line="240" w:lineRule="auto"/>
              <w:jc w:val="center"/>
              <w:rPr>
                <w:rFonts w:cs="Arial"/>
                <w:sz w:val="18"/>
                <w:szCs w:val="18"/>
              </w:rPr>
            </w:pPr>
            <w:r w:rsidRPr="0042165B">
              <w:rPr>
                <w:rFonts w:cs="Arial"/>
                <w:sz w:val="18"/>
                <w:szCs w:val="18"/>
                <w:lang w:eastAsia="en-US"/>
              </w:rPr>
              <w:t>0..1</w:t>
            </w:r>
          </w:p>
        </w:tc>
        <w:tc>
          <w:tcPr>
            <w:tcW w:w="1001" w:type="pct"/>
          </w:tcPr>
          <w:p w14:paraId="6C0FFF81" w14:textId="60452501" w:rsidR="0042165B" w:rsidRPr="0042165B" w:rsidRDefault="0042165B" w:rsidP="0042165B">
            <w:pPr>
              <w:snapToGrid w:val="0"/>
              <w:spacing w:after="0" w:line="240" w:lineRule="auto"/>
              <w:jc w:val="left"/>
              <w:rPr>
                <w:rFonts w:cs="Arial"/>
                <w:sz w:val="18"/>
                <w:szCs w:val="18"/>
              </w:rPr>
            </w:pPr>
            <w:r w:rsidRPr="0042165B">
              <w:rPr>
                <w:rFonts w:cs="Arial"/>
                <w:sz w:val="18"/>
                <w:szCs w:val="18"/>
                <w:lang w:eastAsia="en-US"/>
              </w:rPr>
              <w:t>Date</w:t>
            </w:r>
          </w:p>
        </w:tc>
        <w:tc>
          <w:tcPr>
            <w:tcW w:w="1194" w:type="pct"/>
          </w:tcPr>
          <w:p w14:paraId="3CC9DC91" w14:textId="57A98668" w:rsidR="0042165B" w:rsidRPr="0042165B" w:rsidRDefault="0042165B" w:rsidP="0042165B">
            <w:pPr>
              <w:snapToGrid w:val="0"/>
              <w:spacing w:after="0" w:line="240" w:lineRule="auto"/>
              <w:jc w:val="left"/>
              <w:rPr>
                <w:rFonts w:eastAsia="Times New Roman" w:cs="Arial"/>
                <w:sz w:val="18"/>
                <w:szCs w:val="18"/>
              </w:rPr>
            </w:pPr>
            <w:r w:rsidRPr="0042165B">
              <w:rPr>
                <w:rFonts w:eastAsia="Times New Roman" w:cs="Arial"/>
                <w:sz w:val="18"/>
                <w:szCs w:val="18"/>
              </w:rPr>
              <w:t>This date is only used for the base dataset files (</w:t>
            </w:r>
            <w:r w:rsidRPr="0042165B">
              <w:rPr>
                <w:rFonts w:eastAsiaTheme="minorEastAsia" w:cs="Arial"/>
                <w:sz w:val="18"/>
                <w:szCs w:val="18"/>
              </w:rPr>
              <w:t>that is</w:t>
            </w:r>
            <w:r w:rsidRPr="0042165B">
              <w:rPr>
                <w:rFonts w:eastAsia="Times New Roman" w:cs="Arial"/>
                <w:sz w:val="18"/>
                <w:szCs w:val="18"/>
              </w:rPr>
              <w:t xml:space="preserve"> new dataset, re-issue and new edition), not update dataset files. All updates dated on or before this date must have been applied by the producer</w:t>
            </w:r>
          </w:p>
        </w:tc>
      </w:tr>
      <w:tr w:rsidR="0042165B" w:rsidRPr="00EA68F3" w14:paraId="26265C38" w14:textId="77777777" w:rsidTr="000879A6">
        <w:trPr>
          <w:cantSplit/>
          <w:trHeight w:val="823"/>
        </w:trPr>
        <w:tc>
          <w:tcPr>
            <w:tcW w:w="385" w:type="pct"/>
          </w:tcPr>
          <w:p w14:paraId="2133A484" w14:textId="2F1566DD" w:rsidR="0042165B" w:rsidRDefault="0042165B" w:rsidP="0042165B">
            <w:pPr>
              <w:snapToGrid w:val="0"/>
              <w:spacing w:after="0" w:line="240" w:lineRule="auto"/>
              <w:jc w:val="left"/>
              <w:rPr>
                <w:rFonts w:cs="Arial"/>
                <w:sz w:val="18"/>
                <w:szCs w:val="18"/>
              </w:rPr>
            </w:pPr>
            <w:r>
              <w:rPr>
                <w:rFonts w:cs="Arial"/>
                <w:sz w:val="18"/>
                <w:szCs w:val="18"/>
              </w:rPr>
              <w:t>Attribute</w:t>
            </w:r>
          </w:p>
        </w:tc>
        <w:tc>
          <w:tcPr>
            <w:tcW w:w="1001" w:type="pct"/>
          </w:tcPr>
          <w:p w14:paraId="553B28C1" w14:textId="4DE459FB" w:rsidR="0042165B" w:rsidRDefault="0042165B" w:rsidP="0042165B">
            <w:pPr>
              <w:snapToGrid w:val="0"/>
              <w:spacing w:after="0" w:line="240" w:lineRule="auto"/>
              <w:jc w:val="left"/>
              <w:rPr>
                <w:rFonts w:cs="Arial"/>
                <w:sz w:val="18"/>
                <w:szCs w:val="18"/>
              </w:rPr>
            </w:pPr>
            <w:proofErr w:type="spellStart"/>
            <w:r>
              <w:rPr>
                <w:rFonts w:cs="Arial"/>
                <w:sz w:val="18"/>
                <w:szCs w:val="18"/>
              </w:rPr>
              <w:t>referenceID</w:t>
            </w:r>
            <w:proofErr w:type="spellEnd"/>
          </w:p>
        </w:tc>
        <w:tc>
          <w:tcPr>
            <w:tcW w:w="1129" w:type="pct"/>
          </w:tcPr>
          <w:p w14:paraId="599754EB" w14:textId="5A24B0B8" w:rsidR="0042165B" w:rsidRPr="00E4609E" w:rsidRDefault="0042165B" w:rsidP="0042165B">
            <w:pPr>
              <w:snapToGrid w:val="0"/>
              <w:spacing w:after="0" w:line="240" w:lineRule="auto"/>
              <w:jc w:val="left"/>
              <w:rPr>
                <w:rFonts w:cs="Arial"/>
                <w:sz w:val="18"/>
                <w:szCs w:val="18"/>
              </w:rPr>
            </w:pPr>
            <w:r w:rsidRPr="0042165B">
              <w:rPr>
                <w:rFonts w:cs="Arial"/>
                <w:sz w:val="18"/>
                <w:szCs w:val="18"/>
              </w:rPr>
              <w:t xml:space="preserve">Reference back to the </w:t>
            </w:r>
            <w:proofErr w:type="spellStart"/>
            <w:r w:rsidRPr="0042165B">
              <w:rPr>
                <w:rFonts w:cs="Arial"/>
                <w:sz w:val="18"/>
                <w:szCs w:val="18"/>
              </w:rPr>
              <w:t>datasetID</w:t>
            </w:r>
            <w:proofErr w:type="spellEnd"/>
          </w:p>
        </w:tc>
        <w:tc>
          <w:tcPr>
            <w:tcW w:w="290" w:type="pct"/>
          </w:tcPr>
          <w:p w14:paraId="1DA1AF4A" w14:textId="482CDF34" w:rsidR="0042165B" w:rsidRPr="00E4609E" w:rsidRDefault="005018F0" w:rsidP="0042165B">
            <w:pPr>
              <w:snapToGrid w:val="0"/>
              <w:spacing w:after="0" w:line="240" w:lineRule="auto"/>
              <w:jc w:val="center"/>
              <w:rPr>
                <w:rFonts w:cs="Arial"/>
                <w:sz w:val="18"/>
                <w:szCs w:val="18"/>
              </w:rPr>
            </w:pPr>
            <w:r>
              <w:rPr>
                <w:rFonts w:cs="Arial"/>
                <w:sz w:val="18"/>
                <w:szCs w:val="18"/>
              </w:rPr>
              <w:t>0..1</w:t>
            </w:r>
          </w:p>
        </w:tc>
        <w:tc>
          <w:tcPr>
            <w:tcW w:w="1001" w:type="pct"/>
          </w:tcPr>
          <w:p w14:paraId="5ECE5D48" w14:textId="1B97BA02" w:rsidR="0042165B" w:rsidRPr="00E4609E" w:rsidRDefault="005018F0" w:rsidP="0042165B">
            <w:pPr>
              <w:snapToGrid w:val="0"/>
              <w:spacing w:after="0" w:line="240" w:lineRule="auto"/>
              <w:jc w:val="left"/>
              <w:rPr>
                <w:rFonts w:cs="Arial"/>
                <w:sz w:val="18"/>
                <w:szCs w:val="18"/>
              </w:rPr>
            </w:pPr>
            <w:r>
              <w:rPr>
                <w:rFonts w:cs="Arial"/>
                <w:sz w:val="18"/>
                <w:szCs w:val="18"/>
              </w:rPr>
              <w:t>URN</w:t>
            </w:r>
          </w:p>
        </w:tc>
        <w:tc>
          <w:tcPr>
            <w:tcW w:w="1194" w:type="pct"/>
            <w:vAlign w:val="center"/>
          </w:tcPr>
          <w:p w14:paraId="4B4E6E98" w14:textId="77777777" w:rsidR="0042165B" w:rsidRPr="0042165B" w:rsidRDefault="0042165B" w:rsidP="0042165B">
            <w:pPr>
              <w:snapToGrid w:val="0"/>
              <w:spacing w:after="0" w:line="240" w:lineRule="auto"/>
              <w:jc w:val="left"/>
              <w:rPr>
                <w:rFonts w:eastAsia="Times New Roman" w:cs="Arial"/>
                <w:sz w:val="18"/>
                <w:szCs w:val="18"/>
              </w:rPr>
            </w:pPr>
            <w:r w:rsidRPr="0042165B">
              <w:rPr>
                <w:rFonts w:eastAsia="Times New Roman" w:cs="Arial"/>
                <w:sz w:val="18"/>
                <w:szCs w:val="18"/>
              </w:rPr>
              <w:t xml:space="preserve">Update metadata refers to the </w:t>
            </w:r>
            <w:proofErr w:type="spellStart"/>
            <w:r w:rsidRPr="0042165B">
              <w:rPr>
                <w:rFonts w:eastAsia="Times New Roman" w:cs="Arial"/>
                <w:sz w:val="18"/>
                <w:szCs w:val="18"/>
              </w:rPr>
              <w:t>datasetID</w:t>
            </w:r>
            <w:proofErr w:type="spellEnd"/>
          </w:p>
          <w:p w14:paraId="1AF589CC" w14:textId="77777777" w:rsidR="0042165B" w:rsidRPr="0042165B" w:rsidRDefault="0042165B" w:rsidP="0042165B">
            <w:pPr>
              <w:snapToGrid w:val="0"/>
              <w:spacing w:after="0" w:line="240" w:lineRule="auto"/>
              <w:jc w:val="left"/>
              <w:rPr>
                <w:rFonts w:eastAsia="Times New Roman" w:cs="Arial"/>
                <w:sz w:val="18"/>
                <w:szCs w:val="18"/>
              </w:rPr>
            </w:pPr>
            <w:r w:rsidRPr="0042165B">
              <w:rPr>
                <w:rFonts w:eastAsia="Times New Roman" w:cs="Arial"/>
                <w:sz w:val="18"/>
                <w:szCs w:val="18"/>
              </w:rPr>
              <w:t>of the dataset metadata. This is used if</w:t>
            </w:r>
          </w:p>
          <w:p w14:paraId="58B42303" w14:textId="77777777" w:rsidR="0042165B" w:rsidRPr="0042165B" w:rsidRDefault="0042165B" w:rsidP="0042165B">
            <w:pPr>
              <w:snapToGrid w:val="0"/>
              <w:spacing w:after="0" w:line="240" w:lineRule="auto"/>
              <w:jc w:val="left"/>
              <w:rPr>
                <w:rFonts w:eastAsia="Times New Roman" w:cs="Arial"/>
                <w:sz w:val="18"/>
                <w:szCs w:val="18"/>
              </w:rPr>
            </w:pPr>
            <w:r w:rsidRPr="0042165B">
              <w:rPr>
                <w:rFonts w:eastAsia="Times New Roman" w:cs="Arial"/>
                <w:sz w:val="18"/>
                <w:szCs w:val="18"/>
              </w:rPr>
              <w:t>and only if the dataset is an update</w:t>
            </w:r>
          </w:p>
          <w:p w14:paraId="2DDD8439" w14:textId="11B00402" w:rsidR="0042165B" w:rsidRDefault="0042165B" w:rsidP="0042165B">
            <w:pPr>
              <w:snapToGrid w:val="0"/>
              <w:spacing w:after="0" w:line="240" w:lineRule="auto"/>
              <w:jc w:val="left"/>
              <w:rPr>
                <w:rFonts w:eastAsia="Times New Roman" w:cs="Arial"/>
                <w:sz w:val="18"/>
                <w:szCs w:val="18"/>
              </w:rPr>
            </w:pPr>
            <w:r w:rsidRPr="0042165B">
              <w:rPr>
                <w:rFonts w:eastAsia="Times New Roman" w:cs="Arial"/>
                <w:sz w:val="18"/>
                <w:szCs w:val="18"/>
              </w:rPr>
              <w:t>The URN must be an MRN</w:t>
            </w:r>
          </w:p>
        </w:tc>
      </w:tr>
      <w:tr w:rsidR="0042165B" w:rsidRPr="00EA68F3" w14:paraId="62F13FF0" w14:textId="77777777" w:rsidTr="000879A6">
        <w:trPr>
          <w:cantSplit/>
          <w:trHeight w:val="326"/>
        </w:trPr>
        <w:tc>
          <w:tcPr>
            <w:tcW w:w="385" w:type="pct"/>
          </w:tcPr>
          <w:p w14:paraId="155C475D"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102A7B61"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issueDate</w:t>
            </w:r>
            <w:proofErr w:type="spellEnd"/>
          </w:p>
        </w:tc>
        <w:tc>
          <w:tcPr>
            <w:tcW w:w="1129" w:type="pct"/>
          </w:tcPr>
          <w:p w14:paraId="48CBF262" w14:textId="77777777" w:rsidR="0042165B" w:rsidRPr="00E4609E" w:rsidRDefault="0042165B" w:rsidP="0042165B">
            <w:pPr>
              <w:snapToGrid w:val="0"/>
              <w:spacing w:after="0" w:line="240" w:lineRule="auto"/>
              <w:jc w:val="left"/>
              <w:rPr>
                <w:rFonts w:eastAsia="Times New Roman" w:cs="Arial"/>
                <w:sz w:val="18"/>
                <w:szCs w:val="18"/>
              </w:rPr>
            </w:pPr>
            <w:r w:rsidRPr="00E4609E">
              <w:rPr>
                <w:rFonts w:eastAsia="Times New Roman" w:cs="Arial"/>
                <w:sz w:val="18"/>
                <w:szCs w:val="18"/>
              </w:rPr>
              <w:t>Date on which the data was made available by the data producer</w:t>
            </w:r>
          </w:p>
        </w:tc>
        <w:tc>
          <w:tcPr>
            <w:tcW w:w="290" w:type="pct"/>
          </w:tcPr>
          <w:p w14:paraId="531E71A4"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1</w:t>
            </w:r>
          </w:p>
        </w:tc>
        <w:tc>
          <w:tcPr>
            <w:tcW w:w="1001" w:type="pct"/>
          </w:tcPr>
          <w:p w14:paraId="51FA8AD3"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Date</w:t>
            </w:r>
          </w:p>
        </w:tc>
        <w:tc>
          <w:tcPr>
            <w:tcW w:w="1194" w:type="pct"/>
            <w:vAlign w:val="center"/>
          </w:tcPr>
          <w:p w14:paraId="13ACB039" w14:textId="77777777" w:rsidR="0042165B" w:rsidRPr="00E4609E" w:rsidRDefault="0042165B" w:rsidP="0042165B">
            <w:pPr>
              <w:snapToGrid w:val="0"/>
              <w:spacing w:after="0" w:line="240" w:lineRule="auto"/>
              <w:jc w:val="left"/>
              <w:rPr>
                <w:rFonts w:cs="Arial"/>
                <w:sz w:val="18"/>
                <w:szCs w:val="18"/>
              </w:rPr>
            </w:pPr>
          </w:p>
        </w:tc>
      </w:tr>
      <w:tr w:rsidR="0042165B" w:rsidRPr="00EA68F3" w14:paraId="00FC8F31" w14:textId="77777777" w:rsidTr="000879A6">
        <w:trPr>
          <w:cantSplit/>
          <w:trHeight w:val="326"/>
        </w:trPr>
        <w:tc>
          <w:tcPr>
            <w:tcW w:w="385" w:type="pct"/>
          </w:tcPr>
          <w:p w14:paraId="5C2ED418"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0B8B8ADE"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issueTime</w:t>
            </w:r>
            <w:proofErr w:type="spellEnd"/>
          </w:p>
        </w:tc>
        <w:tc>
          <w:tcPr>
            <w:tcW w:w="1129" w:type="pct"/>
          </w:tcPr>
          <w:p w14:paraId="035B1A94" w14:textId="77777777" w:rsidR="0042165B" w:rsidRPr="00E4609E" w:rsidRDefault="0042165B" w:rsidP="0042165B">
            <w:pPr>
              <w:snapToGrid w:val="0"/>
              <w:spacing w:after="0" w:line="240" w:lineRule="auto"/>
              <w:jc w:val="left"/>
              <w:rPr>
                <w:rFonts w:eastAsia="Times New Roman" w:cs="Arial"/>
                <w:sz w:val="18"/>
                <w:szCs w:val="18"/>
              </w:rPr>
            </w:pPr>
            <w:r w:rsidRPr="00E4609E">
              <w:rPr>
                <w:rFonts w:eastAsia="Times New Roman" w:cs="Arial"/>
                <w:sz w:val="18"/>
                <w:szCs w:val="18"/>
              </w:rPr>
              <w:t>Time of day at which the data was made available by the data producer</w:t>
            </w:r>
          </w:p>
        </w:tc>
        <w:tc>
          <w:tcPr>
            <w:tcW w:w="290" w:type="pct"/>
          </w:tcPr>
          <w:p w14:paraId="59174E85"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0..1</w:t>
            </w:r>
          </w:p>
        </w:tc>
        <w:tc>
          <w:tcPr>
            <w:tcW w:w="1001" w:type="pct"/>
          </w:tcPr>
          <w:p w14:paraId="6E2C2B57"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Time</w:t>
            </w:r>
          </w:p>
        </w:tc>
        <w:tc>
          <w:tcPr>
            <w:tcW w:w="1194" w:type="pct"/>
            <w:vAlign w:val="center"/>
          </w:tcPr>
          <w:p w14:paraId="2F879F71" w14:textId="77777777" w:rsidR="0042165B" w:rsidRPr="00E4609E" w:rsidRDefault="0042165B" w:rsidP="0042165B">
            <w:pPr>
              <w:snapToGrid w:val="0"/>
              <w:spacing w:after="0" w:line="240" w:lineRule="auto"/>
              <w:jc w:val="left"/>
              <w:rPr>
                <w:rFonts w:cs="Arial"/>
                <w:sz w:val="18"/>
                <w:szCs w:val="18"/>
              </w:rPr>
            </w:pPr>
            <w:r>
              <w:rPr>
                <w:rFonts w:cs="Arial"/>
                <w:sz w:val="18"/>
                <w:szCs w:val="18"/>
              </w:rPr>
              <w:t xml:space="preserve">Mandatory when the interval between datasets is shorter than 1 day, such as 6-hourly forecasts. </w:t>
            </w:r>
          </w:p>
        </w:tc>
      </w:tr>
      <w:tr w:rsidR="0042165B" w:rsidRPr="00EA68F3" w14:paraId="3DEA01DE" w14:textId="77777777" w:rsidTr="000879A6">
        <w:trPr>
          <w:cantSplit/>
          <w:trHeight w:val="326"/>
        </w:trPr>
        <w:tc>
          <w:tcPr>
            <w:tcW w:w="385" w:type="pct"/>
          </w:tcPr>
          <w:p w14:paraId="740DF5CF"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569BEA14"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boundingBox</w:t>
            </w:r>
            <w:proofErr w:type="spellEnd"/>
          </w:p>
        </w:tc>
        <w:tc>
          <w:tcPr>
            <w:tcW w:w="1129" w:type="pct"/>
          </w:tcPr>
          <w:p w14:paraId="366FEB97" w14:textId="77777777" w:rsidR="0042165B" w:rsidRPr="00E4609E" w:rsidRDefault="0042165B" w:rsidP="0042165B">
            <w:pPr>
              <w:snapToGrid w:val="0"/>
              <w:spacing w:after="0" w:line="240" w:lineRule="auto"/>
              <w:jc w:val="left"/>
              <w:rPr>
                <w:rFonts w:eastAsia="Times New Roman" w:cs="Arial"/>
                <w:sz w:val="18"/>
                <w:szCs w:val="18"/>
              </w:rPr>
            </w:pPr>
            <w:r w:rsidRPr="00E4609E">
              <w:rPr>
                <w:rFonts w:cs="Arial"/>
                <w:sz w:val="18"/>
                <w:szCs w:val="18"/>
              </w:rPr>
              <w:t>The extent of the dataset limits</w:t>
            </w:r>
          </w:p>
        </w:tc>
        <w:tc>
          <w:tcPr>
            <w:tcW w:w="290" w:type="pct"/>
          </w:tcPr>
          <w:p w14:paraId="7EADD006" w14:textId="1FA36027" w:rsidR="0042165B" w:rsidRPr="00DD23DF" w:rsidRDefault="0042165B" w:rsidP="0042165B">
            <w:pPr>
              <w:snapToGrid w:val="0"/>
              <w:spacing w:after="0" w:line="240" w:lineRule="auto"/>
              <w:jc w:val="center"/>
              <w:rPr>
                <w:rFonts w:cs="Arial"/>
                <w:b/>
                <w:bCs/>
                <w:sz w:val="18"/>
                <w:szCs w:val="18"/>
                <w:rPrChange w:id="1676" w:author="Raphael Malyankar" w:date="2022-11-09T22:36:00Z">
                  <w:rPr>
                    <w:rFonts w:cs="Arial"/>
                    <w:sz w:val="18"/>
                    <w:szCs w:val="18"/>
                  </w:rPr>
                </w:rPrChange>
              </w:rPr>
            </w:pPr>
            <w:r w:rsidRPr="00DD23DF">
              <w:rPr>
                <w:rFonts w:cs="Arial"/>
                <w:b/>
                <w:bCs/>
                <w:color w:val="FF0000"/>
                <w:sz w:val="18"/>
                <w:szCs w:val="18"/>
                <w:rPrChange w:id="1677" w:author="Raphael Malyankar" w:date="2022-11-09T22:36:00Z">
                  <w:rPr>
                    <w:rFonts w:cs="Arial"/>
                    <w:sz w:val="18"/>
                    <w:szCs w:val="18"/>
                  </w:rPr>
                </w:rPrChange>
              </w:rPr>
              <w:t>1</w:t>
            </w:r>
          </w:p>
        </w:tc>
        <w:tc>
          <w:tcPr>
            <w:tcW w:w="1001" w:type="pct"/>
          </w:tcPr>
          <w:p w14:paraId="6D128404"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EX_GeographicBoundingBox</w:t>
            </w:r>
            <w:proofErr w:type="spellEnd"/>
          </w:p>
        </w:tc>
        <w:tc>
          <w:tcPr>
            <w:tcW w:w="1194" w:type="pct"/>
          </w:tcPr>
          <w:p w14:paraId="7A5F87CF" w14:textId="0D6D5B19" w:rsidR="0042165B" w:rsidRPr="00DD23DF" w:rsidRDefault="005018F0" w:rsidP="0042165B">
            <w:pPr>
              <w:snapToGrid w:val="0"/>
              <w:spacing w:after="0" w:line="240" w:lineRule="auto"/>
              <w:jc w:val="left"/>
              <w:rPr>
                <w:rFonts w:cs="Arial"/>
                <w:b/>
                <w:bCs/>
                <w:sz w:val="18"/>
                <w:szCs w:val="18"/>
                <w:rPrChange w:id="1678" w:author="Raphael Malyankar" w:date="2022-11-09T22:36:00Z">
                  <w:rPr>
                    <w:rFonts w:cs="Arial"/>
                    <w:sz w:val="18"/>
                    <w:szCs w:val="18"/>
                  </w:rPr>
                </w:rPrChange>
              </w:rPr>
            </w:pPr>
            <w:r w:rsidRPr="00DD23DF">
              <w:rPr>
                <w:rFonts w:cs="Arial"/>
                <w:b/>
                <w:bCs/>
                <w:color w:val="FF0000"/>
                <w:sz w:val="18"/>
                <w:szCs w:val="18"/>
                <w:rPrChange w:id="1679" w:author="Raphael Malyankar" w:date="2022-11-09T22:36:00Z">
                  <w:rPr>
                    <w:rFonts w:cs="Arial"/>
                    <w:sz w:val="18"/>
                    <w:szCs w:val="18"/>
                  </w:rPr>
                </w:rPrChange>
              </w:rPr>
              <w:t>Mandatory in S-131.</w:t>
            </w:r>
          </w:p>
        </w:tc>
      </w:tr>
      <w:tr w:rsidR="0042165B" w:rsidRPr="00EA68F3" w14:paraId="61C476C2" w14:textId="77777777" w:rsidTr="000879A6">
        <w:trPr>
          <w:cantSplit/>
          <w:trHeight w:val="326"/>
        </w:trPr>
        <w:tc>
          <w:tcPr>
            <w:tcW w:w="385" w:type="pct"/>
          </w:tcPr>
          <w:p w14:paraId="22BFB782"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2FEFCA73"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productSpecification</w:t>
            </w:r>
            <w:proofErr w:type="spellEnd"/>
          </w:p>
        </w:tc>
        <w:tc>
          <w:tcPr>
            <w:tcW w:w="1129" w:type="pct"/>
          </w:tcPr>
          <w:p w14:paraId="1D36578D"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The product specification used to create this dataset</w:t>
            </w:r>
          </w:p>
        </w:tc>
        <w:tc>
          <w:tcPr>
            <w:tcW w:w="290" w:type="pct"/>
          </w:tcPr>
          <w:p w14:paraId="48C9716C"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1</w:t>
            </w:r>
          </w:p>
        </w:tc>
        <w:tc>
          <w:tcPr>
            <w:tcW w:w="1001" w:type="pct"/>
          </w:tcPr>
          <w:p w14:paraId="731114B9"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S100_ProductSpecification</w:t>
            </w:r>
          </w:p>
        </w:tc>
        <w:tc>
          <w:tcPr>
            <w:tcW w:w="1194" w:type="pct"/>
            <w:vAlign w:val="center"/>
          </w:tcPr>
          <w:p w14:paraId="7154EAE6" w14:textId="77777777" w:rsidR="0042165B" w:rsidRPr="00E4609E" w:rsidRDefault="0042165B" w:rsidP="0042165B">
            <w:pPr>
              <w:snapToGrid w:val="0"/>
              <w:spacing w:after="0" w:line="240" w:lineRule="auto"/>
              <w:jc w:val="left"/>
              <w:rPr>
                <w:rFonts w:cs="Arial"/>
                <w:sz w:val="18"/>
                <w:szCs w:val="18"/>
              </w:rPr>
            </w:pPr>
          </w:p>
        </w:tc>
      </w:tr>
      <w:tr w:rsidR="0042165B" w:rsidRPr="00EA68F3" w14:paraId="3442C38D" w14:textId="77777777" w:rsidTr="000879A6">
        <w:trPr>
          <w:cantSplit/>
          <w:trHeight w:val="155"/>
        </w:trPr>
        <w:tc>
          <w:tcPr>
            <w:tcW w:w="385" w:type="pct"/>
            <w:tcBorders>
              <w:bottom w:val="single" w:sz="4" w:space="0" w:color="000000"/>
            </w:tcBorders>
          </w:tcPr>
          <w:p w14:paraId="490CDE65"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Borders>
              <w:bottom w:val="single" w:sz="4" w:space="0" w:color="000000"/>
            </w:tcBorders>
          </w:tcPr>
          <w:p w14:paraId="0DBCB471"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producingAgency</w:t>
            </w:r>
            <w:proofErr w:type="spellEnd"/>
          </w:p>
        </w:tc>
        <w:tc>
          <w:tcPr>
            <w:tcW w:w="1129" w:type="pct"/>
            <w:tcBorders>
              <w:bottom w:val="single" w:sz="4" w:space="0" w:color="000000"/>
            </w:tcBorders>
          </w:tcPr>
          <w:p w14:paraId="1B630E2C" w14:textId="77777777" w:rsidR="0042165B" w:rsidRPr="00E4609E" w:rsidRDefault="0042165B" w:rsidP="0042165B">
            <w:pPr>
              <w:spacing w:after="0" w:line="240" w:lineRule="auto"/>
              <w:jc w:val="left"/>
              <w:rPr>
                <w:rFonts w:eastAsia="Times New Roman" w:cs="Arial"/>
                <w:sz w:val="18"/>
                <w:szCs w:val="18"/>
              </w:rPr>
            </w:pPr>
            <w:r w:rsidRPr="00E4609E">
              <w:rPr>
                <w:rFonts w:eastAsia="Times New Roman" w:cs="Arial"/>
                <w:sz w:val="18"/>
                <w:szCs w:val="18"/>
              </w:rPr>
              <w:t>Agency responsible for producing the data</w:t>
            </w:r>
          </w:p>
        </w:tc>
        <w:tc>
          <w:tcPr>
            <w:tcW w:w="290" w:type="pct"/>
            <w:tcBorders>
              <w:bottom w:val="single" w:sz="4" w:space="0" w:color="000000"/>
            </w:tcBorders>
          </w:tcPr>
          <w:p w14:paraId="42236D86"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1</w:t>
            </w:r>
          </w:p>
        </w:tc>
        <w:tc>
          <w:tcPr>
            <w:tcW w:w="1001" w:type="pct"/>
            <w:tcBorders>
              <w:bottom w:val="single" w:sz="4" w:space="0" w:color="000000"/>
            </w:tcBorders>
          </w:tcPr>
          <w:p w14:paraId="642D88B7"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CI_ResponsibleParty</w:t>
            </w:r>
            <w:proofErr w:type="spellEnd"/>
            <w:r w:rsidRPr="00E4609E">
              <w:rPr>
                <w:rFonts w:cs="Arial"/>
                <w:sz w:val="18"/>
                <w:szCs w:val="18"/>
              </w:rPr>
              <w:t>&gt;</w:t>
            </w:r>
            <w:proofErr w:type="spellStart"/>
            <w:r w:rsidRPr="00E4609E">
              <w:rPr>
                <w:rFonts w:cs="Arial"/>
                <w:sz w:val="18"/>
                <w:szCs w:val="18"/>
              </w:rPr>
              <w:t>CI_Organisation</w:t>
            </w:r>
            <w:proofErr w:type="spellEnd"/>
          </w:p>
        </w:tc>
        <w:tc>
          <w:tcPr>
            <w:tcW w:w="1194" w:type="pct"/>
            <w:tcBorders>
              <w:bottom w:val="single" w:sz="4" w:space="0" w:color="000000"/>
            </w:tcBorders>
            <w:vAlign w:val="center"/>
          </w:tcPr>
          <w:p w14:paraId="41E2C8EB"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See S-100 Table 17-3</w:t>
            </w:r>
          </w:p>
        </w:tc>
      </w:tr>
      <w:tr w:rsidR="0042165B" w:rsidRPr="00EA68F3" w14:paraId="5986D10B" w14:textId="77777777" w:rsidTr="000879A6">
        <w:trPr>
          <w:cantSplit/>
          <w:trHeight w:val="155"/>
        </w:trPr>
        <w:tc>
          <w:tcPr>
            <w:tcW w:w="385" w:type="pct"/>
            <w:tcBorders>
              <w:bottom w:val="single" w:sz="4" w:space="0" w:color="000000"/>
            </w:tcBorders>
          </w:tcPr>
          <w:p w14:paraId="0054CC72"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Borders>
              <w:bottom w:val="single" w:sz="4" w:space="0" w:color="000000"/>
            </w:tcBorders>
            <w:shd w:val="clear" w:color="auto" w:fill="auto"/>
          </w:tcPr>
          <w:p w14:paraId="5033EB2F"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producerCode</w:t>
            </w:r>
            <w:proofErr w:type="spellEnd"/>
          </w:p>
        </w:tc>
        <w:tc>
          <w:tcPr>
            <w:tcW w:w="1129" w:type="pct"/>
            <w:tcBorders>
              <w:bottom w:val="single" w:sz="4" w:space="0" w:color="000000"/>
            </w:tcBorders>
            <w:shd w:val="clear" w:color="auto" w:fill="auto"/>
          </w:tcPr>
          <w:p w14:paraId="72D245A3"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The official IHO Producer Code from S-62</w:t>
            </w:r>
          </w:p>
        </w:tc>
        <w:tc>
          <w:tcPr>
            <w:tcW w:w="290" w:type="pct"/>
            <w:tcBorders>
              <w:bottom w:val="single" w:sz="4" w:space="0" w:color="000000"/>
            </w:tcBorders>
            <w:shd w:val="clear" w:color="auto" w:fill="auto"/>
          </w:tcPr>
          <w:p w14:paraId="07C66518"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0..1</w:t>
            </w:r>
          </w:p>
        </w:tc>
        <w:tc>
          <w:tcPr>
            <w:tcW w:w="1001" w:type="pct"/>
            <w:tcBorders>
              <w:bottom w:val="single" w:sz="4" w:space="0" w:color="000000"/>
            </w:tcBorders>
            <w:shd w:val="clear" w:color="auto" w:fill="auto"/>
          </w:tcPr>
          <w:p w14:paraId="61210C54"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CharacterString</w:t>
            </w:r>
            <w:proofErr w:type="spellEnd"/>
          </w:p>
        </w:tc>
        <w:tc>
          <w:tcPr>
            <w:tcW w:w="1194" w:type="pct"/>
            <w:tcBorders>
              <w:bottom w:val="single" w:sz="4" w:space="0" w:color="000000"/>
            </w:tcBorders>
            <w:shd w:val="clear" w:color="auto" w:fill="auto"/>
            <w:vAlign w:val="center"/>
          </w:tcPr>
          <w:p w14:paraId="4BE2DEB6" w14:textId="77777777" w:rsidR="0042165B" w:rsidRPr="00E4609E" w:rsidRDefault="0042165B" w:rsidP="0042165B">
            <w:pPr>
              <w:snapToGrid w:val="0"/>
              <w:spacing w:after="0" w:line="240" w:lineRule="auto"/>
              <w:jc w:val="left"/>
              <w:rPr>
                <w:rFonts w:cs="Arial"/>
                <w:sz w:val="18"/>
                <w:szCs w:val="18"/>
              </w:rPr>
            </w:pPr>
          </w:p>
        </w:tc>
      </w:tr>
      <w:tr w:rsidR="0042165B" w:rsidRPr="00EA68F3" w14:paraId="53EE47E2" w14:textId="77777777" w:rsidTr="000879A6">
        <w:trPr>
          <w:cantSplit/>
          <w:trHeight w:val="155"/>
        </w:trPr>
        <w:tc>
          <w:tcPr>
            <w:tcW w:w="385" w:type="pct"/>
          </w:tcPr>
          <w:p w14:paraId="240E868A"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5C4C130E"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encodingFormat</w:t>
            </w:r>
            <w:proofErr w:type="spellEnd"/>
          </w:p>
        </w:tc>
        <w:tc>
          <w:tcPr>
            <w:tcW w:w="1129" w:type="pct"/>
          </w:tcPr>
          <w:p w14:paraId="6D83DF64"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The encoding format of the dataset</w:t>
            </w:r>
          </w:p>
        </w:tc>
        <w:tc>
          <w:tcPr>
            <w:tcW w:w="290" w:type="pct"/>
          </w:tcPr>
          <w:p w14:paraId="771E0153"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1</w:t>
            </w:r>
          </w:p>
        </w:tc>
        <w:tc>
          <w:tcPr>
            <w:tcW w:w="1001" w:type="pct"/>
          </w:tcPr>
          <w:p w14:paraId="5525D30C"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S100_EncodingFormat</w:t>
            </w:r>
          </w:p>
        </w:tc>
        <w:tc>
          <w:tcPr>
            <w:tcW w:w="1194" w:type="pct"/>
            <w:vAlign w:val="center"/>
          </w:tcPr>
          <w:p w14:paraId="271E63FA" w14:textId="77BADC19" w:rsidR="0042165B" w:rsidRPr="00DD23DF" w:rsidRDefault="0042165B" w:rsidP="0042165B">
            <w:pPr>
              <w:snapToGrid w:val="0"/>
              <w:spacing w:after="0" w:line="240" w:lineRule="auto"/>
              <w:jc w:val="left"/>
              <w:rPr>
                <w:rFonts w:cs="Arial"/>
                <w:b/>
                <w:bCs/>
                <w:sz w:val="18"/>
                <w:szCs w:val="18"/>
                <w:rPrChange w:id="1680" w:author="Raphael Malyankar" w:date="2022-11-09T22:38:00Z">
                  <w:rPr>
                    <w:rFonts w:cs="Arial"/>
                    <w:sz w:val="18"/>
                    <w:szCs w:val="18"/>
                  </w:rPr>
                </w:rPrChange>
              </w:rPr>
            </w:pPr>
            <w:r w:rsidRPr="00DD23DF">
              <w:rPr>
                <w:rFonts w:cs="Arial"/>
                <w:b/>
                <w:bCs/>
                <w:color w:val="FF0000"/>
                <w:sz w:val="18"/>
                <w:szCs w:val="18"/>
                <w:rPrChange w:id="1681" w:author="Raphael Malyankar" w:date="2022-11-09T22:38:00Z">
                  <w:rPr>
                    <w:rFonts w:cs="Arial"/>
                    <w:sz w:val="18"/>
                    <w:szCs w:val="18"/>
                  </w:rPr>
                </w:rPrChange>
              </w:rPr>
              <w:t xml:space="preserve">Must be </w:t>
            </w:r>
            <w:r w:rsidR="0008774F" w:rsidRPr="00DD23DF">
              <w:rPr>
                <w:rFonts w:cs="Arial"/>
                <w:b/>
                <w:bCs/>
                <w:color w:val="FF0000"/>
                <w:sz w:val="18"/>
                <w:szCs w:val="18"/>
                <w:rPrChange w:id="1682" w:author="Raphael Malyankar" w:date="2022-11-09T22:38:00Z">
                  <w:rPr>
                    <w:rFonts w:cs="Arial"/>
                    <w:sz w:val="18"/>
                    <w:szCs w:val="18"/>
                  </w:rPr>
                </w:rPrChange>
              </w:rPr>
              <w:t>GML</w:t>
            </w:r>
          </w:p>
        </w:tc>
      </w:tr>
      <w:tr w:rsidR="0042165B" w:rsidRPr="00EA68F3" w14:paraId="0B483C0B" w14:textId="77777777" w:rsidTr="000879A6">
        <w:trPr>
          <w:cantSplit/>
          <w:trHeight w:val="171"/>
        </w:trPr>
        <w:tc>
          <w:tcPr>
            <w:tcW w:w="385" w:type="pct"/>
          </w:tcPr>
          <w:p w14:paraId="77488FAD"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35BCD33D"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dataCoverage</w:t>
            </w:r>
            <w:proofErr w:type="spellEnd"/>
          </w:p>
        </w:tc>
        <w:tc>
          <w:tcPr>
            <w:tcW w:w="1129" w:type="pct"/>
          </w:tcPr>
          <w:p w14:paraId="28009A83" w14:textId="77777777" w:rsidR="0042165B" w:rsidRPr="00E4609E" w:rsidRDefault="0042165B" w:rsidP="0042165B">
            <w:pPr>
              <w:snapToGrid w:val="0"/>
              <w:spacing w:after="0" w:line="240" w:lineRule="auto"/>
              <w:jc w:val="left"/>
              <w:rPr>
                <w:rFonts w:eastAsia="Times New Roman" w:cs="Arial"/>
                <w:sz w:val="18"/>
                <w:szCs w:val="18"/>
              </w:rPr>
            </w:pPr>
            <w:r w:rsidRPr="00E4609E">
              <w:rPr>
                <w:rFonts w:eastAsia="Times New Roman" w:cs="Arial"/>
                <w:sz w:val="18"/>
                <w:szCs w:val="18"/>
              </w:rPr>
              <w:t>Area covered by the dataset</w:t>
            </w:r>
          </w:p>
        </w:tc>
        <w:tc>
          <w:tcPr>
            <w:tcW w:w="290" w:type="pct"/>
          </w:tcPr>
          <w:p w14:paraId="3A3454C7" w14:textId="77777777" w:rsidR="0042165B" w:rsidRPr="00E4609E" w:rsidRDefault="0042165B" w:rsidP="0042165B">
            <w:pPr>
              <w:snapToGrid w:val="0"/>
              <w:spacing w:after="0" w:line="240" w:lineRule="auto"/>
              <w:jc w:val="center"/>
              <w:rPr>
                <w:rFonts w:cs="Arial"/>
                <w:sz w:val="18"/>
                <w:szCs w:val="18"/>
              </w:rPr>
            </w:pPr>
            <w:r w:rsidRPr="00DD23DF">
              <w:rPr>
                <w:rFonts w:cs="Arial"/>
                <w:b/>
                <w:bCs/>
                <w:color w:val="FF0000"/>
                <w:sz w:val="18"/>
                <w:szCs w:val="18"/>
                <w:rPrChange w:id="1683" w:author="Raphael Malyankar" w:date="2022-11-09T22:37:00Z">
                  <w:rPr>
                    <w:rFonts w:cs="Arial"/>
                    <w:sz w:val="18"/>
                    <w:szCs w:val="18"/>
                  </w:rPr>
                </w:rPrChange>
              </w:rPr>
              <w:t>1</w:t>
            </w:r>
            <w:r w:rsidRPr="00E4609E">
              <w:rPr>
                <w:rFonts w:cs="Arial"/>
                <w:sz w:val="18"/>
                <w:szCs w:val="18"/>
              </w:rPr>
              <w:t>..*</w:t>
            </w:r>
          </w:p>
        </w:tc>
        <w:tc>
          <w:tcPr>
            <w:tcW w:w="1001" w:type="pct"/>
          </w:tcPr>
          <w:p w14:paraId="04A5312F"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S100_DataCoverage</w:t>
            </w:r>
          </w:p>
        </w:tc>
        <w:tc>
          <w:tcPr>
            <w:tcW w:w="1194" w:type="pct"/>
            <w:vAlign w:val="center"/>
          </w:tcPr>
          <w:p w14:paraId="505C9836" w14:textId="202791E1" w:rsidR="0042165B" w:rsidRPr="00DD23DF" w:rsidRDefault="0042165B" w:rsidP="0042165B">
            <w:pPr>
              <w:snapToGrid w:val="0"/>
              <w:spacing w:after="0" w:line="240" w:lineRule="auto"/>
              <w:jc w:val="left"/>
              <w:rPr>
                <w:rFonts w:cs="Arial"/>
                <w:b/>
                <w:bCs/>
                <w:sz w:val="18"/>
                <w:szCs w:val="18"/>
                <w:rPrChange w:id="1684" w:author="Raphael Malyankar" w:date="2022-11-09T22:38:00Z">
                  <w:rPr>
                    <w:rFonts w:cs="Arial"/>
                    <w:sz w:val="18"/>
                    <w:szCs w:val="18"/>
                  </w:rPr>
                </w:rPrChange>
              </w:rPr>
            </w:pPr>
            <w:r w:rsidRPr="00DD23DF">
              <w:rPr>
                <w:rFonts w:cs="Arial"/>
                <w:b/>
                <w:bCs/>
                <w:color w:val="FF0000"/>
                <w:sz w:val="18"/>
                <w:szCs w:val="18"/>
                <w:rPrChange w:id="1685" w:author="Raphael Malyankar" w:date="2022-11-09T22:38:00Z">
                  <w:rPr>
                    <w:rFonts w:cs="Arial"/>
                    <w:sz w:val="18"/>
                    <w:szCs w:val="18"/>
                  </w:rPr>
                </w:rPrChange>
              </w:rPr>
              <w:t>Mandatory in S-</w:t>
            </w:r>
            <w:r w:rsidR="0008774F" w:rsidRPr="00DD23DF">
              <w:rPr>
                <w:rFonts w:cs="Arial"/>
                <w:b/>
                <w:bCs/>
                <w:color w:val="FF0000"/>
                <w:sz w:val="18"/>
                <w:szCs w:val="18"/>
                <w:rPrChange w:id="1686" w:author="Raphael Malyankar" w:date="2022-11-09T22:38:00Z">
                  <w:rPr>
                    <w:rFonts w:cs="Arial"/>
                    <w:sz w:val="18"/>
                    <w:szCs w:val="18"/>
                  </w:rPr>
                </w:rPrChange>
              </w:rPr>
              <w:t>131</w:t>
            </w:r>
            <w:r w:rsidRPr="00DD23DF">
              <w:rPr>
                <w:rFonts w:cs="Arial"/>
                <w:b/>
                <w:bCs/>
                <w:color w:val="FF0000"/>
                <w:sz w:val="18"/>
                <w:szCs w:val="18"/>
                <w:rPrChange w:id="1687" w:author="Raphael Malyankar" w:date="2022-11-09T22:38:00Z">
                  <w:rPr>
                    <w:rFonts w:cs="Arial"/>
                    <w:sz w:val="18"/>
                    <w:szCs w:val="18"/>
                  </w:rPr>
                </w:rPrChange>
              </w:rPr>
              <w:t>.</w:t>
            </w:r>
          </w:p>
        </w:tc>
      </w:tr>
      <w:tr w:rsidR="0042165B" w:rsidRPr="00EA68F3" w14:paraId="40F70B4D" w14:textId="77777777" w:rsidTr="000879A6">
        <w:trPr>
          <w:cantSplit/>
          <w:trHeight w:val="342"/>
        </w:trPr>
        <w:tc>
          <w:tcPr>
            <w:tcW w:w="385" w:type="pct"/>
          </w:tcPr>
          <w:p w14:paraId="6D341F1A"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039A0FA0"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comment</w:t>
            </w:r>
          </w:p>
        </w:tc>
        <w:tc>
          <w:tcPr>
            <w:tcW w:w="1129" w:type="pct"/>
          </w:tcPr>
          <w:p w14:paraId="4856253F" w14:textId="77777777" w:rsidR="0042165B" w:rsidRPr="00E4609E" w:rsidRDefault="0042165B" w:rsidP="0042165B">
            <w:pPr>
              <w:snapToGrid w:val="0"/>
              <w:spacing w:after="0" w:line="240" w:lineRule="auto"/>
              <w:jc w:val="left"/>
              <w:rPr>
                <w:rFonts w:eastAsia="Times New Roman" w:cs="Arial"/>
                <w:sz w:val="18"/>
                <w:szCs w:val="18"/>
              </w:rPr>
            </w:pPr>
            <w:r w:rsidRPr="00E4609E">
              <w:rPr>
                <w:rFonts w:cs="Arial"/>
                <w:sz w:val="18"/>
                <w:szCs w:val="18"/>
              </w:rPr>
              <w:t>Any additional information</w:t>
            </w:r>
          </w:p>
        </w:tc>
        <w:tc>
          <w:tcPr>
            <w:tcW w:w="290" w:type="pct"/>
          </w:tcPr>
          <w:p w14:paraId="2BDFBD9A"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0..1</w:t>
            </w:r>
          </w:p>
        </w:tc>
        <w:tc>
          <w:tcPr>
            <w:tcW w:w="1001" w:type="pct"/>
          </w:tcPr>
          <w:p w14:paraId="41797D02"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CharacterString</w:t>
            </w:r>
            <w:proofErr w:type="spellEnd"/>
          </w:p>
        </w:tc>
        <w:tc>
          <w:tcPr>
            <w:tcW w:w="1194" w:type="pct"/>
            <w:vAlign w:val="center"/>
          </w:tcPr>
          <w:p w14:paraId="6CBD9B2D" w14:textId="77777777" w:rsidR="0042165B" w:rsidRPr="00E4609E" w:rsidRDefault="0042165B" w:rsidP="0042165B">
            <w:pPr>
              <w:snapToGrid w:val="0"/>
              <w:spacing w:after="0" w:line="240" w:lineRule="auto"/>
              <w:jc w:val="left"/>
              <w:rPr>
                <w:rFonts w:cs="Arial"/>
                <w:sz w:val="18"/>
                <w:szCs w:val="18"/>
              </w:rPr>
            </w:pPr>
          </w:p>
        </w:tc>
      </w:tr>
      <w:tr w:rsidR="0042165B" w:rsidRPr="00EA68F3" w14:paraId="52B0FD29" w14:textId="77777777" w:rsidTr="000879A6">
        <w:trPr>
          <w:cantSplit/>
          <w:trHeight w:val="342"/>
        </w:trPr>
        <w:tc>
          <w:tcPr>
            <w:tcW w:w="385" w:type="pct"/>
          </w:tcPr>
          <w:p w14:paraId="60796FD9"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2DC4C0BC"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defaultLocale</w:t>
            </w:r>
            <w:proofErr w:type="spellEnd"/>
          </w:p>
        </w:tc>
        <w:tc>
          <w:tcPr>
            <w:tcW w:w="1129" w:type="pct"/>
          </w:tcPr>
          <w:p w14:paraId="7022AB29"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Default language and character set used in the exchange catalogue</w:t>
            </w:r>
          </w:p>
        </w:tc>
        <w:tc>
          <w:tcPr>
            <w:tcW w:w="290" w:type="pct"/>
          </w:tcPr>
          <w:p w14:paraId="7D0D2CF1"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1</w:t>
            </w:r>
          </w:p>
        </w:tc>
        <w:tc>
          <w:tcPr>
            <w:tcW w:w="1001" w:type="pct"/>
          </w:tcPr>
          <w:p w14:paraId="7D820CDD"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PT_Locale</w:t>
            </w:r>
            <w:proofErr w:type="spellEnd"/>
          </w:p>
        </w:tc>
        <w:tc>
          <w:tcPr>
            <w:tcW w:w="1194" w:type="pct"/>
          </w:tcPr>
          <w:p w14:paraId="0134691C" w14:textId="77777777" w:rsidR="0042165B" w:rsidRPr="00E4609E" w:rsidRDefault="0042165B" w:rsidP="0042165B">
            <w:pPr>
              <w:snapToGrid w:val="0"/>
              <w:spacing w:after="0" w:line="240" w:lineRule="auto"/>
              <w:jc w:val="left"/>
              <w:rPr>
                <w:rFonts w:cs="Arial"/>
                <w:sz w:val="18"/>
                <w:szCs w:val="18"/>
              </w:rPr>
            </w:pPr>
          </w:p>
        </w:tc>
      </w:tr>
      <w:tr w:rsidR="0042165B" w:rsidRPr="00EA68F3" w14:paraId="3C8BD496" w14:textId="77777777" w:rsidTr="000879A6">
        <w:trPr>
          <w:cantSplit/>
          <w:trHeight w:val="342"/>
        </w:trPr>
        <w:tc>
          <w:tcPr>
            <w:tcW w:w="385" w:type="pct"/>
          </w:tcPr>
          <w:p w14:paraId="6AECEB41"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1E0A0E5B"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otherLocale</w:t>
            </w:r>
            <w:proofErr w:type="spellEnd"/>
          </w:p>
        </w:tc>
        <w:tc>
          <w:tcPr>
            <w:tcW w:w="1129" w:type="pct"/>
          </w:tcPr>
          <w:p w14:paraId="02D588B6"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Other languages and character sets used in the exchange catalogue</w:t>
            </w:r>
          </w:p>
        </w:tc>
        <w:tc>
          <w:tcPr>
            <w:tcW w:w="290" w:type="pct"/>
          </w:tcPr>
          <w:p w14:paraId="54EA64D0"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w:t>
            </w:r>
          </w:p>
        </w:tc>
        <w:tc>
          <w:tcPr>
            <w:tcW w:w="1001" w:type="pct"/>
          </w:tcPr>
          <w:p w14:paraId="3F2A7055"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PT_Locale</w:t>
            </w:r>
            <w:proofErr w:type="spellEnd"/>
          </w:p>
        </w:tc>
        <w:tc>
          <w:tcPr>
            <w:tcW w:w="1194" w:type="pct"/>
          </w:tcPr>
          <w:p w14:paraId="5A244585" w14:textId="77777777" w:rsidR="0042165B" w:rsidRPr="00E4609E" w:rsidRDefault="0042165B" w:rsidP="0042165B">
            <w:pPr>
              <w:snapToGrid w:val="0"/>
              <w:spacing w:after="0" w:line="240" w:lineRule="auto"/>
              <w:jc w:val="left"/>
              <w:rPr>
                <w:rFonts w:cs="Arial"/>
                <w:sz w:val="18"/>
                <w:szCs w:val="18"/>
              </w:rPr>
            </w:pPr>
          </w:p>
        </w:tc>
      </w:tr>
      <w:tr w:rsidR="0042165B" w:rsidRPr="00EA68F3" w:rsidDel="00AD4E91" w14:paraId="12B02162" w14:textId="6DE3DEF1" w:rsidTr="000879A6">
        <w:trPr>
          <w:cantSplit/>
          <w:trHeight w:val="342"/>
          <w:del w:id="1688" w:author="Raphael Malyankar" w:date="2022-11-09T22:42:00Z"/>
        </w:trPr>
        <w:tc>
          <w:tcPr>
            <w:tcW w:w="385" w:type="pct"/>
          </w:tcPr>
          <w:p w14:paraId="5B674D17" w14:textId="52E7B782" w:rsidR="0042165B" w:rsidRPr="00E4609E" w:rsidDel="00AD4E91" w:rsidRDefault="0042165B" w:rsidP="0042165B">
            <w:pPr>
              <w:snapToGrid w:val="0"/>
              <w:spacing w:after="0" w:line="240" w:lineRule="auto"/>
              <w:jc w:val="left"/>
              <w:rPr>
                <w:del w:id="1689" w:author="Raphael Malyankar" w:date="2022-11-09T22:42:00Z"/>
                <w:rFonts w:cs="Arial"/>
                <w:sz w:val="18"/>
                <w:szCs w:val="18"/>
              </w:rPr>
            </w:pPr>
            <w:del w:id="1690" w:author="Raphael Malyankar" w:date="2022-11-09T22:42:00Z">
              <w:r w:rsidRPr="00E4609E" w:rsidDel="00AD4E91">
                <w:rPr>
                  <w:rFonts w:cs="Arial"/>
                  <w:sz w:val="18"/>
                  <w:szCs w:val="18"/>
                </w:rPr>
                <w:delText>Attribute</w:delText>
              </w:r>
            </w:del>
          </w:p>
        </w:tc>
        <w:tc>
          <w:tcPr>
            <w:tcW w:w="1001" w:type="pct"/>
          </w:tcPr>
          <w:p w14:paraId="250559F4" w14:textId="77BD7397" w:rsidR="0042165B" w:rsidRPr="00E4609E" w:rsidDel="00AD4E91" w:rsidRDefault="0042165B" w:rsidP="0042165B">
            <w:pPr>
              <w:snapToGrid w:val="0"/>
              <w:spacing w:after="0" w:line="240" w:lineRule="auto"/>
              <w:jc w:val="left"/>
              <w:rPr>
                <w:del w:id="1691" w:author="Raphael Malyankar" w:date="2022-11-09T22:42:00Z"/>
                <w:rFonts w:cs="Arial"/>
                <w:sz w:val="18"/>
                <w:szCs w:val="18"/>
              </w:rPr>
            </w:pPr>
            <w:del w:id="1692" w:author="Raphael Malyankar" w:date="2022-11-09T22:42:00Z">
              <w:r w:rsidRPr="00E4609E" w:rsidDel="00AD4E91">
                <w:rPr>
                  <w:rFonts w:cs="Arial"/>
                  <w:sz w:val="18"/>
                  <w:szCs w:val="18"/>
                </w:rPr>
                <w:delText>metadataFileIdentifier</w:delText>
              </w:r>
            </w:del>
          </w:p>
        </w:tc>
        <w:tc>
          <w:tcPr>
            <w:tcW w:w="1129" w:type="pct"/>
          </w:tcPr>
          <w:p w14:paraId="59589D03" w14:textId="70982D17" w:rsidR="0042165B" w:rsidRPr="00E4609E" w:rsidDel="00AD4E91" w:rsidRDefault="0042165B" w:rsidP="0042165B">
            <w:pPr>
              <w:snapToGrid w:val="0"/>
              <w:spacing w:after="0" w:line="240" w:lineRule="auto"/>
              <w:jc w:val="left"/>
              <w:rPr>
                <w:del w:id="1693" w:author="Raphael Malyankar" w:date="2022-11-09T22:42:00Z"/>
                <w:rFonts w:cs="Arial"/>
                <w:sz w:val="18"/>
                <w:szCs w:val="18"/>
              </w:rPr>
            </w:pPr>
            <w:del w:id="1694" w:author="Raphael Malyankar" w:date="2022-11-09T22:42:00Z">
              <w:r w:rsidRPr="00E4609E" w:rsidDel="00AD4E91">
                <w:rPr>
                  <w:rFonts w:cs="Arial"/>
                  <w:sz w:val="18"/>
                  <w:szCs w:val="18"/>
                </w:rPr>
                <w:delText>Identifier for metadata file</w:delText>
              </w:r>
            </w:del>
          </w:p>
        </w:tc>
        <w:tc>
          <w:tcPr>
            <w:tcW w:w="290" w:type="pct"/>
          </w:tcPr>
          <w:p w14:paraId="378C5ED9" w14:textId="34B91EE7" w:rsidR="0042165B" w:rsidRPr="00E4609E" w:rsidDel="00AD4E91" w:rsidRDefault="0042165B" w:rsidP="0042165B">
            <w:pPr>
              <w:snapToGrid w:val="0"/>
              <w:spacing w:after="0" w:line="240" w:lineRule="auto"/>
              <w:jc w:val="center"/>
              <w:rPr>
                <w:del w:id="1695" w:author="Raphael Malyankar" w:date="2022-11-09T22:42:00Z"/>
                <w:rFonts w:cs="Arial"/>
                <w:sz w:val="18"/>
                <w:szCs w:val="18"/>
              </w:rPr>
            </w:pPr>
            <w:del w:id="1696" w:author="Raphael Malyankar" w:date="2022-11-09T22:42:00Z">
              <w:r w:rsidRPr="00E4609E" w:rsidDel="00AD4E91">
                <w:rPr>
                  <w:rFonts w:cs="Arial"/>
                  <w:sz w:val="18"/>
                  <w:szCs w:val="18"/>
                </w:rPr>
                <w:delText>1</w:delText>
              </w:r>
            </w:del>
          </w:p>
        </w:tc>
        <w:tc>
          <w:tcPr>
            <w:tcW w:w="1001" w:type="pct"/>
          </w:tcPr>
          <w:p w14:paraId="1F1F6DBF" w14:textId="767470F8" w:rsidR="0042165B" w:rsidRPr="00E4609E" w:rsidDel="00AD4E91" w:rsidRDefault="0042165B" w:rsidP="0042165B">
            <w:pPr>
              <w:snapToGrid w:val="0"/>
              <w:spacing w:after="0" w:line="240" w:lineRule="auto"/>
              <w:jc w:val="left"/>
              <w:rPr>
                <w:del w:id="1697" w:author="Raphael Malyankar" w:date="2022-11-09T22:42:00Z"/>
                <w:rFonts w:cs="Arial"/>
                <w:sz w:val="18"/>
                <w:szCs w:val="18"/>
              </w:rPr>
            </w:pPr>
            <w:del w:id="1698" w:author="Raphael Malyankar" w:date="2022-11-09T22:42:00Z">
              <w:r w:rsidRPr="00E4609E" w:rsidDel="00AD4E91">
                <w:rPr>
                  <w:rFonts w:cs="Arial"/>
                  <w:sz w:val="18"/>
                  <w:szCs w:val="18"/>
                </w:rPr>
                <w:delText>CharacterString</w:delText>
              </w:r>
            </w:del>
          </w:p>
        </w:tc>
        <w:tc>
          <w:tcPr>
            <w:tcW w:w="1194" w:type="pct"/>
          </w:tcPr>
          <w:p w14:paraId="13C1F3BC" w14:textId="7530D838" w:rsidR="0042165B" w:rsidRPr="00E4609E" w:rsidDel="00AD4E91" w:rsidRDefault="0042165B" w:rsidP="0042165B">
            <w:pPr>
              <w:snapToGrid w:val="0"/>
              <w:spacing w:after="0" w:line="240" w:lineRule="auto"/>
              <w:jc w:val="left"/>
              <w:rPr>
                <w:del w:id="1699" w:author="Raphael Malyankar" w:date="2022-11-09T22:42:00Z"/>
                <w:rFonts w:cs="Arial"/>
                <w:sz w:val="18"/>
                <w:szCs w:val="18"/>
              </w:rPr>
            </w:pPr>
            <w:del w:id="1700" w:author="Raphael Malyankar" w:date="2022-11-09T22:42:00Z">
              <w:r w:rsidRPr="00E4609E" w:rsidDel="00AD4E91">
                <w:rPr>
                  <w:rFonts w:cs="Arial"/>
                  <w:sz w:val="18"/>
                  <w:szCs w:val="18"/>
                </w:rPr>
                <w:delText>For example, for ISO 19115-3 metadata file</w:delText>
              </w:r>
            </w:del>
          </w:p>
        </w:tc>
      </w:tr>
      <w:tr w:rsidR="0042165B" w:rsidRPr="00EA68F3" w14:paraId="3AF1D32F" w14:textId="77777777" w:rsidTr="000879A6">
        <w:trPr>
          <w:cantSplit/>
          <w:trHeight w:val="342"/>
        </w:trPr>
        <w:tc>
          <w:tcPr>
            <w:tcW w:w="385" w:type="pct"/>
          </w:tcPr>
          <w:p w14:paraId="09FD54EB"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lastRenderedPageBreak/>
              <w:t>Attribute</w:t>
            </w:r>
          </w:p>
        </w:tc>
        <w:tc>
          <w:tcPr>
            <w:tcW w:w="1001" w:type="pct"/>
          </w:tcPr>
          <w:p w14:paraId="56AF6435"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metadataPointOfContact</w:t>
            </w:r>
            <w:proofErr w:type="spellEnd"/>
          </w:p>
        </w:tc>
        <w:tc>
          <w:tcPr>
            <w:tcW w:w="1129" w:type="pct"/>
          </w:tcPr>
          <w:p w14:paraId="21A41EDF"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Point of contact for metadata</w:t>
            </w:r>
          </w:p>
        </w:tc>
        <w:tc>
          <w:tcPr>
            <w:tcW w:w="290" w:type="pct"/>
          </w:tcPr>
          <w:p w14:paraId="30410DC8"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0..1</w:t>
            </w:r>
          </w:p>
        </w:tc>
        <w:tc>
          <w:tcPr>
            <w:tcW w:w="1001" w:type="pct"/>
          </w:tcPr>
          <w:p w14:paraId="4ABA710C" w14:textId="77777777" w:rsidR="0042165B" w:rsidRPr="00E4609E" w:rsidRDefault="0042165B" w:rsidP="0042165B">
            <w:pPr>
              <w:snapToGrid w:val="0"/>
              <w:spacing w:after="0"/>
              <w:jc w:val="left"/>
              <w:rPr>
                <w:rFonts w:cs="Arial"/>
                <w:sz w:val="18"/>
                <w:szCs w:val="18"/>
              </w:rPr>
            </w:pPr>
            <w:proofErr w:type="spellStart"/>
            <w:r w:rsidRPr="00E4609E">
              <w:rPr>
                <w:rFonts w:cs="Arial"/>
                <w:sz w:val="18"/>
                <w:szCs w:val="18"/>
              </w:rPr>
              <w:t>CI_Responsibility</w:t>
            </w:r>
            <w:proofErr w:type="spellEnd"/>
            <w:r w:rsidRPr="00E4609E">
              <w:rPr>
                <w:rFonts w:cs="Arial"/>
                <w:sz w:val="18"/>
                <w:szCs w:val="18"/>
              </w:rPr>
              <w:t xml:space="preserve"> &gt; </w:t>
            </w:r>
            <w:proofErr w:type="spellStart"/>
            <w:r w:rsidRPr="00E4609E">
              <w:rPr>
                <w:rFonts w:cs="Arial"/>
                <w:sz w:val="18"/>
                <w:szCs w:val="18"/>
              </w:rPr>
              <w:t>CI_Individual</w:t>
            </w:r>
            <w:proofErr w:type="spellEnd"/>
            <w:r w:rsidRPr="00E4609E">
              <w:rPr>
                <w:rFonts w:cs="Arial"/>
                <w:sz w:val="18"/>
                <w:szCs w:val="18"/>
              </w:rPr>
              <w:t xml:space="preserve"> or</w:t>
            </w:r>
            <w:r>
              <w:rPr>
                <w:rFonts w:cs="Arial"/>
                <w:sz w:val="18"/>
                <w:szCs w:val="18"/>
              </w:rPr>
              <w:t xml:space="preserve"> </w:t>
            </w:r>
            <w:proofErr w:type="spellStart"/>
            <w:r w:rsidRPr="00E4609E">
              <w:rPr>
                <w:rFonts w:cs="Arial"/>
                <w:sz w:val="18"/>
                <w:szCs w:val="18"/>
              </w:rPr>
              <w:t>CI_Responsibility</w:t>
            </w:r>
            <w:proofErr w:type="spellEnd"/>
            <w:r w:rsidRPr="00E4609E">
              <w:rPr>
                <w:rFonts w:cs="Arial"/>
                <w:sz w:val="18"/>
                <w:szCs w:val="18"/>
              </w:rPr>
              <w:t xml:space="preserve"> &gt; </w:t>
            </w:r>
            <w:proofErr w:type="spellStart"/>
            <w:r w:rsidRPr="00E4609E">
              <w:rPr>
                <w:rFonts w:cs="Arial"/>
                <w:sz w:val="18"/>
                <w:szCs w:val="18"/>
              </w:rPr>
              <w:t>CI_Organisation</w:t>
            </w:r>
            <w:proofErr w:type="spellEnd"/>
          </w:p>
        </w:tc>
        <w:tc>
          <w:tcPr>
            <w:tcW w:w="1194" w:type="pct"/>
          </w:tcPr>
          <w:p w14:paraId="71CE2C8D" w14:textId="77777777" w:rsidR="00AD4E91" w:rsidRPr="00AD4E91" w:rsidRDefault="00AD4E91" w:rsidP="00AD4E91">
            <w:pPr>
              <w:snapToGrid w:val="0"/>
              <w:spacing w:after="0" w:line="240" w:lineRule="auto"/>
              <w:jc w:val="left"/>
              <w:rPr>
                <w:ins w:id="1701" w:author="Raphael Malyankar" w:date="2022-11-09T22:45:00Z"/>
                <w:rFonts w:cs="Arial"/>
                <w:sz w:val="18"/>
                <w:szCs w:val="18"/>
              </w:rPr>
            </w:pPr>
            <w:ins w:id="1702" w:author="Raphael Malyankar" w:date="2022-11-09T22:45:00Z">
              <w:r w:rsidRPr="00AD4E91">
                <w:rPr>
                  <w:rFonts w:cs="Arial"/>
                  <w:sz w:val="18"/>
                  <w:szCs w:val="18"/>
                </w:rPr>
                <w:t xml:space="preserve">Only if </w:t>
              </w:r>
              <w:proofErr w:type="spellStart"/>
              <w:r w:rsidRPr="00AD4E91">
                <w:rPr>
                  <w:rFonts w:cs="Arial"/>
                  <w:sz w:val="18"/>
                  <w:szCs w:val="18"/>
                </w:rPr>
                <w:t>metadataPointOfContact</w:t>
              </w:r>
              <w:proofErr w:type="spellEnd"/>
              <w:r w:rsidRPr="00AD4E91">
                <w:rPr>
                  <w:rFonts w:cs="Arial"/>
                  <w:sz w:val="18"/>
                  <w:szCs w:val="18"/>
                </w:rPr>
                <w:t xml:space="preserve"> is</w:t>
              </w:r>
            </w:ins>
          </w:p>
          <w:p w14:paraId="2958B254" w14:textId="3300D038" w:rsidR="00AD4E91" w:rsidRDefault="00AD4E91" w:rsidP="00AD4E91">
            <w:pPr>
              <w:snapToGrid w:val="0"/>
              <w:spacing w:after="0" w:line="240" w:lineRule="auto"/>
              <w:jc w:val="left"/>
              <w:rPr>
                <w:ins w:id="1703" w:author="Raphael Malyankar" w:date="2022-11-09T22:45:00Z"/>
                <w:rFonts w:cs="Arial"/>
                <w:sz w:val="18"/>
                <w:szCs w:val="18"/>
              </w:rPr>
            </w:pPr>
            <w:ins w:id="1704" w:author="Raphael Malyankar" w:date="2022-11-09T22:45:00Z">
              <w:r w:rsidRPr="00AD4E91">
                <w:rPr>
                  <w:rFonts w:cs="Arial"/>
                  <w:sz w:val="18"/>
                  <w:szCs w:val="18"/>
                </w:rPr>
                <w:t xml:space="preserve">different </w:t>
              </w:r>
              <w:r>
                <w:rPr>
                  <w:rFonts w:cs="Arial"/>
                  <w:sz w:val="18"/>
                  <w:szCs w:val="18"/>
                </w:rPr>
                <w:t>from</w:t>
              </w:r>
              <w:r w:rsidRPr="00AD4E91">
                <w:rPr>
                  <w:rFonts w:cs="Arial"/>
                  <w:sz w:val="18"/>
                  <w:szCs w:val="18"/>
                </w:rPr>
                <w:t xml:space="preserve"> </w:t>
              </w:r>
              <w:proofErr w:type="spellStart"/>
              <w:r w:rsidRPr="00AD4E91">
                <w:rPr>
                  <w:rFonts w:cs="Arial"/>
                  <w:sz w:val="18"/>
                  <w:szCs w:val="18"/>
                </w:rPr>
                <w:t>producingAgency</w:t>
              </w:r>
              <w:proofErr w:type="spellEnd"/>
              <w:r>
                <w:rPr>
                  <w:rFonts w:cs="Arial"/>
                  <w:sz w:val="18"/>
                  <w:szCs w:val="18"/>
                </w:rPr>
                <w:t>.</w:t>
              </w:r>
            </w:ins>
          </w:p>
          <w:p w14:paraId="6D8FA675" w14:textId="148765CA" w:rsidR="0042165B" w:rsidRPr="00E4609E" w:rsidRDefault="0042165B" w:rsidP="00AD4E91">
            <w:pPr>
              <w:snapToGrid w:val="0"/>
              <w:spacing w:after="0" w:line="240" w:lineRule="auto"/>
              <w:jc w:val="left"/>
              <w:rPr>
                <w:rFonts w:cs="Arial"/>
                <w:sz w:val="18"/>
                <w:szCs w:val="18"/>
              </w:rPr>
            </w:pPr>
            <w:r>
              <w:rPr>
                <w:rFonts w:cs="Arial"/>
                <w:sz w:val="18"/>
                <w:szCs w:val="18"/>
              </w:rPr>
              <w:t>See S-100 Tables 17-2 and 17-3.</w:t>
            </w:r>
          </w:p>
        </w:tc>
      </w:tr>
      <w:tr w:rsidR="0042165B" w:rsidRPr="00EA68F3" w14:paraId="60AAC5BD" w14:textId="77777777" w:rsidTr="000879A6">
        <w:trPr>
          <w:cantSplit/>
          <w:trHeight w:val="342"/>
        </w:trPr>
        <w:tc>
          <w:tcPr>
            <w:tcW w:w="385" w:type="pct"/>
          </w:tcPr>
          <w:p w14:paraId="6A3F9580"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24575121"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metadataDateStamp</w:t>
            </w:r>
            <w:proofErr w:type="spellEnd"/>
          </w:p>
        </w:tc>
        <w:tc>
          <w:tcPr>
            <w:tcW w:w="1129" w:type="pct"/>
          </w:tcPr>
          <w:p w14:paraId="44D01B9B"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Date stamp for metadata</w:t>
            </w:r>
          </w:p>
        </w:tc>
        <w:tc>
          <w:tcPr>
            <w:tcW w:w="290" w:type="pct"/>
          </w:tcPr>
          <w:p w14:paraId="7EBFE11F"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0..1</w:t>
            </w:r>
          </w:p>
        </w:tc>
        <w:tc>
          <w:tcPr>
            <w:tcW w:w="1001" w:type="pct"/>
          </w:tcPr>
          <w:p w14:paraId="222C5DF8"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Date</w:t>
            </w:r>
          </w:p>
        </w:tc>
        <w:tc>
          <w:tcPr>
            <w:tcW w:w="1194" w:type="pct"/>
          </w:tcPr>
          <w:p w14:paraId="1B1DC8BD"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May or may not be the issue date of the dataset.</w:t>
            </w:r>
          </w:p>
        </w:tc>
      </w:tr>
      <w:tr w:rsidR="0042165B" w:rsidRPr="00EA68F3" w14:paraId="7C79E9EC" w14:textId="77777777" w:rsidTr="000879A6">
        <w:trPr>
          <w:cantSplit/>
          <w:trHeight w:val="342"/>
        </w:trPr>
        <w:tc>
          <w:tcPr>
            <w:tcW w:w="385" w:type="pct"/>
          </w:tcPr>
          <w:p w14:paraId="1270BDA7"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0A2868EB"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replacedData</w:t>
            </w:r>
            <w:proofErr w:type="spellEnd"/>
          </w:p>
        </w:tc>
        <w:tc>
          <w:tcPr>
            <w:tcW w:w="1129" w:type="pct"/>
          </w:tcPr>
          <w:p w14:paraId="4B4DAA28"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If a data file is cancelled is it replaced by another data file</w:t>
            </w:r>
          </w:p>
        </w:tc>
        <w:tc>
          <w:tcPr>
            <w:tcW w:w="290" w:type="pct"/>
          </w:tcPr>
          <w:p w14:paraId="7D858F81"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0..1</w:t>
            </w:r>
          </w:p>
        </w:tc>
        <w:tc>
          <w:tcPr>
            <w:tcW w:w="1001" w:type="pct"/>
          </w:tcPr>
          <w:p w14:paraId="07DF32F1"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Boolean</w:t>
            </w:r>
          </w:p>
        </w:tc>
        <w:tc>
          <w:tcPr>
            <w:tcW w:w="1194" w:type="pct"/>
          </w:tcPr>
          <w:p w14:paraId="18B1EA65" w14:textId="77777777" w:rsidR="0042165B" w:rsidRPr="00E4609E" w:rsidRDefault="0042165B" w:rsidP="0042165B">
            <w:pPr>
              <w:snapToGrid w:val="0"/>
              <w:spacing w:after="0" w:line="240" w:lineRule="auto"/>
              <w:jc w:val="left"/>
              <w:rPr>
                <w:rFonts w:cs="Arial"/>
                <w:sz w:val="18"/>
                <w:szCs w:val="18"/>
              </w:rPr>
            </w:pPr>
          </w:p>
        </w:tc>
      </w:tr>
      <w:tr w:rsidR="0042165B" w:rsidRPr="00EA68F3" w14:paraId="6EB13EDA" w14:textId="77777777" w:rsidTr="000879A6">
        <w:trPr>
          <w:cantSplit/>
          <w:trHeight w:val="342"/>
        </w:trPr>
        <w:tc>
          <w:tcPr>
            <w:tcW w:w="385" w:type="pct"/>
          </w:tcPr>
          <w:p w14:paraId="6C0FFCA4"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3C5C0DCC"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dataReplacement</w:t>
            </w:r>
            <w:proofErr w:type="spellEnd"/>
          </w:p>
        </w:tc>
        <w:tc>
          <w:tcPr>
            <w:tcW w:w="1129" w:type="pct"/>
          </w:tcPr>
          <w:p w14:paraId="328A2C71"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Cell name</w:t>
            </w:r>
          </w:p>
        </w:tc>
        <w:tc>
          <w:tcPr>
            <w:tcW w:w="290" w:type="pct"/>
          </w:tcPr>
          <w:p w14:paraId="79D7C303"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w:t>
            </w:r>
          </w:p>
        </w:tc>
        <w:tc>
          <w:tcPr>
            <w:tcW w:w="1001" w:type="pct"/>
          </w:tcPr>
          <w:p w14:paraId="656153BB"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CharacterString</w:t>
            </w:r>
            <w:proofErr w:type="spellEnd"/>
          </w:p>
        </w:tc>
        <w:tc>
          <w:tcPr>
            <w:tcW w:w="1194" w:type="pct"/>
          </w:tcPr>
          <w:p w14:paraId="61D620B2"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 dataset may be replaced by 1 or more datasets</w:t>
            </w:r>
          </w:p>
        </w:tc>
      </w:tr>
      <w:tr w:rsidR="0042165B" w:rsidRPr="00EA68F3" w14:paraId="1626EFE8" w14:textId="77777777" w:rsidTr="000879A6">
        <w:trPr>
          <w:cantSplit/>
          <w:trHeight w:val="342"/>
        </w:trPr>
        <w:tc>
          <w:tcPr>
            <w:tcW w:w="385" w:type="pct"/>
          </w:tcPr>
          <w:p w14:paraId="20C52A82"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Attribute</w:t>
            </w:r>
          </w:p>
        </w:tc>
        <w:tc>
          <w:tcPr>
            <w:tcW w:w="1001" w:type="pct"/>
          </w:tcPr>
          <w:p w14:paraId="46FC73B3"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navigationPurpose</w:t>
            </w:r>
            <w:proofErr w:type="spellEnd"/>
          </w:p>
        </w:tc>
        <w:tc>
          <w:tcPr>
            <w:tcW w:w="1129" w:type="pct"/>
          </w:tcPr>
          <w:p w14:paraId="5DEF75E3"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Classification of intended navigation purpose (for Catalogue indexing purposes)</w:t>
            </w:r>
          </w:p>
        </w:tc>
        <w:tc>
          <w:tcPr>
            <w:tcW w:w="290" w:type="pct"/>
          </w:tcPr>
          <w:p w14:paraId="468A79D4"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0..3</w:t>
            </w:r>
          </w:p>
        </w:tc>
        <w:tc>
          <w:tcPr>
            <w:tcW w:w="1001" w:type="pct"/>
          </w:tcPr>
          <w:p w14:paraId="4970973A"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S100_NavigationPurpose</w:t>
            </w:r>
          </w:p>
        </w:tc>
        <w:tc>
          <w:tcPr>
            <w:tcW w:w="1194" w:type="pct"/>
          </w:tcPr>
          <w:p w14:paraId="7F666468" w14:textId="028E0BC1" w:rsidR="0042165B" w:rsidRPr="00E4609E" w:rsidRDefault="0042165B" w:rsidP="0042165B">
            <w:pPr>
              <w:snapToGrid w:val="0"/>
              <w:spacing w:after="0" w:line="240" w:lineRule="auto"/>
              <w:jc w:val="left"/>
              <w:rPr>
                <w:rFonts w:cs="Arial"/>
                <w:sz w:val="18"/>
                <w:szCs w:val="18"/>
              </w:rPr>
            </w:pPr>
            <w:r w:rsidRPr="00E4609E">
              <w:rPr>
                <w:rFonts w:cs="Arial"/>
                <w:sz w:val="18"/>
                <w:szCs w:val="18"/>
              </w:rPr>
              <w:t xml:space="preserve">Mandatory when </w:t>
            </w:r>
            <w:proofErr w:type="spellStart"/>
            <w:r w:rsidRPr="00E4609E">
              <w:rPr>
                <w:rFonts w:cs="Arial"/>
                <w:i/>
                <w:iCs/>
                <w:sz w:val="18"/>
                <w:szCs w:val="18"/>
              </w:rPr>
              <w:t>notForNavigation</w:t>
            </w:r>
            <w:proofErr w:type="spellEnd"/>
            <w:r w:rsidRPr="00E4609E">
              <w:rPr>
                <w:rFonts w:cs="Arial"/>
                <w:sz w:val="18"/>
                <w:szCs w:val="18"/>
              </w:rPr>
              <w:t xml:space="preserve"> = </w:t>
            </w:r>
            <w:r w:rsidR="000C632D">
              <w:rPr>
                <w:rFonts w:cs="Arial"/>
                <w:i/>
                <w:iCs/>
                <w:sz w:val="18"/>
                <w:szCs w:val="18"/>
              </w:rPr>
              <w:t>false</w:t>
            </w:r>
            <w:r w:rsidRPr="00E4609E">
              <w:rPr>
                <w:rFonts w:cs="Arial"/>
                <w:sz w:val="18"/>
                <w:szCs w:val="18"/>
              </w:rPr>
              <w:t>.</w:t>
            </w:r>
          </w:p>
        </w:tc>
      </w:tr>
      <w:tr w:rsidR="0042165B" w:rsidRPr="00EA68F3" w14:paraId="337544FC" w14:textId="77777777" w:rsidTr="000879A6">
        <w:trPr>
          <w:cantSplit/>
          <w:trHeight w:val="342"/>
        </w:trPr>
        <w:tc>
          <w:tcPr>
            <w:tcW w:w="385" w:type="pct"/>
          </w:tcPr>
          <w:p w14:paraId="6ECE5026"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Role</w:t>
            </w:r>
          </w:p>
        </w:tc>
        <w:tc>
          <w:tcPr>
            <w:tcW w:w="1001" w:type="pct"/>
          </w:tcPr>
          <w:p w14:paraId="7BE5BCD5"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resourceMaintenance</w:t>
            </w:r>
            <w:proofErr w:type="spellEnd"/>
          </w:p>
        </w:tc>
        <w:tc>
          <w:tcPr>
            <w:tcW w:w="1129" w:type="pct"/>
          </w:tcPr>
          <w:p w14:paraId="378A4179" w14:textId="77777777" w:rsidR="0042165B" w:rsidRPr="00E4609E" w:rsidRDefault="0042165B" w:rsidP="0042165B">
            <w:pPr>
              <w:snapToGrid w:val="0"/>
              <w:spacing w:after="0" w:line="240" w:lineRule="auto"/>
              <w:jc w:val="left"/>
              <w:rPr>
                <w:rFonts w:cs="Arial"/>
                <w:sz w:val="18"/>
                <w:szCs w:val="18"/>
              </w:rPr>
            </w:pPr>
            <w:r w:rsidRPr="00E4609E">
              <w:rPr>
                <w:rFonts w:cs="Arial"/>
                <w:sz w:val="18"/>
                <w:szCs w:val="18"/>
              </w:rPr>
              <w:t>Information about the frequency of resource updates, and the scope of those updates</w:t>
            </w:r>
          </w:p>
        </w:tc>
        <w:tc>
          <w:tcPr>
            <w:tcW w:w="290" w:type="pct"/>
          </w:tcPr>
          <w:p w14:paraId="4DFE8FCE" w14:textId="77777777" w:rsidR="0042165B" w:rsidRPr="00E4609E" w:rsidRDefault="0042165B" w:rsidP="0042165B">
            <w:pPr>
              <w:snapToGrid w:val="0"/>
              <w:spacing w:after="0" w:line="240" w:lineRule="auto"/>
              <w:jc w:val="center"/>
              <w:rPr>
                <w:rFonts w:cs="Arial"/>
                <w:sz w:val="18"/>
                <w:szCs w:val="18"/>
              </w:rPr>
            </w:pPr>
            <w:r w:rsidRPr="00E4609E">
              <w:rPr>
                <w:rFonts w:cs="Arial"/>
                <w:sz w:val="18"/>
                <w:szCs w:val="18"/>
              </w:rPr>
              <w:t>0..1</w:t>
            </w:r>
          </w:p>
        </w:tc>
        <w:tc>
          <w:tcPr>
            <w:tcW w:w="1001" w:type="pct"/>
          </w:tcPr>
          <w:p w14:paraId="39DFAB4D" w14:textId="77777777" w:rsidR="0042165B" w:rsidRPr="00E4609E" w:rsidRDefault="0042165B" w:rsidP="0042165B">
            <w:pPr>
              <w:snapToGrid w:val="0"/>
              <w:spacing w:after="0" w:line="240" w:lineRule="auto"/>
              <w:jc w:val="left"/>
              <w:rPr>
                <w:rFonts w:cs="Arial"/>
                <w:sz w:val="18"/>
                <w:szCs w:val="18"/>
              </w:rPr>
            </w:pPr>
            <w:proofErr w:type="spellStart"/>
            <w:r w:rsidRPr="00E4609E">
              <w:rPr>
                <w:rFonts w:cs="Arial"/>
                <w:sz w:val="18"/>
                <w:szCs w:val="18"/>
              </w:rPr>
              <w:t>MD_MaintenanceInformation</w:t>
            </w:r>
            <w:proofErr w:type="spellEnd"/>
          </w:p>
        </w:tc>
        <w:tc>
          <w:tcPr>
            <w:tcW w:w="1194" w:type="pct"/>
            <w:vAlign w:val="center"/>
          </w:tcPr>
          <w:p w14:paraId="54BB7E2A" w14:textId="77777777" w:rsidR="0042165B" w:rsidRPr="00A864B6" w:rsidRDefault="0042165B" w:rsidP="0042165B">
            <w:pPr>
              <w:snapToGrid w:val="0"/>
              <w:spacing w:after="0"/>
              <w:jc w:val="left"/>
              <w:rPr>
                <w:rFonts w:cs="Arial"/>
                <w:sz w:val="18"/>
                <w:szCs w:val="18"/>
              </w:rPr>
            </w:pPr>
            <w:r w:rsidRPr="00A864B6">
              <w:rPr>
                <w:rFonts w:cs="Arial"/>
                <w:sz w:val="18"/>
                <w:szCs w:val="18"/>
              </w:rPr>
              <w:t>S-100 restricts the multiplicity to 0..1</w:t>
            </w:r>
          </w:p>
          <w:p w14:paraId="37E3FF41" w14:textId="77777777" w:rsidR="0042165B" w:rsidRPr="00A864B6" w:rsidRDefault="0042165B" w:rsidP="0042165B">
            <w:pPr>
              <w:snapToGrid w:val="0"/>
              <w:spacing w:after="0"/>
              <w:jc w:val="left"/>
              <w:rPr>
                <w:rFonts w:cs="Arial"/>
                <w:sz w:val="18"/>
                <w:szCs w:val="18"/>
              </w:rPr>
            </w:pPr>
            <w:r w:rsidRPr="00A864B6">
              <w:rPr>
                <w:rFonts w:cs="Arial"/>
                <w:sz w:val="18"/>
                <w:szCs w:val="18"/>
              </w:rPr>
              <w:t>and adds specific restrictions on the ISO</w:t>
            </w:r>
            <w:r>
              <w:rPr>
                <w:rFonts w:cs="Arial"/>
                <w:sz w:val="18"/>
                <w:szCs w:val="18"/>
              </w:rPr>
              <w:t xml:space="preserve"> </w:t>
            </w:r>
            <w:r w:rsidRPr="00A864B6">
              <w:rPr>
                <w:rFonts w:cs="Arial"/>
                <w:sz w:val="18"/>
                <w:szCs w:val="18"/>
              </w:rPr>
              <w:t>19115 structure and content. See</w:t>
            </w:r>
          </w:p>
          <w:p w14:paraId="40C42CF7" w14:textId="77777777" w:rsidR="0042165B" w:rsidRPr="00A864B6" w:rsidRDefault="0042165B" w:rsidP="0042165B">
            <w:pPr>
              <w:snapToGrid w:val="0"/>
              <w:spacing w:after="0"/>
              <w:jc w:val="left"/>
              <w:rPr>
                <w:rFonts w:cs="Arial"/>
                <w:sz w:val="18"/>
                <w:szCs w:val="18"/>
              </w:rPr>
            </w:pPr>
            <w:r w:rsidRPr="00A864B6">
              <w:rPr>
                <w:rFonts w:cs="Arial"/>
                <w:sz w:val="18"/>
                <w:szCs w:val="18"/>
              </w:rPr>
              <w:t xml:space="preserve">clause </w:t>
            </w:r>
            <w:proofErr w:type="spellStart"/>
            <w:r w:rsidRPr="003B09E4">
              <w:rPr>
                <w:rFonts w:cs="Arial"/>
                <w:b/>
                <w:bCs/>
                <w:sz w:val="18"/>
                <w:szCs w:val="18"/>
              </w:rPr>
              <w:t>MD_MaintenanceInformation</w:t>
            </w:r>
            <w:proofErr w:type="spellEnd"/>
          </w:p>
          <w:p w14:paraId="40FDDD17" w14:textId="77777777" w:rsidR="0042165B" w:rsidRPr="00A864B6" w:rsidRDefault="0042165B" w:rsidP="0042165B">
            <w:pPr>
              <w:snapToGrid w:val="0"/>
              <w:spacing w:after="0"/>
              <w:jc w:val="left"/>
              <w:rPr>
                <w:rFonts w:cs="Arial"/>
                <w:sz w:val="18"/>
                <w:szCs w:val="18"/>
              </w:rPr>
            </w:pPr>
            <w:r>
              <w:rPr>
                <w:rFonts w:cs="Arial"/>
                <w:sz w:val="18"/>
                <w:szCs w:val="18"/>
              </w:rPr>
              <w:t>in S-100 Part 17.</w:t>
            </w:r>
          </w:p>
          <w:p w14:paraId="33A09B5E" w14:textId="64CFFB93" w:rsidR="0042165B" w:rsidRPr="00A864B6" w:rsidRDefault="0042165B" w:rsidP="0042165B">
            <w:pPr>
              <w:snapToGrid w:val="0"/>
              <w:spacing w:after="0"/>
              <w:jc w:val="left"/>
              <w:rPr>
                <w:rFonts w:cs="Arial"/>
                <w:sz w:val="18"/>
                <w:szCs w:val="18"/>
              </w:rPr>
            </w:pPr>
            <w:r w:rsidRPr="00A864B6">
              <w:rPr>
                <w:rFonts w:cs="Arial"/>
                <w:sz w:val="18"/>
                <w:szCs w:val="18"/>
              </w:rPr>
              <w:t xml:space="preserve">Format: </w:t>
            </w:r>
            <w:proofErr w:type="spellStart"/>
            <w:r w:rsidRPr="00A864B6">
              <w:rPr>
                <w:rFonts w:cs="Arial"/>
                <w:sz w:val="18"/>
                <w:szCs w:val="18"/>
              </w:rPr>
              <w:t>PnYnMnDTnHnMnS</w:t>
            </w:r>
            <w:proofErr w:type="spellEnd"/>
            <w:r w:rsidRPr="00A864B6">
              <w:rPr>
                <w:rFonts w:cs="Arial"/>
                <w:sz w:val="18"/>
                <w:szCs w:val="18"/>
              </w:rPr>
              <w:t xml:space="preserve"> (XML built</w:t>
            </w:r>
            <w:r>
              <w:rPr>
                <w:rFonts w:cs="Arial"/>
                <w:sz w:val="18"/>
                <w:szCs w:val="18"/>
              </w:rPr>
              <w:t>-</w:t>
            </w:r>
            <w:r w:rsidRPr="00A864B6">
              <w:rPr>
                <w:rFonts w:cs="Arial"/>
                <w:sz w:val="18"/>
                <w:szCs w:val="18"/>
              </w:rPr>
              <w:t>in</w:t>
            </w:r>
            <w:r>
              <w:rPr>
                <w:rFonts w:cs="Arial"/>
                <w:sz w:val="18"/>
                <w:szCs w:val="18"/>
              </w:rPr>
              <w:t xml:space="preserve"> </w:t>
            </w:r>
            <w:r w:rsidRPr="00A864B6">
              <w:rPr>
                <w:rFonts w:cs="Arial"/>
                <w:sz w:val="18"/>
                <w:szCs w:val="18"/>
              </w:rPr>
              <w:t>type for ISO 8601 duration). See</w:t>
            </w:r>
            <w:r>
              <w:rPr>
                <w:rFonts w:cs="Arial"/>
                <w:sz w:val="18"/>
                <w:szCs w:val="18"/>
              </w:rPr>
              <w:t xml:space="preserve"> S-100 </w:t>
            </w:r>
            <w:r w:rsidRPr="00A864B6">
              <w:rPr>
                <w:rFonts w:cs="Arial"/>
                <w:sz w:val="18"/>
                <w:szCs w:val="18"/>
              </w:rPr>
              <w:t>clause 17-4.9</w:t>
            </w:r>
            <w:r>
              <w:rPr>
                <w:rFonts w:cs="Arial"/>
                <w:sz w:val="18"/>
                <w:szCs w:val="18"/>
              </w:rPr>
              <w:t xml:space="preserve"> for encoding guidance</w:t>
            </w:r>
            <w:r w:rsidRPr="00E4609E">
              <w:rPr>
                <w:rFonts w:cs="Arial"/>
                <w:sz w:val="18"/>
                <w:szCs w:val="18"/>
              </w:rPr>
              <w:t>.</w:t>
            </w:r>
          </w:p>
        </w:tc>
      </w:tr>
    </w:tbl>
    <w:p w14:paraId="4F0CDB9A" w14:textId="77777777" w:rsidR="00EB4535" w:rsidRPr="00EB4535" w:rsidRDefault="00EB4535" w:rsidP="00EB4535"/>
    <w:p w14:paraId="59536819" w14:textId="36735F3E" w:rsidR="003440C2" w:rsidRPr="009F0C13" w:rsidRDefault="003440C2" w:rsidP="003440C2">
      <w:pPr>
        <w:pStyle w:val="Heading4"/>
        <w:keepLines/>
        <w:tabs>
          <w:tab w:val="clear" w:pos="940"/>
          <w:tab w:val="clear" w:pos="1140"/>
          <w:tab w:val="clear" w:pos="1360"/>
          <w:tab w:val="left" w:pos="993"/>
        </w:tabs>
        <w:spacing w:before="120" w:after="120" w:line="240" w:lineRule="auto"/>
        <w:ind w:left="993" w:hanging="993"/>
      </w:pPr>
      <w:r w:rsidRPr="009F0C13">
        <w:t>S100_</w:t>
      </w:r>
      <w:r>
        <w:t>NavigationPurpose</w:t>
      </w:r>
    </w:p>
    <w:tbl>
      <w:tblPr>
        <w:tblW w:w="14208"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6"/>
        <w:gridCol w:w="3045"/>
        <w:gridCol w:w="3464"/>
        <w:gridCol w:w="814"/>
        <w:gridCol w:w="5599"/>
      </w:tblGrid>
      <w:tr w:rsidR="00A12CC3" w:rsidRPr="00A04EA2" w14:paraId="1E25B987" w14:textId="77777777" w:rsidTr="00BC5E8F">
        <w:trPr>
          <w:cantSplit/>
          <w:trHeight w:val="277"/>
        </w:trPr>
        <w:tc>
          <w:tcPr>
            <w:tcW w:w="1286" w:type="dxa"/>
            <w:shd w:val="clear" w:color="auto" w:fill="D9D9D9" w:themeFill="background1" w:themeFillShade="D9"/>
          </w:tcPr>
          <w:p w14:paraId="6C6B5D20" w14:textId="77777777" w:rsidR="00A12CC3" w:rsidRPr="00BC5E8F" w:rsidRDefault="00A12CC3" w:rsidP="00A37DD1">
            <w:pPr>
              <w:snapToGrid w:val="0"/>
              <w:spacing w:before="60" w:after="60" w:line="240" w:lineRule="auto"/>
              <w:rPr>
                <w:rFonts w:cs="Arial"/>
                <w:b/>
                <w:sz w:val="18"/>
                <w:szCs w:val="18"/>
              </w:rPr>
            </w:pPr>
            <w:bookmarkStart w:id="1705" w:name="_Hlk91097681"/>
            <w:r w:rsidRPr="00BC5E8F">
              <w:rPr>
                <w:rFonts w:cs="Arial"/>
                <w:b/>
                <w:sz w:val="18"/>
                <w:szCs w:val="18"/>
              </w:rPr>
              <w:t>Role Name</w:t>
            </w:r>
          </w:p>
        </w:tc>
        <w:tc>
          <w:tcPr>
            <w:tcW w:w="3045" w:type="dxa"/>
            <w:shd w:val="clear" w:color="auto" w:fill="D9D9D9" w:themeFill="background1" w:themeFillShade="D9"/>
          </w:tcPr>
          <w:p w14:paraId="6DE08251" w14:textId="77777777" w:rsidR="00A12CC3" w:rsidRPr="00BC5E8F" w:rsidRDefault="00A12CC3" w:rsidP="00A37DD1">
            <w:pPr>
              <w:snapToGrid w:val="0"/>
              <w:spacing w:before="60" w:after="60" w:line="240" w:lineRule="auto"/>
              <w:rPr>
                <w:rFonts w:cs="Arial"/>
                <w:b/>
                <w:sz w:val="18"/>
                <w:szCs w:val="18"/>
              </w:rPr>
            </w:pPr>
            <w:r w:rsidRPr="00BC5E8F">
              <w:rPr>
                <w:rFonts w:cs="Arial"/>
                <w:b/>
                <w:sz w:val="18"/>
                <w:szCs w:val="18"/>
              </w:rPr>
              <w:t>Name</w:t>
            </w:r>
          </w:p>
        </w:tc>
        <w:tc>
          <w:tcPr>
            <w:tcW w:w="3464" w:type="dxa"/>
            <w:shd w:val="clear" w:color="auto" w:fill="D9D9D9" w:themeFill="background1" w:themeFillShade="D9"/>
          </w:tcPr>
          <w:p w14:paraId="58F45AA1" w14:textId="77777777" w:rsidR="00A12CC3" w:rsidRPr="00BC5E8F" w:rsidRDefault="00A12CC3" w:rsidP="00A37DD1">
            <w:pPr>
              <w:snapToGrid w:val="0"/>
              <w:spacing w:before="60" w:after="60" w:line="240" w:lineRule="auto"/>
              <w:rPr>
                <w:rFonts w:cs="Arial"/>
                <w:b/>
                <w:sz w:val="18"/>
                <w:szCs w:val="18"/>
              </w:rPr>
            </w:pPr>
            <w:r w:rsidRPr="00BC5E8F">
              <w:rPr>
                <w:rFonts w:cs="Arial"/>
                <w:b/>
                <w:sz w:val="18"/>
                <w:szCs w:val="18"/>
              </w:rPr>
              <w:t>Description</w:t>
            </w:r>
          </w:p>
        </w:tc>
        <w:tc>
          <w:tcPr>
            <w:tcW w:w="814" w:type="dxa"/>
            <w:shd w:val="clear" w:color="auto" w:fill="D9D9D9" w:themeFill="background1" w:themeFillShade="D9"/>
          </w:tcPr>
          <w:p w14:paraId="3145C069" w14:textId="77777777" w:rsidR="00A12CC3" w:rsidRPr="00BC5E8F" w:rsidRDefault="00A12CC3" w:rsidP="00A37DD1">
            <w:pPr>
              <w:snapToGrid w:val="0"/>
              <w:spacing w:before="60" w:after="60" w:line="240" w:lineRule="auto"/>
              <w:jc w:val="center"/>
              <w:rPr>
                <w:rFonts w:cs="Arial"/>
                <w:b/>
                <w:sz w:val="18"/>
                <w:szCs w:val="18"/>
              </w:rPr>
            </w:pPr>
            <w:r w:rsidRPr="00BC5E8F">
              <w:rPr>
                <w:rFonts w:cs="Arial"/>
                <w:b/>
                <w:sz w:val="18"/>
                <w:szCs w:val="18"/>
              </w:rPr>
              <w:t>Code</w:t>
            </w:r>
          </w:p>
        </w:tc>
        <w:tc>
          <w:tcPr>
            <w:tcW w:w="5599" w:type="dxa"/>
            <w:shd w:val="clear" w:color="auto" w:fill="D9D9D9" w:themeFill="background1" w:themeFillShade="D9"/>
          </w:tcPr>
          <w:p w14:paraId="5BF34187" w14:textId="77777777" w:rsidR="00A12CC3" w:rsidRPr="00BC5E8F" w:rsidRDefault="00A12CC3" w:rsidP="00A37DD1">
            <w:pPr>
              <w:snapToGrid w:val="0"/>
              <w:spacing w:before="60" w:after="60" w:line="240" w:lineRule="auto"/>
              <w:rPr>
                <w:rFonts w:cs="Arial"/>
                <w:b/>
                <w:sz w:val="18"/>
                <w:szCs w:val="18"/>
              </w:rPr>
            </w:pPr>
            <w:r w:rsidRPr="00BC5E8F">
              <w:rPr>
                <w:rFonts w:cs="Arial"/>
                <w:b/>
                <w:sz w:val="18"/>
                <w:szCs w:val="18"/>
              </w:rPr>
              <w:t>Remarks</w:t>
            </w:r>
          </w:p>
        </w:tc>
      </w:tr>
      <w:tr w:rsidR="00A12CC3" w:rsidRPr="00A04EA2" w14:paraId="4AB79712" w14:textId="77777777" w:rsidTr="00BC5E8F">
        <w:trPr>
          <w:cantSplit/>
          <w:trHeight w:val="305"/>
        </w:trPr>
        <w:tc>
          <w:tcPr>
            <w:tcW w:w="1286" w:type="dxa"/>
          </w:tcPr>
          <w:p w14:paraId="284B2F95"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Enumeration</w:t>
            </w:r>
          </w:p>
        </w:tc>
        <w:tc>
          <w:tcPr>
            <w:tcW w:w="3045" w:type="dxa"/>
          </w:tcPr>
          <w:p w14:paraId="676D422A"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S100_NavigationPurpose</w:t>
            </w:r>
          </w:p>
        </w:tc>
        <w:tc>
          <w:tcPr>
            <w:tcW w:w="3464" w:type="dxa"/>
          </w:tcPr>
          <w:p w14:paraId="659039B2"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The purpose of the dataset</w:t>
            </w:r>
          </w:p>
        </w:tc>
        <w:tc>
          <w:tcPr>
            <w:tcW w:w="814" w:type="dxa"/>
          </w:tcPr>
          <w:p w14:paraId="690245D7" w14:textId="77777777" w:rsidR="00A12CC3" w:rsidRPr="00BC5E8F" w:rsidRDefault="00A12CC3" w:rsidP="00A37DD1">
            <w:pPr>
              <w:snapToGrid w:val="0"/>
              <w:spacing w:before="60" w:after="60" w:line="240" w:lineRule="auto"/>
              <w:jc w:val="center"/>
              <w:rPr>
                <w:rFonts w:cs="Arial"/>
                <w:sz w:val="18"/>
                <w:szCs w:val="18"/>
              </w:rPr>
            </w:pPr>
            <w:r w:rsidRPr="00BC5E8F">
              <w:rPr>
                <w:rFonts w:cs="Arial"/>
                <w:sz w:val="18"/>
                <w:szCs w:val="18"/>
              </w:rPr>
              <w:t>-</w:t>
            </w:r>
          </w:p>
        </w:tc>
        <w:tc>
          <w:tcPr>
            <w:tcW w:w="5599" w:type="dxa"/>
          </w:tcPr>
          <w:p w14:paraId="173E43B1" w14:textId="77777777" w:rsidR="00A12CC3" w:rsidRPr="00BC5E8F" w:rsidRDefault="00A12CC3" w:rsidP="00A37DD1">
            <w:pPr>
              <w:spacing w:before="60" w:after="60" w:line="240" w:lineRule="auto"/>
              <w:rPr>
                <w:rFonts w:cs="Arial"/>
                <w:sz w:val="18"/>
                <w:szCs w:val="18"/>
              </w:rPr>
            </w:pPr>
            <w:r w:rsidRPr="00BC5E8F" w:rsidDel="006A2EDF">
              <w:rPr>
                <w:rFonts w:cs="Arial"/>
                <w:sz w:val="18"/>
                <w:szCs w:val="18"/>
                <w:lang w:eastAsia="en-US"/>
              </w:rPr>
              <w:t xml:space="preserve"> </w:t>
            </w:r>
          </w:p>
        </w:tc>
      </w:tr>
      <w:tr w:rsidR="00A12CC3" w:rsidRPr="00A04EA2" w14:paraId="00663389" w14:textId="77777777" w:rsidTr="00BC5E8F">
        <w:trPr>
          <w:cantSplit/>
          <w:trHeight w:val="277"/>
        </w:trPr>
        <w:tc>
          <w:tcPr>
            <w:tcW w:w="1286" w:type="dxa"/>
          </w:tcPr>
          <w:p w14:paraId="002B691B"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Value</w:t>
            </w:r>
          </w:p>
        </w:tc>
        <w:tc>
          <w:tcPr>
            <w:tcW w:w="3045" w:type="dxa"/>
          </w:tcPr>
          <w:p w14:paraId="1C6BE2F0"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port</w:t>
            </w:r>
          </w:p>
        </w:tc>
        <w:tc>
          <w:tcPr>
            <w:tcW w:w="3464" w:type="dxa"/>
          </w:tcPr>
          <w:p w14:paraId="71EDD885"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For port and near shore operations</w:t>
            </w:r>
          </w:p>
        </w:tc>
        <w:tc>
          <w:tcPr>
            <w:tcW w:w="814" w:type="dxa"/>
          </w:tcPr>
          <w:p w14:paraId="4C984B8B" w14:textId="77777777" w:rsidR="00A12CC3" w:rsidRPr="00BC5E8F" w:rsidRDefault="00A12CC3" w:rsidP="00A37DD1">
            <w:pPr>
              <w:snapToGrid w:val="0"/>
              <w:spacing w:before="60" w:after="60" w:line="240" w:lineRule="auto"/>
              <w:jc w:val="center"/>
              <w:rPr>
                <w:rFonts w:cs="Arial"/>
                <w:sz w:val="18"/>
                <w:szCs w:val="18"/>
              </w:rPr>
            </w:pPr>
            <w:r w:rsidRPr="00BC5E8F">
              <w:rPr>
                <w:rFonts w:cs="Arial"/>
                <w:sz w:val="18"/>
                <w:szCs w:val="18"/>
              </w:rPr>
              <w:t>1</w:t>
            </w:r>
          </w:p>
        </w:tc>
        <w:tc>
          <w:tcPr>
            <w:tcW w:w="5599" w:type="dxa"/>
          </w:tcPr>
          <w:p w14:paraId="0996FCA0"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w:t>
            </w:r>
          </w:p>
        </w:tc>
      </w:tr>
      <w:tr w:rsidR="00A12CC3" w:rsidRPr="00A04EA2" w14:paraId="714922C7" w14:textId="77777777" w:rsidTr="00BC5E8F">
        <w:trPr>
          <w:cantSplit/>
          <w:trHeight w:val="277"/>
        </w:trPr>
        <w:tc>
          <w:tcPr>
            <w:tcW w:w="1286" w:type="dxa"/>
          </w:tcPr>
          <w:p w14:paraId="6BD3C517"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Value</w:t>
            </w:r>
          </w:p>
        </w:tc>
        <w:tc>
          <w:tcPr>
            <w:tcW w:w="3045" w:type="dxa"/>
          </w:tcPr>
          <w:p w14:paraId="363CF7A6"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transit</w:t>
            </w:r>
          </w:p>
        </w:tc>
        <w:tc>
          <w:tcPr>
            <w:tcW w:w="3464" w:type="dxa"/>
          </w:tcPr>
          <w:p w14:paraId="5BF55992"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For coast and planning purposes</w:t>
            </w:r>
          </w:p>
        </w:tc>
        <w:tc>
          <w:tcPr>
            <w:tcW w:w="814" w:type="dxa"/>
          </w:tcPr>
          <w:p w14:paraId="6E7A0DB4" w14:textId="77777777" w:rsidR="00A12CC3" w:rsidRPr="00BC5E8F" w:rsidRDefault="00A12CC3" w:rsidP="00A37DD1">
            <w:pPr>
              <w:snapToGrid w:val="0"/>
              <w:spacing w:before="60" w:after="60" w:line="240" w:lineRule="auto"/>
              <w:jc w:val="center"/>
              <w:rPr>
                <w:rFonts w:cs="Arial"/>
                <w:sz w:val="18"/>
                <w:szCs w:val="18"/>
              </w:rPr>
            </w:pPr>
            <w:r w:rsidRPr="00BC5E8F">
              <w:rPr>
                <w:rFonts w:cs="Arial"/>
                <w:sz w:val="18"/>
                <w:szCs w:val="18"/>
              </w:rPr>
              <w:t>2</w:t>
            </w:r>
          </w:p>
        </w:tc>
        <w:tc>
          <w:tcPr>
            <w:tcW w:w="5599" w:type="dxa"/>
          </w:tcPr>
          <w:p w14:paraId="5B6CA029"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w:t>
            </w:r>
          </w:p>
        </w:tc>
      </w:tr>
      <w:tr w:rsidR="00A12CC3" w:rsidRPr="00A04EA2" w14:paraId="62FC50F2" w14:textId="77777777" w:rsidTr="00BC5E8F">
        <w:trPr>
          <w:cantSplit/>
          <w:trHeight w:val="305"/>
        </w:trPr>
        <w:tc>
          <w:tcPr>
            <w:tcW w:w="1286" w:type="dxa"/>
          </w:tcPr>
          <w:p w14:paraId="1DC81CFD"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Value</w:t>
            </w:r>
          </w:p>
        </w:tc>
        <w:tc>
          <w:tcPr>
            <w:tcW w:w="3045" w:type="dxa"/>
          </w:tcPr>
          <w:p w14:paraId="210CD095"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overview</w:t>
            </w:r>
          </w:p>
        </w:tc>
        <w:tc>
          <w:tcPr>
            <w:tcW w:w="3464" w:type="dxa"/>
          </w:tcPr>
          <w:p w14:paraId="03AAA03A"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For ocean crossing and planning purposes</w:t>
            </w:r>
          </w:p>
        </w:tc>
        <w:tc>
          <w:tcPr>
            <w:tcW w:w="814" w:type="dxa"/>
          </w:tcPr>
          <w:p w14:paraId="43D1781C" w14:textId="77777777" w:rsidR="00A12CC3" w:rsidRPr="00BC5E8F" w:rsidRDefault="00A12CC3" w:rsidP="00A37DD1">
            <w:pPr>
              <w:snapToGrid w:val="0"/>
              <w:spacing w:before="60" w:after="60" w:line="240" w:lineRule="auto"/>
              <w:jc w:val="center"/>
              <w:rPr>
                <w:rFonts w:cs="Arial"/>
                <w:sz w:val="18"/>
                <w:szCs w:val="18"/>
              </w:rPr>
            </w:pPr>
            <w:r w:rsidRPr="00BC5E8F">
              <w:rPr>
                <w:rFonts w:cs="Arial"/>
                <w:sz w:val="18"/>
                <w:szCs w:val="18"/>
              </w:rPr>
              <w:t>3</w:t>
            </w:r>
          </w:p>
        </w:tc>
        <w:tc>
          <w:tcPr>
            <w:tcW w:w="5599" w:type="dxa"/>
          </w:tcPr>
          <w:p w14:paraId="55F99600" w14:textId="77777777" w:rsidR="00A12CC3" w:rsidRPr="00BC5E8F" w:rsidRDefault="00A12CC3" w:rsidP="00A37DD1">
            <w:pPr>
              <w:snapToGrid w:val="0"/>
              <w:spacing w:before="60" w:after="60" w:line="240" w:lineRule="auto"/>
              <w:rPr>
                <w:rFonts w:cs="Arial"/>
                <w:sz w:val="18"/>
                <w:szCs w:val="18"/>
              </w:rPr>
            </w:pPr>
            <w:r w:rsidRPr="00BC5E8F">
              <w:rPr>
                <w:rFonts w:cs="Arial"/>
                <w:sz w:val="18"/>
                <w:szCs w:val="18"/>
              </w:rPr>
              <w:t>-</w:t>
            </w:r>
          </w:p>
        </w:tc>
      </w:tr>
      <w:bookmarkEnd w:id="1705"/>
    </w:tbl>
    <w:p w14:paraId="49A43DAC" w14:textId="77777777" w:rsidR="00535AD2" w:rsidRPr="00F16816" w:rsidRDefault="00535AD2" w:rsidP="009B43C4">
      <w:pPr>
        <w:spacing w:after="0" w:line="240" w:lineRule="auto"/>
      </w:pPr>
    </w:p>
    <w:p w14:paraId="13708B0D" w14:textId="0C5697BE" w:rsidR="00E73EDF" w:rsidRPr="009F0C13" w:rsidRDefault="00E4720B" w:rsidP="009B43C4">
      <w:pPr>
        <w:pStyle w:val="Heading4"/>
        <w:keepLines/>
        <w:tabs>
          <w:tab w:val="clear" w:pos="940"/>
          <w:tab w:val="clear" w:pos="1140"/>
          <w:tab w:val="clear" w:pos="1360"/>
          <w:tab w:val="left" w:pos="993"/>
        </w:tabs>
        <w:spacing w:before="120" w:after="120" w:line="240" w:lineRule="auto"/>
        <w:ind w:left="993" w:hanging="993"/>
      </w:pPr>
      <w:r w:rsidRPr="009F0C13">
        <w:lastRenderedPageBreak/>
        <w:t>S100</w:t>
      </w:r>
      <w:r w:rsidR="007653F1" w:rsidRPr="009F0C13">
        <w:t>_DataCoverage</w:t>
      </w:r>
    </w:p>
    <w:tbl>
      <w:tblPr>
        <w:tblW w:w="0" w:type="auto"/>
        <w:tblCellMar>
          <w:left w:w="58" w:type="dxa"/>
          <w:right w:w="58" w:type="dxa"/>
        </w:tblCellMar>
        <w:tblLook w:val="04A0" w:firstRow="1" w:lastRow="0" w:firstColumn="1" w:lastColumn="0" w:noHBand="0" w:noVBand="1"/>
      </w:tblPr>
      <w:tblGrid>
        <w:gridCol w:w="2037"/>
        <w:gridCol w:w="3843"/>
        <w:gridCol w:w="1156"/>
        <w:gridCol w:w="1968"/>
        <w:gridCol w:w="5170"/>
      </w:tblGrid>
      <w:tr w:rsidR="00957D5A" w:rsidRPr="00137D72" w14:paraId="03E692E7" w14:textId="77777777" w:rsidTr="00137D72">
        <w:trPr>
          <w:cantSplit/>
        </w:trPr>
        <w:tc>
          <w:tcPr>
            <w:tcW w:w="0" w:type="auto"/>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5F932FC3" w14:textId="77777777" w:rsidR="00957D5A" w:rsidRPr="00137D72" w:rsidRDefault="00957D5A" w:rsidP="00C128E3">
            <w:pPr>
              <w:spacing w:before="60" w:after="60" w:line="240" w:lineRule="auto"/>
              <w:rPr>
                <w:rFonts w:cs="Arial"/>
                <w:b/>
                <w:bCs/>
                <w:sz w:val="18"/>
                <w:szCs w:val="18"/>
                <w:lang w:eastAsia="en-US"/>
              </w:rPr>
            </w:pPr>
            <w:r w:rsidRPr="00137D72">
              <w:rPr>
                <w:rFonts w:cs="Arial"/>
                <w:b/>
                <w:bCs/>
                <w:sz w:val="18"/>
                <w:szCs w:val="18"/>
                <w:lang w:eastAsia="en-US"/>
              </w:rPr>
              <w:t>Name</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tcPr>
          <w:p w14:paraId="4F9A4B7E" w14:textId="1C951249" w:rsidR="00957D5A" w:rsidRPr="00137D72" w:rsidRDefault="00957D5A" w:rsidP="00C128E3">
            <w:pPr>
              <w:spacing w:before="60" w:after="60" w:line="240" w:lineRule="auto"/>
              <w:jc w:val="center"/>
              <w:rPr>
                <w:rFonts w:cs="Arial"/>
                <w:b/>
                <w:bCs/>
                <w:sz w:val="18"/>
                <w:szCs w:val="18"/>
                <w:lang w:eastAsia="en-US"/>
              </w:rPr>
            </w:pPr>
            <w:r w:rsidRPr="00137D72">
              <w:rPr>
                <w:rFonts w:cs="Arial"/>
                <w:b/>
                <w:bCs/>
                <w:sz w:val="18"/>
                <w:szCs w:val="18"/>
                <w:lang w:eastAsia="en-US"/>
              </w:rPr>
              <w:t>Description</w:t>
            </w:r>
          </w:p>
        </w:tc>
        <w:tc>
          <w:tcPr>
            <w:tcW w:w="0" w:type="auto"/>
            <w:tcBorders>
              <w:top w:val="single" w:sz="8" w:space="0" w:color="000000"/>
              <w:left w:val="single" w:sz="4" w:space="0" w:color="auto"/>
              <w:bottom w:val="single" w:sz="8" w:space="0" w:color="000000"/>
              <w:right w:val="single" w:sz="4" w:space="0" w:color="auto"/>
            </w:tcBorders>
            <w:shd w:val="clear" w:color="auto" w:fill="D9D9D9" w:themeFill="background1" w:themeFillShade="D9"/>
            <w:tcMar>
              <w:left w:w="108" w:type="dxa"/>
              <w:right w:w="108" w:type="dxa"/>
            </w:tcMar>
          </w:tcPr>
          <w:p w14:paraId="2C9C34F7" w14:textId="3A043CB9" w:rsidR="00957D5A" w:rsidRPr="00137D72" w:rsidRDefault="00957D5A" w:rsidP="00C128E3">
            <w:pPr>
              <w:spacing w:before="60" w:after="60" w:line="240" w:lineRule="auto"/>
              <w:jc w:val="center"/>
              <w:rPr>
                <w:rFonts w:cs="Arial"/>
                <w:b/>
                <w:bCs/>
                <w:sz w:val="18"/>
                <w:szCs w:val="18"/>
                <w:lang w:eastAsia="en-US"/>
              </w:rPr>
            </w:pPr>
            <w:r w:rsidRPr="00137D72">
              <w:rPr>
                <w:rFonts w:cs="Arial"/>
                <w:b/>
                <w:bCs/>
                <w:sz w:val="18"/>
                <w:szCs w:val="18"/>
                <w:lang w:eastAsia="en-US"/>
              </w:rPr>
              <w:t>Multiplicity</w:t>
            </w:r>
          </w:p>
        </w:tc>
        <w:tc>
          <w:tcPr>
            <w:tcW w:w="0" w:type="auto"/>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72DFA31" w14:textId="77777777" w:rsidR="00957D5A" w:rsidRPr="00137D72" w:rsidRDefault="00957D5A" w:rsidP="00C128E3">
            <w:pPr>
              <w:spacing w:before="60" w:after="60" w:line="240" w:lineRule="auto"/>
              <w:rPr>
                <w:rFonts w:cs="Arial"/>
                <w:b/>
                <w:bCs/>
                <w:sz w:val="18"/>
                <w:szCs w:val="18"/>
                <w:lang w:eastAsia="en-US"/>
              </w:rPr>
            </w:pPr>
            <w:r w:rsidRPr="00137D72">
              <w:rPr>
                <w:rFonts w:cs="Arial"/>
                <w:b/>
                <w:bCs/>
                <w:sz w:val="18"/>
                <w:szCs w:val="18"/>
                <w:lang w:eastAsia="en-US"/>
              </w:rPr>
              <w:t>Type</w:t>
            </w:r>
          </w:p>
        </w:tc>
        <w:tc>
          <w:tcPr>
            <w:tcW w:w="0" w:type="auto"/>
            <w:tcBorders>
              <w:top w:val="single" w:sz="8" w:space="0" w:color="000000"/>
              <w:left w:val="nil"/>
              <w:bottom w:val="single" w:sz="8" w:space="0" w:color="000000"/>
              <w:right w:val="single" w:sz="8" w:space="0" w:color="000000"/>
            </w:tcBorders>
            <w:shd w:val="clear" w:color="auto" w:fill="D9D9D9" w:themeFill="background1" w:themeFillShade="D9"/>
            <w:tcMar>
              <w:top w:w="0" w:type="dxa"/>
              <w:left w:w="108" w:type="dxa"/>
              <w:bottom w:w="0" w:type="dxa"/>
              <w:right w:w="108" w:type="dxa"/>
            </w:tcMar>
          </w:tcPr>
          <w:p w14:paraId="09E3D171" w14:textId="77777777" w:rsidR="00957D5A" w:rsidRPr="00137D72" w:rsidRDefault="00957D5A" w:rsidP="00C128E3">
            <w:pPr>
              <w:spacing w:before="60" w:after="60" w:line="240" w:lineRule="auto"/>
              <w:rPr>
                <w:rFonts w:cs="Arial"/>
                <w:b/>
                <w:bCs/>
                <w:sz w:val="18"/>
                <w:szCs w:val="18"/>
                <w:lang w:eastAsia="en-US"/>
              </w:rPr>
            </w:pPr>
            <w:r w:rsidRPr="00137D72">
              <w:rPr>
                <w:rFonts w:cs="Arial"/>
                <w:b/>
                <w:bCs/>
                <w:sz w:val="18"/>
                <w:szCs w:val="18"/>
                <w:lang w:eastAsia="en-US"/>
              </w:rPr>
              <w:t>Remarks</w:t>
            </w:r>
          </w:p>
        </w:tc>
      </w:tr>
      <w:tr w:rsidR="00957D5A" w:rsidRPr="00137D72" w14:paraId="29BD8362" w14:textId="77777777" w:rsidTr="00137D72">
        <w:trPr>
          <w:cantSplit/>
        </w:trPr>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F9E59E5" w14:textId="123E4882" w:rsidR="00957D5A" w:rsidRPr="00137D72" w:rsidRDefault="00957D5A" w:rsidP="00C128E3">
            <w:pPr>
              <w:spacing w:before="60" w:after="60" w:line="240" w:lineRule="auto"/>
              <w:rPr>
                <w:rFonts w:cs="Arial"/>
                <w:b/>
                <w:bCs/>
                <w:sz w:val="18"/>
                <w:szCs w:val="18"/>
                <w:lang w:eastAsia="en-US"/>
              </w:rPr>
            </w:pPr>
            <w:r w:rsidRPr="00137D72">
              <w:rPr>
                <w:rFonts w:cs="Arial"/>
                <w:sz w:val="18"/>
                <w:szCs w:val="18"/>
                <w:lang w:eastAsia="en-US"/>
              </w:rPr>
              <w:t>S100_DataCoverage</w:t>
            </w:r>
          </w:p>
        </w:tc>
        <w:tc>
          <w:tcPr>
            <w:tcW w:w="0" w:type="auto"/>
            <w:tcBorders>
              <w:top w:val="single" w:sz="4" w:space="0" w:color="auto"/>
              <w:left w:val="nil"/>
              <w:bottom w:val="single" w:sz="4" w:space="0" w:color="auto"/>
              <w:right w:val="single" w:sz="4" w:space="0" w:color="auto"/>
            </w:tcBorders>
          </w:tcPr>
          <w:p w14:paraId="0816E00D" w14:textId="1BE036EC" w:rsidR="00957D5A" w:rsidRPr="00137D72" w:rsidRDefault="000C632D" w:rsidP="000C632D">
            <w:pPr>
              <w:spacing w:before="60" w:after="60" w:line="240" w:lineRule="auto"/>
              <w:jc w:val="left"/>
              <w:rPr>
                <w:rFonts w:cs="Arial"/>
                <w:sz w:val="18"/>
                <w:szCs w:val="18"/>
                <w:lang w:eastAsia="en-US"/>
              </w:rPr>
            </w:pPr>
            <w:r w:rsidRPr="000C632D">
              <w:rPr>
                <w:rFonts w:cs="Arial"/>
                <w:sz w:val="18"/>
                <w:szCs w:val="18"/>
                <w:lang w:eastAsia="en-US"/>
              </w:rPr>
              <w:t>A spatial extent where data is provided; and</w:t>
            </w:r>
            <w:r>
              <w:rPr>
                <w:rFonts w:cs="Arial"/>
                <w:sz w:val="18"/>
                <w:szCs w:val="18"/>
                <w:lang w:eastAsia="en-US"/>
              </w:rPr>
              <w:t xml:space="preserve"> </w:t>
            </w:r>
            <w:r w:rsidRPr="000C632D">
              <w:rPr>
                <w:rFonts w:cs="Arial"/>
                <w:sz w:val="18"/>
                <w:szCs w:val="18"/>
                <w:lang w:eastAsia="en-US"/>
              </w:rPr>
              <w:t>the display scale information for the provided</w:t>
            </w:r>
            <w:r>
              <w:rPr>
                <w:rFonts w:cs="Arial"/>
                <w:sz w:val="18"/>
                <w:szCs w:val="18"/>
                <w:lang w:eastAsia="en-US"/>
              </w:rPr>
              <w:t xml:space="preserve"> </w:t>
            </w:r>
            <w:r w:rsidRPr="000C632D">
              <w:rPr>
                <w:rFonts w:cs="Arial"/>
                <w:sz w:val="18"/>
                <w:szCs w:val="18"/>
                <w:lang w:eastAsia="en-US"/>
              </w:rPr>
              <w:t>data</w:t>
            </w:r>
          </w:p>
        </w:tc>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8EB85F3" w14:textId="6D4EEE3F" w:rsidR="00957D5A" w:rsidRPr="00137D72" w:rsidRDefault="00957D5A" w:rsidP="00C128E3">
            <w:pPr>
              <w:spacing w:before="60" w:after="60" w:line="240" w:lineRule="auto"/>
              <w:jc w:val="center"/>
              <w:rPr>
                <w:rFonts w:cs="Arial"/>
                <w:b/>
                <w:bCs/>
                <w:sz w:val="18"/>
                <w:szCs w:val="18"/>
                <w:lang w:eastAsia="en-US"/>
              </w:rPr>
            </w:pPr>
            <w:r w:rsidRPr="00137D72">
              <w:rPr>
                <w:rFonts w:cs="Arial"/>
                <w:sz w:val="18"/>
                <w:szCs w:val="18"/>
                <w:lang w:eastAsia="en-US"/>
              </w:rPr>
              <w:t>-</w:t>
            </w:r>
          </w:p>
        </w:tc>
        <w:tc>
          <w:tcPr>
            <w:tcW w:w="0" w:type="auto"/>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19F4A885" w14:textId="77777777" w:rsidR="00957D5A" w:rsidRPr="00137D72" w:rsidRDefault="00957D5A" w:rsidP="00C128E3">
            <w:pPr>
              <w:spacing w:before="60" w:after="60" w:line="240" w:lineRule="auto"/>
              <w:rPr>
                <w:rFonts w:cs="Arial"/>
                <w:b/>
                <w:bCs/>
                <w:sz w:val="18"/>
                <w:szCs w:val="18"/>
                <w:lang w:eastAsia="en-US"/>
              </w:rPr>
            </w:pPr>
            <w:r w:rsidRPr="00137D72">
              <w:rPr>
                <w:rFonts w:cs="Arial"/>
                <w:sz w:val="18"/>
                <w:szCs w:val="18"/>
                <w:lang w:eastAsia="en-US"/>
              </w:rPr>
              <w:t>-</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59F1BBC6" w14:textId="0EF759EA" w:rsidR="00957D5A" w:rsidRPr="00AD4E91" w:rsidRDefault="00957D5A" w:rsidP="00C128E3">
            <w:pPr>
              <w:spacing w:before="60" w:after="60" w:line="240" w:lineRule="auto"/>
              <w:rPr>
                <w:rFonts w:cs="Arial"/>
                <w:b/>
                <w:bCs/>
                <w:sz w:val="18"/>
                <w:szCs w:val="18"/>
                <w:lang w:eastAsia="en-US"/>
                <w:rPrChange w:id="1706" w:author="Raphael Malyankar" w:date="2022-11-09T22:46:00Z">
                  <w:rPr>
                    <w:rFonts w:cs="Arial"/>
                    <w:sz w:val="18"/>
                    <w:szCs w:val="18"/>
                    <w:lang w:eastAsia="en-US"/>
                  </w:rPr>
                </w:rPrChange>
              </w:rPr>
            </w:pPr>
            <w:r w:rsidRPr="00AD4E91">
              <w:rPr>
                <w:rFonts w:cs="Arial"/>
                <w:b/>
                <w:bCs/>
                <w:color w:val="FF0000"/>
                <w:sz w:val="18"/>
                <w:szCs w:val="18"/>
                <w:lang w:eastAsia="en-US"/>
                <w:rPrChange w:id="1707" w:author="Raphael Malyankar" w:date="2022-11-09T22:46:00Z">
                  <w:rPr>
                    <w:rFonts w:cs="Arial"/>
                    <w:sz w:val="18"/>
                    <w:szCs w:val="18"/>
                    <w:lang w:eastAsia="en-US"/>
                  </w:rPr>
                </w:rPrChange>
              </w:rPr>
              <w:t xml:space="preserve">The optional S-100 attributes </w:t>
            </w:r>
            <w:proofErr w:type="spellStart"/>
            <w:r w:rsidRPr="00AD4E91">
              <w:rPr>
                <w:rFonts w:cs="Arial"/>
                <w:b/>
                <w:bCs/>
                <w:i/>
                <w:iCs/>
                <w:color w:val="FF0000"/>
                <w:sz w:val="18"/>
                <w:szCs w:val="18"/>
                <w:lang w:eastAsia="en-US"/>
                <w:rPrChange w:id="1708" w:author="Raphael Malyankar" w:date="2022-11-09T22:46:00Z">
                  <w:rPr>
                    <w:rFonts w:cs="Arial"/>
                    <w:i/>
                    <w:iCs/>
                    <w:sz w:val="18"/>
                    <w:szCs w:val="18"/>
                    <w:lang w:eastAsia="en-US"/>
                  </w:rPr>
                </w:rPrChange>
              </w:rPr>
              <w:t>temporalExtent</w:t>
            </w:r>
            <w:proofErr w:type="spellEnd"/>
            <w:r w:rsidRPr="00AD4E91">
              <w:rPr>
                <w:rFonts w:cs="Arial"/>
                <w:b/>
                <w:bCs/>
                <w:color w:val="FF0000"/>
                <w:sz w:val="18"/>
                <w:szCs w:val="18"/>
                <w:lang w:eastAsia="en-US"/>
                <w:rPrChange w:id="1709" w:author="Raphael Malyankar" w:date="2022-11-09T22:46:00Z">
                  <w:rPr>
                    <w:rFonts w:cs="Arial"/>
                    <w:sz w:val="18"/>
                    <w:szCs w:val="18"/>
                    <w:lang w:eastAsia="en-US"/>
                  </w:rPr>
                </w:rPrChange>
              </w:rPr>
              <w:t xml:space="preserve"> and </w:t>
            </w:r>
            <w:proofErr w:type="spellStart"/>
            <w:r w:rsidRPr="00AD4E91">
              <w:rPr>
                <w:rFonts w:cs="Arial"/>
                <w:b/>
                <w:bCs/>
                <w:i/>
                <w:iCs/>
                <w:color w:val="FF0000"/>
                <w:sz w:val="18"/>
                <w:szCs w:val="18"/>
                <w:lang w:eastAsia="en-US"/>
                <w:rPrChange w:id="1710" w:author="Raphael Malyankar" w:date="2022-11-09T22:46:00Z">
                  <w:rPr>
                    <w:rFonts w:cs="Arial"/>
                    <w:i/>
                    <w:iCs/>
                    <w:sz w:val="18"/>
                    <w:szCs w:val="18"/>
                    <w:lang w:eastAsia="en-US"/>
                  </w:rPr>
                </w:rPrChange>
              </w:rPr>
              <w:t>approximateGridResolution</w:t>
            </w:r>
            <w:proofErr w:type="spellEnd"/>
            <w:r w:rsidRPr="00AD4E91">
              <w:rPr>
                <w:rFonts w:cs="Arial"/>
                <w:b/>
                <w:bCs/>
                <w:color w:val="FF0000"/>
                <w:sz w:val="18"/>
                <w:szCs w:val="18"/>
                <w:lang w:eastAsia="en-US"/>
                <w:rPrChange w:id="1711" w:author="Raphael Malyankar" w:date="2022-11-09T22:46:00Z">
                  <w:rPr>
                    <w:rFonts w:cs="Arial"/>
                    <w:sz w:val="18"/>
                    <w:szCs w:val="18"/>
                    <w:lang w:eastAsia="en-US"/>
                  </w:rPr>
                </w:rPrChange>
              </w:rPr>
              <w:t xml:space="preserve"> are not used in S-131.</w:t>
            </w:r>
          </w:p>
        </w:tc>
      </w:tr>
      <w:tr w:rsidR="00957D5A" w:rsidRPr="00137D72" w14:paraId="0ECCED94" w14:textId="77777777" w:rsidTr="00137D72">
        <w:trPr>
          <w:cantSplit/>
        </w:trPr>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481F49E" w14:textId="77777777" w:rsidR="00957D5A" w:rsidRPr="00137D72" w:rsidRDefault="00957D5A" w:rsidP="00C128E3">
            <w:pPr>
              <w:spacing w:before="60" w:after="60" w:line="240" w:lineRule="auto"/>
              <w:rPr>
                <w:rFonts w:cs="Arial"/>
                <w:b/>
                <w:bCs/>
                <w:sz w:val="18"/>
                <w:szCs w:val="18"/>
                <w:lang w:eastAsia="en-US"/>
              </w:rPr>
            </w:pPr>
            <w:proofErr w:type="spellStart"/>
            <w:r w:rsidRPr="00137D72">
              <w:rPr>
                <w:rFonts w:cs="Arial"/>
                <w:sz w:val="18"/>
                <w:szCs w:val="18"/>
                <w:lang w:eastAsia="en-US"/>
              </w:rPr>
              <w:t>boundingPolygon</w:t>
            </w:r>
            <w:proofErr w:type="spellEnd"/>
          </w:p>
        </w:tc>
        <w:tc>
          <w:tcPr>
            <w:tcW w:w="0" w:type="auto"/>
            <w:tcBorders>
              <w:top w:val="single" w:sz="4" w:space="0" w:color="auto"/>
              <w:left w:val="nil"/>
              <w:bottom w:val="single" w:sz="4" w:space="0" w:color="auto"/>
              <w:right w:val="single" w:sz="4" w:space="0" w:color="auto"/>
            </w:tcBorders>
          </w:tcPr>
          <w:p w14:paraId="77BCF714" w14:textId="41DE0CDF" w:rsidR="00957D5A" w:rsidRPr="00137D72" w:rsidRDefault="00957D5A" w:rsidP="00957D5A">
            <w:pPr>
              <w:spacing w:before="60" w:after="60" w:line="240" w:lineRule="auto"/>
              <w:jc w:val="left"/>
              <w:rPr>
                <w:rFonts w:cs="Arial"/>
                <w:sz w:val="18"/>
                <w:szCs w:val="18"/>
                <w:lang w:eastAsia="en-US"/>
              </w:rPr>
            </w:pPr>
            <w:r w:rsidRPr="00137D72">
              <w:rPr>
                <w:rFonts w:cs="Arial"/>
                <w:sz w:val="18"/>
                <w:szCs w:val="18"/>
                <w:lang w:eastAsia="en-US"/>
              </w:rPr>
              <w:t>A polygon which defines the actual data limit</w:t>
            </w:r>
          </w:p>
        </w:tc>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78922158" w14:textId="709DFB42" w:rsidR="00957D5A" w:rsidRPr="00137D72" w:rsidRDefault="00957D5A" w:rsidP="00C128E3">
            <w:pPr>
              <w:spacing w:before="60" w:after="60" w:line="240" w:lineRule="auto"/>
              <w:jc w:val="center"/>
              <w:rPr>
                <w:rFonts w:cs="Arial"/>
                <w:b/>
                <w:bCs/>
                <w:sz w:val="18"/>
                <w:szCs w:val="18"/>
                <w:lang w:eastAsia="en-US"/>
              </w:rPr>
            </w:pPr>
            <w:r w:rsidRPr="00137D72">
              <w:rPr>
                <w:rFonts w:cs="Arial"/>
                <w:sz w:val="18"/>
                <w:szCs w:val="18"/>
                <w:lang w:eastAsia="en-US"/>
              </w:rPr>
              <w:t>1</w:t>
            </w:r>
          </w:p>
        </w:tc>
        <w:tc>
          <w:tcPr>
            <w:tcW w:w="0" w:type="auto"/>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01B8EF5B" w14:textId="77777777" w:rsidR="00957D5A" w:rsidRPr="00137D72" w:rsidRDefault="00957D5A" w:rsidP="00C128E3">
            <w:pPr>
              <w:spacing w:before="60" w:after="60" w:line="240" w:lineRule="auto"/>
              <w:rPr>
                <w:rFonts w:cs="Arial"/>
                <w:b/>
                <w:bCs/>
                <w:sz w:val="18"/>
                <w:szCs w:val="18"/>
                <w:lang w:eastAsia="en-US"/>
              </w:rPr>
            </w:pPr>
            <w:proofErr w:type="spellStart"/>
            <w:r w:rsidRPr="00137D72">
              <w:rPr>
                <w:rFonts w:cs="Arial"/>
                <w:sz w:val="18"/>
                <w:szCs w:val="18"/>
                <w:lang w:eastAsia="en-US"/>
              </w:rPr>
              <w:t>EX_BoundingPolygon</w:t>
            </w:r>
            <w:proofErr w:type="spellEnd"/>
          </w:p>
        </w:tc>
        <w:tc>
          <w:tcPr>
            <w:tcW w:w="0" w:type="auto"/>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2EC320C5" w14:textId="77777777" w:rsidR="00957D5A" w:rsidRPr="00137D72" w:rsidRDefault="00957D5A" w:rsidP="00C128E3">
            <w:pPr>
              <w:spacing w:before="60" w:after="60" w:line="240" w:lineRule="auto"/>
              <w:rPr>
                <w:rFonts w:cs="Arial"/>
                <w:b/>
                <w:bCs/>
                <w:sz w:val="18"/>
                <w:szCs w:val="18"/>
                <w:lang w:eastAsia="en-US"/>
              </w:rPr>
            </w:pPr>
            <w:r w:rsidRPr="00137D72">
              <w:rPr>
                <w:rFonts w:cs="Arial"/>
                <w:sz w:val="18"/>
                <w:szCs w:val="18"/>
                <w:lang w:eastAsia="en-US"/>
              </w:rPr>
              <w:t> </w:t>
            </w:r>
          </w:p>
        </w:tc>
      </w:tr>
      <w:tr w:rsidR="00957D5A" w:rsidRPr="00137D72" w14:paraId="7FB8C6F3" w14:textId="77777777" w:rsidTr="00137D72">
        <w:trPr>
          <w:cantSplit/>
        </w:trPr>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1D254216" w14:textId="1592EA69" w:rsidR="00957D5A" w:rsidRPr="00137D72" w:rsidRDefault="00957D5A" w:rsidP="00C128E3">
            <w:pPr>
              <w:spacing w:before="60" w:after="60" w:line="240" w:lineRule="auto"/>
              <w:rPr>
                <w:rFonts w:cs="Arial"/>
                <w:sz w:val="18"/>
                <w:szCs w:val="18"/>
                <w:lang w:eastAsia="en-US"/>
              </w:rPr>
            </w:pPr>
            <w:proofErr w:type="spellStart"/>
            <w:r w:rsidRPr="00137D72">
              <w:rPr>
                <w:rFonts w:cs="Arial"/>
                <w:sz w:val="18"/>
                <w:szCs w:val="18"/>
                <w:lang w:eastAsia="en-US"/>
              </w:rPr>
              <w:t>optimumDisplayScale</w:t>
            </w:r>
            <w:proofErr w:type="spellEnd"/>
          </w:p>
        </w:tc>
        <w:tc>
          <w:tcPr>
            <w:tcW w:w="0" w:type="auto"/>
            <w:tcBorders>
              <w:top w:val="single" w:sz="4" w:space="0" w:color="auto"/>
              <w:left w:val="nil"/>
              <w:bottom w:val="single" w:sz="4" w:space="0" w:color="auto"/>
              <w:right w:val="single" w:sz="4" w:space="0" w:color="auto"/>
            </w:tcBorders>
          </w:tcPr>
          <w:p w14:paraId="1C9E7512" w14:textId="5F819C3D" w:rsidR="00957D5A" w:rsidRPr="00137D72" w:rsidRDefault="00957D5A" w:rsidP="00957D5A">
            <w:pPr>
              <w:autoSpaceDE w:val="0"/>
              <w:autoSpaceDN w:val="0"/>
              <w:adjustRightInd w:val="0"/>
              <w:spacing w:after="0" w:line="240" w:lineRule="auto"/>
              <w:jc w:val="left"/>
              <w:rPr>
                <w:rFonts w:cs="Arial"/>
                <w:color w:val="000000"/>
                <w:sz w:val="18"/>
                <w:szCs w:val="18"/>
                <w:lang w:val="en-US" w:eastAsia="fr-FR"/>
              </w:rPr>
            </w:pPr>
            <w:r w:rsidRPr="00957D5A">
              <w:rPr>
                <w:rFonts w:cs="Arial"/>
                <w:color w:val="000000"/>
                <w:sz w:val="18"/>
                <w:szCs w:val="18"/>
                <w:lang w:val="en-US" w:eastAsia="fr-FR"/>
              </w:rPr>
              <w:t xml:space="preserve">The scale with which the data is optimally </w:t>
            </w:r>
            <w:r w:rsidRPr="00137D72">
              <w:rPr>
                <w:rFonts w:cs="Arial"/>
                <w:sz w:val="18"/>
                <w:szCs w:val="18"/>
                <w:lang w:val="en-US" w:eastAsia="fr-FR"/>
              </w:rPr>
              <w:t>displayed</w:t>
            </w:r>
          </w:p>
        </w:tc>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39650B9B" w14:textId="275FADE2" w:rsidR="00957D5A" w:rsidRPr="00137D72" w:rsidRDefault="00957D5A" w:rsidP="00C128E3">
            <w:pPr>
              <w:spacing w:before="60" w:after="60" w:line="240" w:lineRule="auto"/>
              <w:jc w:val="center"/>
              <w:rPr>
                <w:rFonts w:cs="Arial"/>
                <w:sz w:val="18"/>
                <w:szCs w:val="18"/>
                <w:lang w:eastAsia="en-US"/>
              </w:rPr>
            </w:pPr>
            <w:r w:rsidRPr="00137D72">
              <w:rPr>
                <w:rFonts w:cs="Arial"/>
                <w:sz w:val="18"/>
                <w:szCs w:val="18"/>
                <w:lang w:eastAsia="en-US"/>
              </w:rPr>
              <w:t>0..1</w:t>
            </w:r>
          </w:p>
        </w:tc>
        <w:tc>
          <w:tcPr>
            <w:tcW w:w="0" w:type="auto"/>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2CD495EE" w14:textId="0D54E5A5" w:rsidR="00957D5A" w:rsidRPr="00137D72" w:rsidRDefault="00957D5A" w:rsidP="00C128E3">
            <w:pPr>
              <w:spacing w:before="60" w:after="60" w:line="240" w:lineRule="auto"/>
              <w:rPr>
                <w:rFonts w:cs="Arial"/>
                <w:sz w:val="18"/>
                <w:szCs w:val="18"/>
                <w:lang w:eastAsia="en-US"/>
              </w:rPr>
            </w:pPr>
            <w:r w:rsidRPr="00137D72">
              <w:rPr>
                <w:rFonts w:cs="Arial"/>
                <w:sz w:val="18"/>
                <w:szCs w:val="18"/>
                <w:lang w:eastAsia="en-US"/>
              </w:rPr>
              <w:t>Integer</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7288A898" w14:textId="578810AD" w:rsidR="00957D5A" w:rsidRPr="00137D72" w:rsidRDefault="00957D5A" w:rsidP="00C128E3">
            <w:pPr>
              <w:spacing w:before="60" w:after="60" w:line="240" w:lineRule="auto"/>
              <w:jc w:val="left"/>
              <w:rPr>
                <w:rFonts w:cs="Arial"/>
                <w:sz w:val="18"/>
                <w:szCs w:val="18"/>
                <w:lang w:eastAsia="en-US"/>
              </w:rPr>
            </w:pPr>
            <w:r w:rsidRPr="00137D72">
              <w:rPr>
                <w:sz w:val="18"/>
                <w:szCs w:val="18"/>
              </w:rPr>
              <w:t>Example: A scale of 1:25000 is encoded as 25000</w:t>
            </w:r>
          </w:p>
        </w:tc>
      </w:tr>
      <w:tr w:rsidR="00957D5A" w:rsidRPr="00137D72" w14:paraId="3549AF4D" w14:textId="77777777" w:rsidTr="00137D72">
        <w:trPr>
          <w:cantSplit/>
        </w:trPr>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C3003C" w14:textId="77777777" w:rsidR="00957D5A" w:rsidRPr="00137D72" w:rsidRDefault="00957D5A" w:rsidP="00C128E3">
            <w:pPr>
              <w:spacing w:before="60" w:after="60" w:line="240" w:lineRule="auto"/>
              <w:rPr>
                <w:rFonts w:cs="Arial"/>
                <w:b/>
                <w:bCs/>
                <w:sz w:val="18"/>
                <w:szCs w:val="18"/>
                <w:lang w:eastAsia="en-US"/>
              </w:rPr>
            </w:pPr>
            <w:proofErr w:type="spellStart"/>
            <w:r w:rsidRPr="00137D72">
              <w:rPr>
                <w:rFonts w:cs="Arial"/>
                <w:sz w:val="18"/>
                <w:szCs w:val="18"/>
                <w:lang w:eastAsia="en-US"/>
              </w:rPr>
              <w:t>maximumDisplayScale</w:t>
            </w:r>
            <w:proofErr w:type="spellEnd"/>
          </w:p>
        </w:tc>
        <w:tc>
          <w:tcPr>
            <w:tcW w:w="0" w:type="auto"/>
            <w:tcBorders>
              <w:top w:val="single" w:sz="4" w:space="0" w:color="auto"/>
              <w:left w:val="nil"/>
              <w:bottom w:val="single" w:sz="4" w:space="0" w:color="auto"/>
              <w:right w:val="single" w:sz="4" w:space="0" w:color="auto"/>
            </w:tcBorders>
          </w:tcPr>
          <w:p w14:paraId="79D367C4" w14:textId="2ADC464C" w:rsidR="00957D5A" w:rsidRPr="00137D72" w:rsidRDefault="00957D5A" w:rsidP="00957D5A">
            <w:pPr>
              <w:autoSpaceDE w:val="0"/>
              <w:autoSpaceDN w:val="0"/>
              <w:adjustRightInd w:val="0"/>
              <w:spacing w:after="0" w:line="240" w:lineRule="auto"/>
              <w:jc w:val="left"/>
              <w:rPr>
                <w:rFonts w:cs="Arial"/>
                <w:color w:val="000000"/>
                <w:sz w:val="18"/>
                <w:szCs w:val="18"/>
                <w:lang w:val="en-US" w:eastAsia="fr-FR"/>
              </w:rPr>
            </w:pPr>
            <w:r w:rsidRPr="00957D5A">
              <w:rPr>
                <w:rFonts w:cs="Arial"/>
                <w:color w:val="000000"/>
                <w:sz w:val="18"/>
                <w:szCs w:val="18"/>
                <w:lang w:val="en-US" w:eastAsia="fr-FR"/>
              </w:rPr>
              <w:t xml:space="preserve">The maximum scale with which the data is </w:t>
            </w:r>
            <w:r w:rsidRPr="00137D72">
              <w:rPr>
                <w:rFonts w:cs="Arial"/>
                <w:sz w:val="18"/>
                <w:szCs w:val="18"/>
                <w:lang w:val="en-US" w:eastAsia="fr-FR"/>
              </w:rPr>
              <w:t>displayed</w:t>
            </w:r>
          </w:p>
        </w:tc>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1ECE3D9" w14:textId="05FDEF56" w:rsidR="00957D5A" w:rsidRPr="00137D72" w:rsidRDefault="00957D5A" w:rsidP="00C128E3">
            <w:pPr>
              <w:spacing w:before="60" w:after="60" w:line="240" w:lineRule="auto"/>
              <w:jc w:val="center"/>
              <w:rPr>
                <w:rFonts w:cs="Arial"/>
                <w:b/>
                <w:bCs/>
                <w:sz w:val="18"/>
                <w:szCs w:val="18"/>
                <w:lang w:eastAsia="en-US"/>
              </w:rPr>
            </w:pPr>
            <w:r w:rsidRPr="00137D72">
              <w:rPr>
                <w:rFonts w:cs="Arial"/>
                <w:sz w:val="18"/>
                <w:szCs w:val="18"/>
                <w:lang w:eastAsia="en-US"/>
              </w:rPr>
              <w:t>0..1</w:t>
            </w:r>
          </w:p>
        </w:tc>
        <w:tc>
          <w:tcPr>
            <w:tcW w:w="0" w:type="auto"/>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5C6F9F08" w14:textId="77777777" w:rsidR="00957D5A" w:rsidRPr="00137D72" w:rsidRDefault="00957D5A" w:rsidP="00C128E3">
            <w:pPr>
              <w:spacing w:before="60" w:after="60" w:line="240" w:lineRule="auto"/>
              <w:rPr>
                <w:rFonts w:cs="Arial"/>
                <w:b/>
                <w:bCs/>
                <w:sz w:val="18"/>
                <w:szCs w:val="18"/>
                <w:lang w:eastAsia="en-US"/>
              </w:rPr>
            </w:pPr>
            <w:r w:rsidRPr="00137D72">
              <w:rPr>
                <w:rFonts w:cs="Arial"/>
                <w:sz w:val="18"/>
                <w:szCs w:val="18"/>
                <w:lang w:eastAsia="en-US"/>
              </w:rPr>
              <w:t>Integer</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3EE40F5B" w14:textId="77777777" w:rsidR="00957D5A" w:rsidRPr="00137D72" w:rsidRDefault="00957D5A" w:rsidP="00C128E3">
            <w:pPr>
              <w:spacing w:before="60" w:after="60" w:line="240" w:lineRule="auto"/>
              <w:jc w:val="left"/>
              <w:rPr>
                <w:rFonts w:cs="Arial"/>
                <w:sz w:val="18"/>
                <w:szCs w:val="18"/>
                <w:lang w:eastAsia="en-US"/>
              </w:rPr>
            </w:pPr>
            <w:r w:rsidRPr="00137D72">
              <w:rPr>
                <w:rFonts w:cs="Arial"/>
                <w:sz w:val="18"/>
                <w:szCs w:val="18"/>
                <w:lang w:eastAsia="en-US"/>
              </w:rPr>
              <w:t>Must be one of the following values:</w:t>
            </w:r>
          </w:p>
          <w:p w14:paraId="4E2DE974" w14:textId="77777777" w:rsidR="00957D5A" w:rsidRPr="00137D72" w:rsidRDefault="00957D5A" w:rsidP="00C128E3">
            <w:pPr>
              <w:spacing w:before="60" w:after="0" w:line="240" w:lineRule="auto"/>
              <w:jc w:val="left"/>
              <w:rPr>
                <w:rFonts w:cs="Arial"/>
                <w:b/>
                <w:bCs/>
                <w:sz w:val="18"/>
                <w:szCs w:val="18"/>
                <w:lang w:eastAsia="en-US"/>
              </w:rPr>
            </w:pPr>
            <w:r w:rsidRPr="00137D72">
              <w:rPr>
                <w:rFonts w:cs="Arial"/>
                <w:sz w:val="18"/>
                <w:szCs w:val="18"/>
                <w:lang w:eastAsia="en-US"/>
              </w:rPr>
              <w:t>1000</w:t>
            </w:r>
          </w:p>
          <w:p w14:paraId="5261E759"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2000</w:t>
            </w:r>
          </w:p>
          <w:p w14:paraId="10F523DE"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3000</w:t>
            </w:r>
          </w:p>
          <w:p w14:paraId="276DA9A8"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4000</w:t>
            </w:r>
          </w:p>
          <w:p w14:paraId="351259BD"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8000</w:t>
            </w:r>
          </w:p>
          <w:p w14:paraId="1C097AFC"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12000</w:t>
            </w:r>
          </w:p>
          <w:p w14:paraId="32BFC86D"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22000</w:t>
            </w:r>
          </w:p>
          <w:p w14:paraId="0278BDE4"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45000</w:t>
            </w:r>
          </w:p>
          <w:p w14:paraId="6D198175"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90000</w:t>
            </w:r>
          </w:p>
          <w:p w14:paraId="0688571A"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180000</w:t>
            </w:r>
          </w:p>
          <w:p w14:paraId="378232B9"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350000</w:t>
            </w:r>
          </w:p>
          <w:p w14:paraId="18E0B87A"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700000</w:t>
            </w:r>
          </w:p>
          <w:p w14:paraId="0011EEED"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1500000</w:t>
            </w:r>
          </w:p>
          <w:p w14:paraId="4B079BF7"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3500000</w:t>
            </w:r>
          </w:p>
          <w:p w14:paraId="54FE27CC" w14:textId="5A8436E7" w:rsidR="00957D5A" w:rsidRPr="00137D72" w:rsidRDefault="00957D5A" w:rsidP="00C128E3">
            <w:pPr>
              <w:spacing w:after="60" w:line="240" w:lineRule="auto"/>
              <w:jc w:val="left"/>
              <w:rPr>
                <w:rFonts w:cs="Arial"/>
                <w:sz w:val="18"/>
                <w:szCs w:val="18"/>
                <w:lang w:eastAsia="en-US"/>
              </w:rPr>
            </w:pPr>
            <w:r w:rsidRPr="00137D72">
              <w:rPr>
                <w:rFonts w:cs="Arial"/>
                <w:sz w:val="18"/>
                <w:szCs w:val="18"/>
                <w:lang w:eastAsia="en-US"/>
              </w:rPr>
              <w:t>10000000</w:t>
            </w:r>
          </w:p>
        </w:tc>
      </w:tr>
      <w:tr w:rsidR="00957D5A" w:rsidRPr="00137D72" w14:paraId="41D486C2" w14:textId="77777777" w:rsidTr="00137D72">
        <w:trPr>
          <w:cantSplit/>
        </w:trPr>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66D6EFEB" w14:textId="77777777" w:rsidR="00957D5A" w:rsidRPr="00137D72" w:rsidRDefault="00957D5A" w:rsidP="00C128E3">
            <w:pPr>
              <w:spacing w:before="60" w:after="60" w:line="240" w:lineRule="auto"/>
              <w:rPr>
                <w:rFonts w:cs="Arial"/>
                <w:b/>
                <w:bCs/>
                <w:sz w:val="18"/>
                <w:szCs w:val="18"/>
                <w:lang w:eastAsia="en-US"/>
              </w:rPr>
            </w:pPr>
            <w:proofErr w:type="spellStart"/>
            <w:r w:rsidRPr="00137D72">
              <w:rPr>
                <w:rFonts w:cs="Arial"/>
                <w:sz w:val="18"/>
                <w:szCs w:val="18"/>
                <w:lang w:eastAsia="en-US"/>
              </w:rPr>
              <w:t>minimumDisplayScale</w:t>
            </w:r>
            <w:proofErr w:type="spellEnd"/>
          </w:p>
        </w:tc>
        <w:tc>
          <w:tcPr>
            <w:tcW w:w="0" w:type="auto"/>
            <w:tcBorders>
              <w:top w:val="single" w:sz="4" w:space="0" w:color="auto"/>
              <w:left w:val="nil"/>
              <w:bottom w:val="single" w:sz="4" w:space="0" w:color="auto"/>
              <w:right w:val="single" w:sz="4" w:space="0" w:color="auto"/>
            </w:tcBorders>
          </w:tcPr>
          <w:p w14:paraId="5700A52F" w14:textId="0A92553A" w:rsidR="00957D5A" w:rsidRPr="00137D72" w:rsidRDefault="00957D5A" w:rsidP="00957D5A">
            <w:pPr>
              <w:autoSpaceDE w:val="0"/>
              <w:autoSpaceDN w:val="0"/>
              <w:adjustRightInd w:val="0"/>
              <w:spacing w:after="0" w:line="240" w:lineRule="auto"/>
              <w:jc w:val="left"/>
              <w:rPr>
                <w:rFonts w:cs="Arial"/>
                <w:color w:val="000000"/>
                <w:sz w:val="18"/>
                <w:szCs w:val="18"/>
                <w:lang w:val="en-US" w:eastAsia="fr-FR"/>
              </w:rPr>
            </w:pPr>
            <w:r w:rsidRPr="00957D5A">
              <w:rPr>
                <w:rFonts w:cs="Arial"/>
                <w:color w:val="000000"/>
                <w:sz w:val="18"/>
                <w:szCs w:val="18"/>
                <w:lang w:val="en-US" w:eastAsia="fr-FR"/>
              </w:rPr>
              <w:t>The m</w:t>
            </w:r>
            <w:r w:rsidRPr="00137D72">
              <w:rPr>
                <w:rFonts w:cs="Arial"/>
                <w:color w:val="000000"/>
                <w:sz w:val="18"/>
                <w:szCs w:val="18"/>
                <w:lang w:val="en-US" w:eastAsia="fr-FR"/>
              </w:rPr>
              <w:t>in</w:t>
            </w:r>
            <w:r w:rsidRPr="00957D5A">
              <w:rPr>
                <w:rFonts w:cs="Arial"/>
                <w:color w:val="000000"/>
                <w:sz w:val="18"/>
                <w:szCs w:val="18"/>
                <w:lang w:val="en-US" w:eastAsia="fr-FR"/>
              </w:rPr>
              <w:t>imum scale with which the data is</w:t>
            </w:r>
            <w:r w:rsidRPr="00137D72">
              <w:rPr>
                <w:rFonts w:cs="Arial"/>
                <w:color w:val="000000"/>
                <w:sz w:val="18"/>
                <w:szCs w:val="18"/>
                <w:lang w:val="en-US" w:eastAsia="fr-FR"/>
              </w:rPr>
              <w:t xml:space="preserve"> </w:t>
            </w:r>
            <w:r w:rsidRPr="00137D72">
              <w:rPr>
                <w:rFonts w:cs="Arial"/>
                <w:sz w:val="18"/>
                <w:szCs w:val="18"/>
                <w:lang w:val="en-US" w:eastAsia="fr-FR"/>
              </w:rPr>
              <w:t>displayed</w:t>
            </w:r>
          </w:p>
        </w:tc>
        <w:tc>
          <w:tcPr>
            <w:tcW w:w="0" w:type="auto"/>
            <w:tcBorders>
              <w:top w:val="single" w:sz="8" w:space="0" w:color="000000"/>
              <w:left w:val="single" w:sz="4" w:space="0" w:color="auto"/>
              <w:bottom w:val="single" w:sz="8" w:space="0" w:color="000000"/>
              <w:right w:val="single" w:sz="4" w:space="0" w:color="auto"/>
            </w:tcBorders>
            <w:shd w:val="clear" w:color="auto" w:fill="auto"/>
            <w:tcMar>
              <w:left w:w="108" w:type="dxa"/>
              <w:right w:w="108" w:type="dxa"/>
            </w:tcMar>
          </w:tcPr>
          <w:p w14:paraId="5EBEE721" w14:textId="3E40CCE1" w:rsidR="00957D5A" w:rsidRPr="00137D72" w:rsidRDefault="00957D5A" w:rsidP="00C128E3">
            <w:pPr>
              <w:spacing w:before="60" w:after="60" w:line="240" w:lineRule="auto"/>
              <w:jc w:val="center"/>
              <w:rPr>
                <w:rFonts w:cs="Arial"/>
                <w:b/>
                <w:bCs/>
                <w:sz w:val="18"/>
                <w:szCs w:val="18"/>
                <w:lang w:eastAsia="en-US"/>
              </w:rPr>
            </w:pPr>
            <w:r w:rsidRPr="00137D72">
              <w:rPr>
                <w:rFonts w:cs="Arial"/>
                <w:sz w:val="18"/>
                <w:szCs w:val="18"/>
                <w:lang w:eastAsia="en-US"/>
              </w:rPr>
              <w:t>0..1</w:t>
            </w:r>
          </w:p>
        </w:tc>
        <w:tc>
          <w:tcPr>
            <w:tcW w:w="0" w:type="auto"/>
            <w:tcBorders>
              <w:top w:val="single" w:sz="8" w:space="0" w:color="000000"/>
              <w:left w:val="single" w:sz="4" w:space="0" w:color="auto"/>
              <w:bottom w:val="single" w:sz="8" w:space="0" w:color="000000"/>
              <w:right w:val="single" w:sz="8" w:space="0" w:color="000000"/>
            </w:tcBorders>
            <w:shd w:val="clear" w:color="auto" w:fill="auto"/>
            <w:tcMar>
              <w:top w:w="0" w:type="dxa"/>
              <w:left w:w="108" w:type="dxa"/>
              <w:bottom w:w="0" w:type="dxa"/>
              <w:right w:w="108" w:type="dxa"/>
            </w:tcMar>
          </w:tcPr>
          <w:p w14:paraId="4735BB02" w14:textId="77777777" w:rsidR="00957D5A" w:rsidRPr="00137D72" w:rsidRDefault="00957D5A" w:rsidP="00C128E3">
            <w:pPr>
              <w:spacing w:before="60" w:after="60" w:line="240" w:lineRule="auto"/>
              <w:rPr>
                <w:rFonts w:cs="Arial"/>
                <w:b/>
                <w:bCs/>
                <w:sz w:val="18"/>
                <w:szCs w:val="18"/>
                <w:lang w:eastAsia="en-US"/>
              </w:rPr>
            </w:pPr>
            <w:r w:rsidRPr="00137D72">
              <w:rPr>
                <w:rFonts w:cs="Arial"/>
                <w:sz w:val="18"/>
                <w:szCs w:val="18"/>
                <w:lang w:eastAsia="en-US"/>
              </w:rPr>
              <w:t>Integer</w:t>
            </w:r>
          </w:p>
        </w:tc>
        <w:tc>
          <w:tcPr>
            <w:tcW w:w="0" w:type="auto"/>
            <w:tcBorders>
              <w:top w:val="single" w:sz="8" w:space="0" w:color="000000"/>
              <w:left w:val="nil"/>
              <w:bottom w:val="single" w:sz="8" w:space="0" w:color="000000"/>
              <w:right w:val="single" w:sz="8" w:space="0" w:color="000000"/>
            </w:tcBorders>
            <w:shd w:val="clear" w:color="auto" w:fill="auto"/>
            <w:tcMar>
              <w:top w:w="0" w:type="dxa"/>
              <w:left w:w="108" w:type="dxa"/>
              <w:bottom w:w="0" w:type="dxa"/>
              <w:right w:w="108" w:type="dxa"/>
            </w:tcMar>
          </w:tcPr>
          <w:p w14:paraId="6C024875" w14:textId="77777777" w:rsidR="00957D5A" w:rsidRPr="00137D72" w:rsidRDefault="00957D5A" w:rsidP="00C128E3">
            <w:pPr>
              <w:spacing w:before="60" w:after="60" w:line="240" w:lineRule="auto"/>
              <w:jc w:val="left"/>
              <w:rPr>
                <w:rFonts w:cs="Arial"/>
                <w:sz w:val="18"/>
                <w:szCs w:val="18"/>
                <w:lang w:eastAsia="en-US"/>
              </w:rPr>
            </w:pPr>
            <w:r w:rsidRPr="00137D72">
              <w:rPr>
                <w:rFonts w:cs="Arial"/>
                <w:sz w:val="18"/>
                <w:szCs w:val="18"/>
                <w:lang w:eastAsia="en-US"/>
              </w:rPr>
              <w:t>Must be one of the following values:</w:t>
            </w:r>
          </w:p>
          <w:p w14:paraId="2E5FAFBF"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2000</w:t>
            </w:r>
          </w:p>
          <w:p w14:paraId="27E600C3"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3000</w:t>
            </w:r>
          </w:p>
          <w:p w14:paraId="3DB81288"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4000</w:t>
            </w:r>
          </w:p>
          <w:p w14:paraId="59ABAF24"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8000</w:t>
            </w:r>
          </w:p>
          <w:p w14:paraId="2A6AD9B6"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12000</w:t>
            </w:r>
          </w:p>
          <w:p w14:paraId="602EE897"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22000</w:t>
            </w:r>
          </w:p>
          <w:p w14:paraId="029DE205"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45000</w:t>
            </w:r>
          </w:p>
          <w:p w14:paraId="7DF48246"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90000</w:t>
            </w:r>
          </w:p>
          <w:p w14:paraId="2836BAEF"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180000</w:t>
            </w:r>
          </w:p>
          <w:p w14:paraId="56AE24D6"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350000</w:t>
            </w:r>
          </w:p>
          <w:p w14:paraId="71C8008D"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700000</w:t>
            </w:r>
          </w:p>
          <w:p w14:paraId="20CA271F"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1500000</w:t>
            </w:r>
          </w:p>
          <w:p w14:paraId="064B9A85" w14:textId="77777777" w:rsidR="00957D5A" w:rsidRPr="00137D72" w:rsidRDefault="00957D5A" w:rsidP="00C128E3">
            <w:pPr>
              <w:spacing w:after="0" w:line="240" w:lineRule="auto"/>
              <w:jc w:val="left"/>
              <w:rPr>
                <w:rFonts w:cs="Arial"/>
                <w:b/>
                <w:bCs/>
                <w:sz w:val="18"/>
                <w:szCs w:val="18"/>
                <w:lang w:eastAsia="en-US"/>
              </w:rPr>
            </w:pPr>
            <w:r w:rsidRPr="00137D72">
              <w:rPr>
                <w:rFonts w:cs="Arial"/>
                <w:sz w:val="18"/>
                <w:szCs w:val="18"/>
                <w:lang w:eastAsia="en-US"/>
              </w:rPr>
              <w:t>3500000</w:t>
            </w:r>
          </w:p>
          <w:p w14:paraId="2731F018" w14:textId="0667D3EF" w:rsidR="00957D5A" w:rsidRPr="00137D72" w:rsidRDefault="00957D5A" w:rsidP="00957D5A">
            <w:pPr>
              <w:spacing w:after="0" w:line="240" w:lineRule="auto"/>
              <w:jc w:val="left"/>
              <w:rPr>
                <w:rFonts w:cs="Arial"/>
                <w:sz w:val="18"/>
                <w:szCs w:val="18"/>
                <w:lang w:eastAsia="en-US"/>
              </w:rPr>
            </w:pPr>
            <w:r w:rsidRPr="00137D72">
              <w:rPr>
                <w:rFonts w:cs="Arial"/>
                <w:sz w:val="18"/>
                <w:szCs w:val="18"/>
                <w:lang w:eastAsia="en-US"/>
              </w:rPr>
              <w:t>10000000</w:t>
            </w:r>
          </w:p>
        </w:tc>
      </w:tr>
    </w:tbl>
    <w:p w14:paraId="6E6C2968" w14:textId="77777777" w:rsidR="00E23934" w:rsidRDefault="00E23934" w:rsidP="00E23934">
      <w:pPr>
        <w:spacing w:after="0" w:line="240" w:lineRule="auto"/>
      </w:pPr>
    </w:p>
    <w:p w14:paraId="10F87A5A" w14:textId="3A6D3F5E" w:rsidR="00E23934" w:rsidRPr="00E23934" w:rsidRDefault="004B466C" w:rsidP="00FA6CBA">
      <w:pPr>
        <w:pStyle w:val="Heading4"/>
        <w:keepLines/>
        <w:tabs>
          <w:tab w:val="clear" w:pos="940"/>
          <w:tab w:val="clear" w:pos="1140"/>
          <w:tab w:val="clear" w:pos="1360"/>
          <w:tab w:val="left" w:pos="993"/>
        </w:tabs>
        <w:spacing w:before="120" w:after="120" w:line="240" w:lineRule="auto"/>
        <w:ind w:left="993" w:hanging="993"/>
      </w:pPr>
      <w:r w:rsidRPr="009F0C13">
        <w:t>S100_</w:t>
      </w:r>
      <w:r>
        <w:t>Purpose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237"/>
        <w:gridCol w:w="2963"/>
        <w:gridCol w:w="3375"/>
        <w:gridCol w:w="772"/>
        <w:gridCol w:w="5827"/>
      </w:tblGrid>
      <w:tr w:rsidR="00DC684D" w:rsidRPr="00C8648C" w14:paraId="455612F6" w14:textId="77777777" w:rsidTr="00C8648C">
        <w:trPr>
          <w:cantSplit/>
          <w:trHeight w:val="277"/>
          <w:tblHeader/>
        </w:trPr>
        <w:tc>
          <w:tcPr>
            <w:tcW w:w="398" w:type="pct"/>
            <w:shd w:val="clear" w:color="auto" w:fill="D9D9D9" w:themeFill="background1" w:themeFillShade="D9"/>
          </w:tcPr>
          <w:p w14:paraId="12917021" w14:textId="77777777" w:rsidR="00DC684D" w:rsidRPr="00C8648C" w:rsidRDefault="00DC684D" w:rsidP="004B466C">
            <w:pPr>
              <w:snapToGrid w:val="0"/>
              <w:spacing w:before="60" w:after="60" w:line="240" w:lineRule="auto"/>
              <w:jc w:val="left"/>
              <w:rPr>
                <w:b/>
                <w:sz w:val="18"/>
                <w:szCs w:val="18"/>
              </w:rPr>
            </w:pPr>
            <w:r w:rsidRPr="00C8648C">
              <w:rPr>
                <w:b/>
                <w:sz w:val="18"/>
                <w:szCs w:val="18"/>
              </w:rPr>
              <w:t>Role Name</w:t>
            </w:r>
          </w:p>
        </w:tc>
        <w:tc>
          <w:tcPr>
            <w:tcW w:w="1055" w:type="pct"/>
            <w:shd w:val="clear" w:color="auto" w:fill="D9D9D9" w:themeFill="background1" w:themeFillShade="D9"/>
          </w:tcPr>
          <w:p w14:paraId="70875DA1" w14:textId="77777777" w:rsidR="00DC684D" w:rsidRPr="00C8648C" w:rsidRDefault="00DC684D" w:rsidP="004B466C">
            <w:pPr>
              <w:snapToGrid w:val="0"/>
              <w:spacing w:before="60" w:after="60" w:line="240" w:lineRule="auto"/>
              <w:jc w:val="left"/>
              <w:rPr>
                <w:b/>
                <w:sz w:val="18"/>
                <w:szCs w:val="18"/>
              </w:rPr>
            </w:pPr>
            <w:r w:rsidRPr="00C8648C">
              <w:rPr>
                <w:b/>
                <w:sz w:val="18"/>
                <w:szCs w:val="18"/>
              </w:rPr>
              <w:t>Name</w:t>
            </w:r>
          </w:p>
        </w:tc>
        <w:tc>
          <w:tcPr>
            <w:tcW w:w="1200" w:type="pct"/>
            <w:shd w:val="clear" w:color="auto" w:fill="D9D9D9" w:themeFill="background1" w:themeFillShade="D9"/>
          </w:tcPr>
          <w:p w14:paraId="141FD9CF" w14:textId="77777777" w:rsidR="00DC684D" w:rsidRPr="00C8648C" w:rsidRDefault="00DC684D" w:rsidP="004B466C">
            <w:pPr>
              <w:snapToGrid w:val="0"/>
              <w:spacing w:before="60" w:after="60" w:line="240" w:lineRule="auto"/>
              <w:jc w:val="left"/>
              <w:rPr>
                <w:b/>
                <w:sz w:val="18"/>
                <w:szCs w:val="18"/>
              </w:rPr>
            </w:pPr>
            <w:r w:rsidRPr="00C8648C">
              <w:rPr>
                <w:b/>
                <w:sz w:val="18"/>
                <w:szCs w:val="18"/>
              </w:rPr>
              <w:t>Description</w:t>
            </w:r>
          </w:p>
        </w:tc>
        <w:tc>
          <w:tcPr>
            <w:tcW w:w="282" w:type="pct"/>
            <w:shd w:val="clear" w:color="auto" w:fill="D9D9D9" w:themeFill="background1" w:themeFillShade="D9"/>
          </w:tcPr>
          <w:p w14:paraId="24F39877" w14:textId="77777777" w:rsidR="00DC684D" w:rsidRPr="00C8648C" w:rsidRDefault="00DC684D" w:rsidP="004B466C">
            <w:pPr>
              <w:snapToGrid w:val="0"/>
              <w:spacing w:before="60" w:after="60" w:line="240" w:lineRule="auto"/>
              <w:jc w:val="center"/>
              <w:rPr>
                <w:b/>
                <w:sz w:val="18"/>
                <w:szCs w:val="18"/>
              </w:rPr>
            </w:pPr>
            <w:r w:rsidRPr="00C8648C">
              <w:rPr>
                <w:b/>
                <w:sz w:val="18"/>
                <w:szCs w:val="18"/>
              </w:rPr>
              <w:t>Code</w:t>
            </w:r>
          </w:p>
        </w:tc>
        <w:tc>
          <w:tcPr>
            <w:tcW w:w="2065" w:type="pct"/>
            <w:shd w:val="clear" w:color="auto" w:fill="D9D9D9" w:themeFill="background1" w:themeFillShade="D9"/>
          </w:tcPr>
          <w:p w14:paraId="302CE4E6" w14:textId="77777777" w:rsidR="00DC684D" w:rsidRPr="00C8648C" w:rsidRDefault="00DC684D" w:rsidP="004B466C">
            <w:pPr>
              <w:snapToGrid w:val="0"/>
              <w:spacing w:before="60" w:after="60" w:line="240" w:lineRule="auto"/>
              <w:jc w:val="left"/>
              <w:rPr>
                <w:b/>
                <w:sz w:val="18"/>
                <w:szCs w:val="18"/>
              </w:rPr>
            </w:pPr>
            <w:r w:rsidRPr="00C8648C">
              <w:rPr>
                <w:b/>
                <w:sz w:val="18"/>
                <w:szCs w:val="18"/>
              </w:rPr>
              <w:t>Remarks</w:t>
            </w:r>
          </w:p>
        </w:tc>
      </w:tr>
      <w:tr w:rsidR="00DC684D" w:rsidRPr="00C8648C" w14:paraId="1327191E" w14:textId="77777777" w:rsidTr="00C8648C">
        <w:trPr>
          <w:cantSplit/>
          <w:trHeight w:val="305"/>
        </w:trPr>
        <w:tc>
          <w:tcPr>
            <w:tcW w:w="398" w:type="pct"/>
          </w:tcPr>
          <w:p w14:paraId="1222452E" w14:textId="77777777" w:rsidR="00DC684D" w:rsidRPr="00C8648C" w:rsidRDefault="00DC684D" w:rsidP="004B466C">
            <w:pPr>
              <w:snapToGrid w:val="0"/>
              <w:spacing w:before="60" w:after="60" w:line="240" w:lineRule="auto"/>
              <w:jc w:val="left"/>
              <w:rPr>
                <w:sz w:val="18"/>
                <w:szCs w:val="18"/>
              </w:rPr>
            </w:pPr>
            <w:r w:rsidRPr="00C8648C">
              <w:rPr>
                <w:sz w:val="18"/>
                <w:szCs w:val="18"/>
              </w:rPr>
              <w:t>Enumeration</w:t>
            </w:r>
          </w:p>
        </w:tc>
        <w:tc>
          <w:tcPr>
            <w:tcW w:w="1055" w:type="pct"/>
          </w:tcPr>
          <w:p w14:paraId="47C4B912" w14:textId="77777777" w:rsidR="00DC684D" w:rsidRPr="00C8648C" w:rsidRDefault="00DC684D" w:rsidP="004B466C">
            <w:pPr>
              <w:snapToGrid w:val="0"/>
              <w:spacing w:before="60" w:after="60" w:line="240" w:lineRule="auto"/>
              <w:jc w:val="left"/>
              <w:rPr>
                <w:sz w:val="18"/>
                <w:szCs w:val="18"/>
              </w:rPr>
            </w:pPr>
            <w:r w:rsidRPr="00C8648C">
              <w:rPr>
                <w:sz w:val="18"/>
                <w:szCs w:val="18"/>
              </w:rPr>
              <w:t>S100_Purpose</w:t>
            </w:r>
          </w:p>
        </w:tc>
        <w:tc>
          <w:tcPr>
            <w:tcW w:w="1200" w:type="pct"/>
          </w:tcPr>
          <w:p w14:paraId="60FCCCB1" w14:textId="77777777" w:rsidR="00DC684D" w:rsidRPr="00C8648C" w:rsidRDefault="00DC684D" w:rsidP="004B466C">
            <w:pPr>
              <w:snapToGrid w:val="0"/>
              <w:spacing w:before="60" w:after="60" w:line="240" w:lineRule="auto"/>
              <w:jc w:val="left"/>
              <w:rPr>
                <w:sz w:val="18"/>
                <w:szCs w:val="18"/>
              </w:rPr>
            </w:pPr>
            <w:r w:rsidRPr="00C8648C">
              <w:rPr>
                <w:sz w:val="18"/>
                <w:szCs w:val="18"/>
              </w:rPr>
              <w:t>The purpose of the dataset</w:t>
            </w:r>
          </w:p>
        </w:tc>
        <w:tc>
          <w:tcPr>
            <w:tcW w:w="282" w:type="pct"/>
          </w:tcPr>
          <w:p w14:paraId="5D458461" w14:textId="77777777" w:rsidR="00DC684D" w:rsidRPr="00C8648C" w:rsidRDefault="00DC684D" w:rsidP="004B466C">
            <w:pPr>
              <w:snapToGrid w:val="0"/>
              <w:spacing w:before="60" w:after="60" w:line="240" w:lineRule="auto"/>
              <w:jc w:val="center"/>
              <w:rPr>
                <w:sz w:val="18"/>
                <w:szCs w:val="18"/>
              </w:rPr>
            </w:pPr>
            <w:r w:rsidRPr="00C8648C">
              <w:rPr>
                <w:sz w:val="18"/>
                <w:szCs w:val="18"/>
              </w:rPr>
              <w:t>-</w:t>
            </w:r>
          </w:p>
        </w:tc>
        <w:tc>
          <w:tcPr>
            <w:tcW w:w="2065" w:type="pct"/>
          </w:tcPr>
          <w:p w14:paraId="4EF47486" w14:textId="31758954" w:rsidR="00DC684D" w:rsidRPr="00AD4E91" w:rsidRDefault="00C8648C" w:rsidP="004B466C">
            <w:pPr>
              <w:spacing w:before="60" w:after="60" w:line="240" w:lineRule="auto"/>
              <w:jc w:val="left"/>
              <w:rPr>
                <w:b/>
                <w:bCs/>
                <w:sz w:val="18"/>
                <w:szCs w:val="18"/>
                <w:rPrChange w:id="1712" w:author="Raphael Malyankar" w:date="2022-11-09T22:47:00Z">
                  <w:rPr>
                    <w:sz w:val="18"/>
                    <w:szCs w:val="18"/>
                  </w:rPr>
                </w:rPrChange>
              </w:rPr>
            </w:pPr>
            <w:r w:rsidRPr="00AD4E91">
              <w:rPr>
                <w:rFonts w:cs="Arial"/>
                <w:b/>
                <w:bCs/>
                <w:color w:val="FF0000"/>
                <w:sz w:val="18"/>
                <w:szCs w:val="18"/>
                <w:lang w:eastAsia="en-US"/>
                <w:rPrChange w:id="1713" w:author="Raphael Malyankar" w:date="2022-11-09T22:47:00Z">
                  <w:rPr>
                    <w:rFonts w:cs="Arial"/>
                    <w:sz w:val="18"/>
                    <w:szCs w:val="18"/>
                    <w:lang w:eastAsia="en-US"/>
                  </w:rPr>
                </w:rPrChange>
              </w:rPr>
              <w:t xml:space="preserve">The value </w:t>
            </w:r>
            <w:r w:rsidRPr="00AD4E91">
              <w:rPr>
                <w:rFonts w:cs="Arial"/>
                <w:b/>
                <w:bCs/>
                <w:i/>
                <w:iCs/>
                <w:color w:val="FF0000"/>
                <w:sz w:val="18"/>
                <w:szCs w:val="18"/>
                <w:lang w:eastAsia="en-US"/>
                <w:rPrChange w:id="1714" w:author="Raphael Malyankar" w:date="2022-11-09T22:47:00Z">
                  <w:rPr>
                    <w:rFonts w:cs="Arial"/>
                    <w:i/>
                    <w:iCs/>
                    <w:sz w:val="18"/>
                    <w:szCs w:val="18"/>
                    <w:lang w:eastAsia="en-US"/>
                  </w:rPr>
                </w:rPrChange>
              </w:rPr>
              <w:t>delta</w:t>
            </w:r>
            <w:r w:rsidRPr="00AD4E91">
              <w:rPr>
                <w:rFonts w:cs="Arial"/>
                <w:b/>
                <w:bCs/>
                <w:color w:val="FF0000"/>
                <w:sz w:val="18"/>
                <w:szCs w:val="18"/>
                <w:lang w:eastAsia="en-US"/>
                <w:rPrChange w:id="1715" w:author="Raphael Malyankar" w:date="2022-11-09T22:47:00Z">
                  <w:rPr>
                    <w:rFonts w:cs="Arial"/>
                    <w:sz w:val="18"/>
                    <w:szCs w:val="18"/>
                    <w:lang w:eastAsia="en-US"/>
                  </w:rPr>
                </w:rPrChange>
              </w:rPr>
              <w:t xml:space="preserve"> is not used.</w:t>
            </w:r>
          </w:p>
        </w:tc>
      </w:tr>
      <w:tr w:rsidR="00DC684D" w:rsidRPr="00C8648C" w14:paraId="33EAF4D4" w14:textId="77777777" w:rsidTr="00C8648C">
        <w:trPr>
          <w:cantSplit/>
          <w:trHeight w:val="277"/>
        </w:trPr>
        <w:tc>
          <w:tcPr>
            <w:tcW w:w="398" w:type="pct"/>
          </w:tcPr>
          <w:p w14:paraId="5DFB3E9B" w14:textId="77777777" w:rsidR="00DC684D" w:rsidRPr="00C8648C" w:rsidRDefault="00DC684D" w:rsidP="004B466C">
            <w:pPr>
              <w:snapToGrid w:val="0"/>
              <w:spacing w:before="60" w:after="60" w:line="240" w:lineRule="auto"/>
              <w:jc w:val="left"/>
              <w:rPr>
                <w:sz w:val="18"/>
                <w:szCs w:val="18"/>
              </w:rPr>
            </w:pPr>
            <w:r w:rsidRPr="00C8648C">
              <w:rPr>
                <w:sz w:val="18"/>
                <w:szCs w:val="18"/>
              </w:rPr>
              <w:t>Value</w:t>
            </w:r>
          </w:p>
        </w:tc>
        <w:tc>
          <w:tcPr>
            <w:tcW w:w="1055" w:type="pct"/>
          </w:tcPr>
          <w:p w14:paraId="0A9DAEAE" w14:textId="77777777" w:rsidR="00DC684D" w:rsidRPr="00C8648C" w:rsidRDefault="00DC684D" w:rsidP="004B466C">
            <w:pPr>
              <w:snapToGrid w:val="0"/>
              <w:spacing w:before="60" w:after="60" w:line="240" w:lineRule="auto"/>
              <w:jc w:val="left"/>
              <w:rPr>
                <w:sz w:val="18"/>
                <w:szCs w:val="18"/>
              </w:rPr>
            </w:pPr>
            <w:proofErr w:type="spellStart"/>
            <w:r w:rsidRPr="00C8648C">
              <w:rPr>
                <w:sz w:val="18"/>
                <w:szCs w:val="18"/>
              </w:rPr>
              <w:t>newDataset</w:t>
            </w:r>
            <w:proofErr w:type="spellEnd"/>
          </w:p>
        </w:tc>
        <w:tc>
          <w:tcPr>
            <w:tcW w:w="1200" w:type="pct"/>
          </w:tcPr>
          <w:p w14:paraId="5E43120A" w14:textId="77777777" w:rsidR="00DC684D" w:rsidRPr="00C8648C" w:rsidRDefault="00DC684D" w:rsidP="004B466C">
            <w:pPr>
              <w:snapToGrid w:val="0"/>
              <w:spacing w:before="60" w:after="60" w:line="240" w:lineRule="auto"/>
              <w:jc w:val="left"/>
              <w:rPr>
                <w:sz w:val="18"/>
                <w:szCs w:val="18"/>
              </w:rPr>
            </w:pPr>
            <w:r w:rsidRPr="00C8648C">
              <w:rPr>
                <w:sz w:val="18"/>
                <w:szCs w:val="18"/>
              </w:rPr>
              <w:t>Brand new dataset</w:t>
            </w:r>
          </w:p>
        </w:tc>
        <w:tc>
          <w:tcPr>
            <w:tcW w:w="282" w:type="pct"/>
          </w:tcPr>
          <w:p w14:paraId="4E17F8C0" w14:textId="77777777" w:rsidR="00DC684D" w:rsidRPr="00C8648C" w:rsidRDefault="00DC684D" w:rsidP="004B466C">
            <w:pPr>
              <w:snapToGrid w:val="0"/>
              <w:spacing w:before="60" w:after="60" w:line="240" w:lineRule="auto"/>
              <w:jc w:val="center"/>
              <w:rPr>
                <w:sz w:val="18"/>
                <w:szCs w:val="18"/>
              </w:rPr>
            </w:pPr>
            <w:r w:rsidRPr="00C8648C">
              <w:rPr>
                <w:sz w:val="18"/>
                <w:szCs w:val="18"/>
              </w:rPr>
              <w:t>1</w:t>
            </w:r>
          </w:p>
        </w:tc>
        <w:tc>
          <w:tcPr>
            <w:tcW w:w="2065" w:type="pct"/>
          </w:tcPr>
          <w:p w14:paraId="08AEC5E7" w14:textId="77777777" w:rsidR="00DC684D" w:rsidRPr="00C8648C" w:rsidRDefault="00DC684D" w:rsidP="004B466C">
            <w:pPr>
              <w:snapToGrid w:val="0"/>
              <w:spacing w:before="60" w:after="60" w:line="240" w:lineRule="auto"/>
              <w:jc w:val="left"/>
              <w:rPr>
                <w:sz w:val="18"/>
                <w:szCs w:val="18"/>
              </w:rPr>
            </w:pPr>
            <w:r w:rsidRPr="00C8648C">
              <w:rPr>
                <w:sz w:val="18"/>
                <w:szCs w:val="18"/>
              </w:rPr>
              <w:t xml:space="preserve">No data has previously been produced for this area </w:t>
            </w:r>
          </w:p>
        </w:tc>
      </w:tr>
      <w:tr w:rsidR="00DC684D" w:rsidRPr="00C8648C" w14:paraId="761EDA1A" w14:textId="77777777" w:rsidTr="00C8648C">
        <w:trPr>
          <w:cantSplit/>
          <w:trHeight w:val="277"/>
        </w:trPr>
        <w:tc>
          <w:tcPr>
            <w:tcW w:w="398" w:type="pct"/>
          </w:tcPr>
          <w:p w14:paraId="57BF2E8C" w14:textId="77777777" w:rsidR="00DC684D" w:rsidRPr="00C8648C" w:rsidRDefault="00DC684D" w:rsidP="004B466C">
            <w:pPr>
              <w:snapToGrid w:val="0"/>
              <w:spacing w:before="60" w:after="60" w:line="240" w:lineRule="auto"/>
              <w:jc w:val="left"/>
              <w:rPr>
                <w:sz w:val="18"/>
                <w:szCs w:val="18"/>
              </w:rPr>
            </w:pPr>
            <w:r w:rsidRPr="00C8648C">
              <w:rPr>
                <w:sz w:val="18"/>
                <w:szCs w:val="18"/>
              </w:rPr>
              <w:t>Value</w:t>
            </w:r>
          </w:p>
        </w:tc>
        <w:tc>
          <w:tcPr>
            <w:tcW w:w="1055" w:type="pct"/>
          </w:tcPr>
          <w:p w14:paraId="5C69A047" w14:textId="77777777" w:rsidR="00DC684D" w:rsidRPr="00C8648C" w:rsidRDefault="00DC684D" w:rsidP="004B466C">
            <w:pPr>
              <w:snapToGrid w:val="0"/>
              <w:spacing w:before="60" w:after="60" w:line="240" w:lineRule="auto"/>
              <w:jc w:val="left"/>
              <w:rPr>
                <w:sz w:val="18"/>
                <w:szCs w:val="18"/>
              </w:rPr>
            </w:pPr>
            <w:proofErr w:type="spellStart"/>
            <w:r w:rsidRPr="00C8648C">
              <w:rPr>
                <w:sz w:val="18"/>
                <w:szCs w:val="18"/>
              </w:rPr>
              <w:t>newEdition</w:t>
            </w:r>
            <w:proofErr w:type="spellEnd"/>
          </w:p>
        </w:tc>
        <w:tc>
          <w:tcPr>
            <w:tcW w:w="1200" w:type="pct"/>
          </w:tcPr>
          <w:p w14:paraId="5B36A174" w14:textId="77777777" w:rsidR="00DC684D" w:rsidRPr="00C8648C" w:rsidRDefault="00DC684D" w:rsidP="004B466C">
            <w:pPr>
              <w:snapToGrid w:val="0"/>
              <w:spacing w:before="60" w:after="60" w:line="240" w:lineRule="auto"/>
              <w:jc w:val="left"/>
              <w:rPr>
                <w:sz w:val="18"/>
                <w:szCs w:val="18"/>
              </w:rPr>
            </w:pPr>
            <w:r w:rsidRPr="00C8648C">
              <w:rPr>
                <w:sz w:val="18"/>
                <w:szCs w:val="18"/>
              </w:rPr>
              <w:t>New edition of the dataset or Catalogue</w:t>
            </w:r>
          </w:p>
        </w:tc>
        <w:tc>
          <w:tcPr>
            <w:tcW w:w="282" w:type="pct"/>
          </w:tcPr>
          <w:p w14:paraId="59DCBAED" w14:textId="77777777" w:rsidR="00DC684D" w:rsidRPr="00C8648C" w:rsidRDefault="00DC684D" w:rsidP="004B466C">
            <w:pPr>
              <w:snapToGrid w:val="0"/>
              <w:spacing w:before="60" w:after="60" w:line="240" w:lineRule="auto"/>
              <w:jc w:val="center"/>
              <w:rPr>
                <w:sz w:val="18"/>
                <w:szCs w:val="18"/>
              </w:rPr>
            </w:pPr>
            <w:r w:rsidRPr="00C8648C">
              <w:rPr>
                <w:sz w:val="18"/>
                <w:szCs w:val="18"/>
              </w:rPr>
              <w:t>2</w:t>
            </w:r>
          </w:p>
        </w:tc>
        <w:tc>
          <w:tcPr>
            <w:tcW w:w="2065" w:type="pct"/>
          </w:tcPr>
          <w:p w14:paraId="03FC037F" w14:textId="77777777" w:rsidR="00DC684D" w:rsidRPr="00C8648C" w:rsidRDefault="00DC684D" w:rsidP="004B466C">
            <w:pPr>
              <w:snapToGrid w:val="0"/>
              <w:spacing w:before="60" w:after="60" w:line="240" w:lineRule="auto"/>
              <w:jc w:val="left"/>
              <w:rPr>
                <w:sz w:val="18"/>
                <w:szCs w:val="18"/>
              </w:rPr>
            </w:pPr>
            <w:r w:rsidRPr="00C8648C">
              <w:rPr>
                <w:sz w:val="18"/>
                <w:szCs w:val="18"/>
              </w:rPr>
              <w:t>Includes new information which has not been previously distributed by updates</w:t>
            </w:r>
          </w:p>
        </w:tc>
      </w:tr>
      <w:tr w:rsidR="00DC684D" w:rsidRPr="00C8648C" w14:paraId="68E5C7A1" w14:textId="77777777" w:rsidTr="00C8648C">
        <w:trPr>
          <w:cantSplit/>
          <w:trHeight w:val="305"/>
        </w:trPr>
        <w:tc>
          <w:tcPr>
            <w:tcW w:w="398" w:type="pct"/>
          </w:tcPr>
          <w:p w14:paraId="18A215C7" w14:textId="77777777" w:rsidR="00DC684D" w:rsidRPr="00C8648C" w:rsidRDefault="00DC684D" w:rsidP="004B466C">
            <w:pPr>
              <w:snapToGrid w:val="0"/>
              <w:spacing w:before="60" w:after="60" w:line="240" w:lineRule="auto"/>
              <w:jc w:val="left"/>
              <w:rPr>
                <w:sz w:val="18"/>
                <w:szCs w:val="18"/>
              </w:rPr>
            </w:pPr>
            <w:r w:rsidRPr="00C8648C">
              <w:rPr>
                <w:sz w:val="18"/>
                <w:szCs w:val="18"/>
              </w:rPr>
              <w:t>Value</w:t>
            </w:r>
          </w:p>
        </w:tc>
        <w:tc>
          <w:tcPr>
            <w:tcW w:w="1055" w:type="pct"/>
          </w:tcPr>
          <w:p w14:paraId="1D2A305D" w14:textId="77777777" w:rsidR="00DC684D" w:rsidRPr="00C8648C" w:rsidRDefault="00DC684D" w:rsidP="004B466C">
            <w:pPr>
              <w:snapToGrid w:val="0"/>
              <w:spacing w:before="60" w:after="60" w:line="240" w:lineRule="auto"/>
              <w:jc w:val="left"/>
              <w:rPr>
                <w:sz w:val="18"/>
                <w:szCs w:val="18"/>
              </w:rPr>
            </w:pPr>
            <w:r w:rsidRPr="00C8648C">
              <w:rPr>
                <w:sz w:val="18"/>
                <w:szCs w:val="18"/>
              </w:rPr>
              <w:t>update</w:t>
            </w:r>
          </w:p>
        </w:tc>
        <w:tc>
          <w:tcPr>
            <w:tcW w:w="1200" w:type="pct"/>
          </w:tcPr>
          <w:p w14:paraId="768E14AE" w14:textId="77777777" w:rsidR="00DC684D" w:rsidRPr="00C8648C" w:rsidRDefault="00DC684D" w:rsidP="004B466C">
            <w:pPr>
              <w:snapToGrid w:val="0"/>
              <w:spacing w:before="60" w:after="60" w:line="240" w:lineRule="auto"/>
              <w:jc w:val="left"/>
              <w:rPr>
                <w:sz w:val="18"/>
                <w:szCs w:val="18"/>
              </w:rPr>
            </w:pPr>
            <w:r w:rsidRPr="00C8648C">
              <w:rPr>
                <w:sz w:val="18"/>
                <w:szCs w:val="18"/>
              </w:rPr>
              <w:t>Dataset update</w:t>
            </w:r>
          </w:p>
        </w:tc>
        <w:tc>
          <w:tcPr>
            <w:tcW w:w="282" w:type="pct"/>
          </w:tcPr>
          <w:p w14:paraId="43BC608E" w14:textId="77777777" w:rsidR="00DC684D" w:rsidRPr="00C8648C" w:rsidRDefault="00DC684D" w:rsidP="004B466C">
            <w:pPr>
              <w:snapToGrid w:val="0"/>
              <w:spacing w:before="60" w:after="60" w:line="240" w:lineRule="auto"/>
              <w:jc w:val="center"/>
              <w:rPr>
                <w:sz w:val="18"/>
                <w:szCs w:val="18"/>
              </w:rPr>
            </w:pPr>
            <w:r w:rsidRPr="00C8648C">
              <w:rPr>
                <w:sz w:val="18"/>
                <w:szCs w:val="18"/>
              </w:rPr>
              <w:t>3</w:t>
            </w:r>
          </w:p>
        </w:tc>
        <w:tc>
          <w:tcPr>
            <w:tcW w:w="2065" w:type="pct"/>
          </w:tcPr>
          <w:p w14:paraId="2CD0FF7A" w14:textId="77777777" w:rsidR="00DC684D" w:rsidRPr="00C8648C" w:rsidRDefault="00DC684D" w:rsidP="004B466C">
            <w:pPr>
              <w:snapToGrid w:val="0"/>
              <w:spacing w:before="60" w:after="60" w:line="240" w:lineRule="auto"/>
              <w:jc w:val="left"/>
              <w:rPr>
                <w:sz w:val="18"/>
                <w:szCs w:val="18"/>
              </w:rPr>
            </w:pPr>
            <w:r w:rsidRPr="00C8648C">
              <w:rPr>
                <w:sz w:val="18"/>
                <w:szCs w:val="18"/>
              </w:rPr>
              <w:t>Changing some information in an existing dataset</w:t>
            </w:r>
          </w:p>
        </w:tc>
      </w:tr>
      <w:tr w:rsidR="00DC684D" w:rsidRPr="00C8648C" w14:paraId="00B4C83E" w14:textId="77777777" w:rsidTr="00C8648C">
        <w:trPr>
          <w:cantSplit/>
          <w:trHeight w:val="305"/>
        </w:trPr>
        <w:tc>
          <w:tcPr>
            <w:tcW w:w="398" w:type="pct"/>
          </w:tcPr>
          <w:p w14:paraId="5228634C" w14:textId="77777777" w:rsidR="00DC684D" w:rsidRPr="00C8648C" w:rsidRDefault="00DC684D" w:rsidP="004B466C">
            <w:pPr>
              <w:snapToGrid w:val="0"/>
              <w:spacing w:before="60" w:after="60" w:line="240" w:lineRule="auto"/>
              <w:jc w:val="left"/>
              <w:rPr>
                <w:sz w:val="18"/>
                <w:szCs w:val="18"/>
              </w:rPr>
            </w:pPr>
            <w:r w:rsidRPr="00C8648C">
              <w:rPr>
                <w:sz w:val="18"/>
                <w:szCs w:val="18"/>
              </w:rPr>
              <w:t>Value</w:t>
            </w:r>
          </w:p>
        </w:tc>
        <w:tc>
          <w:tcPr>
            <w:tcW w:w="1055" w:type="pct"/>
          </w:tcPr>
          <w:p w14:paraId="72764574" w14:textId="77777777" w:rsidR="00DC684D" w:rsidRPr="00C8648C" w:rsidRDefault="00DC684D" w:rsidP="004B466C">
            <w:pPr>
              <w:snapToGrid w:val="0"/>
              <w:spacing w:before="60" w:after="60" w:line="240" w:lineRule="auto"/>
              <w:jc w:val="left"/>
              <w:rPr>
                <w:sz w:val="18"/>
                <w:szCs w:val="18"/>
              </w:rPr>
            </w:pPr>
            <w:r w:rsidRPr="00C8648C">
              <w:rPr>
                <w:sz w:val="18"/>
                <w:szCs w:val="18"/>
              </w:rPr>
              <w:t>reissue</w:t>
            </w:r>
          </w:p>
        </w:tc>
        <w:tc>
          <w:tcPr>
            <w:tcW w:w="1200" w:type="pct"/>
          </w:tcPr>
          <w:p w14:paraId="3E537418" w14:textId="77777777" w:rsidR="00DC684D" w:rsidRPr="00C8648C" w:rsidRDefault="00DC684D" w:rsidP="004B466C">
            <w:pPr>
              <w:snapToGrid w:val="0"/>
              <w:spacing w:before="60" w:after="60" w:line="240" w:lineRule="auto"/>
              <w:jc w:val="left"/>
              <w:rPr>
                <w:sz w:val="18"/>
                <w:szCs w:val="18"/>
              </w:rPr>
            </w:pPr>
            <w:r w:rsidRPr="00C8648C">
              <w:rPr>
                <w:sz w:val="18"/>
                <w:szCs w:val="18"/>
              </w:rPr>
              <w:t>Dataset that has been re-issued</w:t>
            </w:r>
          </w:p>
        </w:tc>
        <w:tc>
          <w:tcPr>
            <w:tcW w:w="282" w:type="pct"/>
          </w:tcPr>
          <w:p w14:paraId="2299876D" w14:textId="77777777" w:rsidR="00DC684D" w:rsidRPr="00C8648C" w:rsidRDefault="00DC684D" w:rsidP="004B466C">
            <w:pPr>
              <w:snapToGrid w:val="0"/>
              <w:spacing w:before="60" w:after="60" w:line="240" w:lineRule="auto"/>
              <w:jc w:val="center"/>
              <w:rPr>
                <w:sz w:val="18"/>
                <w:szCs w:val="18"/>
              </w:rPr>
            </w:pPr>
            <w:r w:rsidRPr="00C8648C">
              <w:rPr>
                <w:sz w:val="18"/>
                <w:szCs w:val="18"/>
              </w:rPr>
              <w:t>4</w:t>
            </w:r>
          </w:p>
        </w:tc>
        <w:tc>
          <w:tcPr>
            <w:tcW w:w="2065" w:type="pct"/>
          </w:tcPr>
          <w:p w14:paraId="76ED17BE" w14:textId="78F08829" w:rsidR="00DC684D" w:rsidRPr="00C8648C" w:rsidRDefault="00DC684D" w:rsidP="004B466C">
            <w:pPr>
              <w:snapToGrid w:val="0"/>
              <w:spacing w:before="60" w:after="60" w:line="240" w:lineRule="auto"/>
              <w:jc w:val="left"/>
              <w:rPr>
                <w:sz w:val="18"/>
                <w:szCs w:val="18"/>
              </w:rPr>
            </w:pPr>
            <w:r w:rsidRPr="00C8648C">
              <w:rPr>
                <w:sz w:val="18"/>
                <w:szCs w:val="18"/>
              </w:rPr>
              <w:t>Includes all the updates applied to the original dataset up to the date of the re-issue. A re-issue does not contain any new information additional to that previously issued by updates</w:t>
            </w:r>
          </w:p>
        </w:tc>
      </w:tr>
      <w:tr w:rsidR="00DC684D" w:rsidRPr="00C8648C" w14:paraId="5F26C210" w14:textId="77777777" w:rsidTr="00C8648C">
        <w:trPr>
          <w:cantSplit/>
          <w:trHeight w:val="305"/>
        </w:trPr>
        <w:tc>
          <w:tcPr>
            <w:tcW w:w="398" w:type="pct"/>
          </w:tcPr>
          <w:p w14:paraId="32729B83" w14:textId="77777777" w:rsidR="00DC684D" w:rsidRPr="00C8648C" w:rsidRDefault="00DC684D" w:rsidP="004B466C">
            <w:pPr>
              <w:snapToGrid w:val="0"/>
              <w:spacing w:before="60" w:after="60" w:line="240" w:lineRule="auto"/>
              <w:jc w:val="left"/>
              <w:rPr>
                <w:sz w:val="18"/>
                <w:szCs w:val="18"/>
              </w:rPr>
            </w:pPr>
            <w:r w:rsidRPr="00C8648C">
              <w:rPr>
                <w:sz w:val="18"/>
                <w:szCs w:val="18"/>
              </w:rPr>
              <w:t>Value</w:t>
            </w:r>
          </w:p>
        </w:tc>
        <w:tc>
          <w:tcPr>
            <w:tcW w:w="1055" w:type="pct"/>
          </w:tcPr>
          <w:p w14:paraId="71C4B1C7" w14:textId="77777777" w:rsidR="00DC684D" w:rsidRPr="00C8648C" w:rsidRDefault="00DC684D" w:rsidP="004B466C">
            <w:pPr>
              <w:snapToGrid w:val="0"/>
              <w:spacing w:before="60" w:after="60" w:line="240" w:lineRule="auto"/>
              <w:jc w:val="left"/>
              <w:rPr>
                <w:sz w:val="18"/>
                <w:szCs w:val="18"/>
              </w:rPr>
            </w:pPr>
            <w:r w:rsidRPr="00C8648C">
              <w:rPr>
                <w:sz w:val="18"/>
                <w:szCs w:val="18"/>
              </w:rPr>
              <w:t>cancellation</w:t>
            </w:r>
          </w:p>
        </w:tc>
        <w:tc>
          <w:tcPr>
            <w:tcW w:w="1200" w:type="pct"/>
          </w:tcPr>
          <w:p w14:paraId="21E505AF" w14:textId="77777777" w:rsidR="00DC684D" w:rsidRPr="00C8648C" w:rsidRDefault="00DC684D" w:rsidP="004B466C">
            <w:pPr>
              <w:snapToGrid w:val="0"/>
              <w:spacing w:before="60" w:after="60" w:line="240" w:lineRule="auto"/>
              <w:jc w:val="left"/>
              <w:rPr>
                <w:sz w:val="18"/>
                <w:szCs w:val="18"/>
              </w:rPr>
            </w:pPr>
            <w:r w:rsidRPr="00C8648C">
              <w:rPr>
                <w:sz w:val="18"/>
                <w:szCs w:val="18"/>
              </w:rPr>
              <w:t>Dataset or Catalogue that has been cancelled</w:t>
            </w:r>
          </w:p>
        </w:tc>
        <w:tc>
          <w:tcPr>
            <w:tcW w:w="282" w:type="pct"/>
          </w:tcPr>
          <w:p w14:paraId="6A17D979" w14:textId="77777777" w:rsidR="00DC684D" w:rsidRPr="00C8648C" w:rsidRDefault="00DC684D" w:rsidP="004B466C">
            <w:pPr>
              <w:snapToGrid w:val="0"/>
              <w:spacing w:before="60" w:after="60" w:line="240" w:lineRule="auto"/>
              <w:jc w:val="center"/>
              <w:rPr>
                <w:sz w:val="18"/>
                <w:szCs w:val="18"/>
              </w:rPr>
            </w:pPr>
            <w:r w:rsidRPr="00C8648C">
              <w:rPr>
                <w:sz w:val="18"/>
                <w:szCs w:val="18"/>
              </w:rPr>
              <w:t>5</w:t>
            </w:r>
          </w:p>
        </w:tc>
        <w:tc>
          <w:tcPr>
            <w:tcW w:w="2065" w:type="pct"/>
          </w:tcPr>
          <w:p w14:paraId="2FFEDB10" w14:textId="77777777" w:rsidR="00DC684D" w:rsidRPr="00C8648C" w:rsidRDefault="00DC684D" w:rsidP="004B466C">
            <w:pPr>
              <w:snapToGrid w:val="0"/>
              <w:spacing w:before="60" w:after="60" w:line="240" w:lineRule="auto"/>
              <w:jc w:val="left"/>
              <w:rPr>
                <w:sz w:val="18"/>
                <w:szCs w:val="18"/>
              </w:rPr>
            </w:pPr>
            <w:r w:rsidRPr="00C8648C">
              <w:rPr>
                <w:sz w:val="18"/>
                <w:szCs w:val="18"/>
              </w:rPr>
              <w:t>Indicates the dataset or Catalogue should no longer be used and can be deleted</w:t>
            </w:r>
          </w:p>
        </w:tc>
      </w:tr>
    </w:tbl>
    <w:p w14:paraId="687C2CC7" w14:textId="77777777" w:rsidR="00261D89" w:rsidRDefault="00261D89" w:rsidP="004B466C">
      <w:pPr>
        <w:spacing w:after="0" w:line="240" w:lineRule="auto"/>
      </w:pPr>
    </w:p>
    <w:p w14:paraId="2698E52B" w14:textId="39FDD693" w:rsidR="00E73EDF" w:rsidRDefault="007653F1" w:rsidP="00C82A29">
      <w:pPr>
        <w:pStyle w:val="Heading4"/>
        <w:tabs>
          <w:tab w:val="clear" w:pos="940"/>
          <w:tab w:val="clear" w:pos="1140"/>
          <w:tab w:val="clear" w:pos="1360"/>
          <w:tab w:val="left" w:pos="993"/>
        </w:tabs>
        <w:spacing w:before="120" w:after="120" w:line="240" w:lineRule="auto"/>
        <w:ind w:left="993" w:hanging="993"/>
      </w:pPr>
      <w:r w:rsidRPr="002455BA">
        <w:t>S100_VerticalAndSoundingDatum</w:t>
      </w:r>
    </w:p>
    <w:p w14:paraId="5A1D998C" w14:textId="271E0381" w:rsidR="005B4473" w:rsidRPr="005B4473" w:rsidRDefault="005B4473" w:rsidP="005B4473">
      <w:r>
        <w:t xml:space="preserve">This is used by the meta-features for sounding and vertical datums. </w:t>
      </w:r>
      <w:r w:rsidRPr="005B4473">
        <w:t xml:space="preserve">This enumeration is not depicted in </w:t>
      </w:r>
      <w:r>
        <w:fldChar w:fldCharType="begin"/>
      </w:r>
      <w:r>
        <w:instrText xml:space="preserve"> REF _Ref111729086 \h </w:instrText>
      </w:r>
      <w:r>
        <w:fldChar w:fldCharType="separate"/>
      </w:r>
      <w:r w:rsidR="0082228C">
        <w:t xml:space="preserve">Figure </w:t>
      </w:r>
      <w:r w:rsidR="0082228C">
        <w:rPr>
          <w:noProof/>
        </w:rPr>
        <w:t>14</w:t>
      </w:r>
      <w:r w:rsidR="0082228C">
        <w:t>.</w:t>
      </w:r>
      <w:r w:rsidR="0082228C">
        <w:rPr>
          <w:noProof/>
        </w:rPr>
        <w:t>2</w:t>
      </w:r>
      <w:r>
        <w:fldChar w:fldCharType="end"/>
      </w:r>
      <w:r>
        <w:t xml:space="preserve"> because it is not used in the exchange catalogue.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7"/>
        <w:gridCol w:w="3168"/>
        <w:gridCol w:w="3370"/>
        <w:gridCol w:w="735"/>
        <w:gridCol w:w="5664"/>
      </w:tblGrid>
      <w:tr w:rsidR="004F6788" w:rsidRPr="005B4473" w14:paraId="21A5B736" w14:textId="77777777" w:rsidTr="005B4473">
        <w:trPr>
          <w:cantSplit/>
        </w:trPr>
        <w:tc>
          <w:tcPr>
            <w:tcW w:w="403" w:type="pct"/>
            <w:shd w:val="clear" w:color="auto" w:fill="D9D9D9" w:themeFill="background1" w:themeFillShade="D9"/>
            <w:tcMar>
              <w:top w:w="0" w:type="dxa"/>
              <w:bottom w:w="0" w:type="dxa"/>
            </w:tcMar>
            <w:vAlign w:val="center"/>
          </w:tcPr>
          <w:p w14:paraId="529C708C" w14:textId="77777777" w:rsidR="004F6788" w:rsidRPr="005B4473" w:rsidRDefault="004F6788" w:rsidP="008708FB">
            <w:pPr>
              <w:suppressAutoHyphens/>
              <w:snapToGrid w:val="0"/>
              <w:spacing w:before="60" w:after="60" w:line="240" w:lineRule="auto"/>
              <w:rPr>
                <w:b/>
                <w:sz w:val="18"/>
                <w:szCs w:val="18"/>
                <w:lang w:eastAsia="ar-SA"/>
              </w:rPr>
            </w:pPr>
            <w:r w:rsidRPr="005B4473">
              <w:rPr>
                <w:b/>
                <w:sz w:val="18"/>
                <w:szCs w:val="18"/>
                <w:lang w:eastAsia="ar-SA"/>
              </w:rPr>
              <w:t>Role Name</w:t>
            </w:r>
          </w:p>
        </w:tc>
        <w:tc>
          <w:tcPr>
            <w:tcW w:w="1069" w:type="pct"/>
            <w:shd w:val="clear" w:color="auto" w:fill="D9D9D9" w:themeFill="background1" w:themeFillShade="D9"/>
            <w:tcMar>
              <w:top w:w="0" w:type="dxa"/>
              <w:bottom w:w="0" w:type="dxa"/>
            </w:tcMar>
            <w:vAlign w:val="center"/>
          </w:tcPr>
          <w:p w14:paraId="5696811A" w14:textId="77777777" w:rsidR="004F6788" w:rsidRPr="005B4473" w:rsidRDefault="004F6788" w:rsidP="008708FB">
            <w:pPr>
              <w:suppressAutoHyphens/>
              <w:snapToGrid w:val="0"/>
              <w:spacing w:before="60" w:after="60" w:line="240" w:lineRule="auto"/>
              <w:rPr>
                <w:b/>
                <w:sz w:val="18"/>
                <w:szCs w:val="18"/>
                <w:lang w:eastAsia="ar-SA"/>
              </w:rPr>
            </w:pPr>
            <w:r w:rsidRPr="005B4473">
              <w:rPr>
                <w:b/>
                <w:sz w:val="18"/>
                <w:szCs w:val="18"/>
                <w:lang w:eastAsia="ar-SA"/>
              </w:rPr>
              <w:t>Name</w:t>
            </w:r>
          </w:p>
        </w:tc>
        <w:tc>
          <w:tcPr>
            <w:tcW w:w="1216" w:type="pct"/>
            <w:shd w:val="clear" w:color="auto" w:fill="D9D9D9" w:themeFill="background1" w:themeFillShade="D9"/>
            <w:tcMar>
              <w:top w:w="0" w:type="dxa"/>
              <w:bottom w:w="0" w:type="dxa"/>
            </w:tcMar>
            <w:vAlign w:val="center"/>
          </w:tcPr>
          <w:p w14:paraId="66E39EE8" w14:textId="77777777" w:rsidR="004F6788" w:rsidRPr="005B4473" w:rsidRDefault="004F6788" w:rsidP="008708FB">
            <w:pPr>
              <w:suppressAutoHyphens/>
              <w:snapToGrid w:val="0"/>
              <w:spacing w:before="60" w:after="60" w:line="240" w:lineRule="auto"/>
              <w:rPr>
                <w:b/>
                <w:sz w:val="18"/>
                <w:szCs w:val="18"/>
                <w:lang w:eastAsia="ar-SA"/>
              </w:rPr>
            </w:pPr>
            <w:r w:rsidRPr="005B4473">
              <w:rPr>
                <w:b/>
                <w:sz w:val="18"/>
                <w:szCs w:val="18"/>
                <w:lang w:eastAsia="ar-SA"/>
              </w:rPr>
              <w:t>Description</w:t>
            </w:r>
          </w:p>
        </w:tc>
        <w:tc>
          <w:tcPr>
            <w:tcW w:w="286" w:type="pct"/>
            <w:shd w:val="clear" w:color="auto" w:fill="D9D9D9" w:themeFill="background1" w:themeFillShade="D9"/>
          </w:tcPr>
          <w:p w14:paraId="125696B8" w14:textId="2D8590F0" w:rsidR="004F6788" w:rsidRPr="005B4473" w:rsidRDefault="004F6788" w:rsidP="008708FB">
            <w:pPr>
              <w:suppressAutoHyphens/>
              <w:snapToGrid w:val="0"/>
              <w:spacing w:before="60" w:after="60" w:line="240" w:lineRule="auto"/>
              <w:jc w:val="center"/>
              <w:rPr>
                <w:b/>
                <w:sz w:val="18"/>
                <w:szCs w:val="18"/>
                <w:lang w:eastAsia="ar-SA"/>
              </w:rPr>
            </w:pPr>
            <w:r w:rsidRPr="005B4473">
              <w:rPr>
                <w:b/>
                <w:sz w:val="18"/>
                <w:szCs w:val="18"/>
              </w:rPr>
              <w:t>Code</w:t>
            </w:r>
          </w:p>
        </w:tc>
        <w:tc>
          <w:tcPr>
            <w:tcW w:w="2025" w:type="pct"/>
            <w:shd w:val="clear" w:color="auto" w:fill="D9D9D9" w:themeFill="background1" w:themeFillShade="D9"/>
            <w:tcMar>
              <w:top w:w="0" w:type="dxa"/>
              <w:bottom w:w="0" w:type="dxa"/>
            </w:tcMar>
            <w:vAlign w:val="center"/>
          </w:tcPr>
          <w:p w14:paraId="5A52481F" w14:textId="77777777" w:rsidR="004F6788" w:rsidRPr="005B4473" w:rsidRDefault="004F6788" w:rsidP="008708FB">
            <w:pPr>
              <w:suppressAutoHyphens/>
              <w:snapToGrid w:val="0"/>
              <w:spacing w:before="60" w:after="60" w:line="240" w:lineRule="auto"/>
              <w:rPr>
                <w:b/>
                <w:sz w:val="18"/>
                <w:szCs w:val="18"/>
                <w:lang w:eastAsia="ar-SA"/>
              </w:rPr>
            </w:pPr>
            <w:r w:rsidRPr="005B4473">
              <w:rPr>
                <w:b/>
                <w:sz w:val="18"/>
                <w:szCs w:val="18"/>
                <w:lang w:eastAsia="ar-SA"/>
              </w:rPr>
              <w:t>Remarks</w:t>
            </w:r>
          </w:p>
        </w:tc>
      </w:tr>
      <w:tr w:rsidR="004F6788" w:rsidRPr="005B4473" w14:paraId="7C422301" w14:textId="77777777" w:rsidTr="005B4473">
        <w:trPr>
          <w:cantSplit/>
        </w:trPr>
        <w:tc>
          <w:tcPr>
            <w:tcW w:w="403" w:type="pct"/>
            <w:tcMar>
              <w:top w:w="0" w:type="dxa"/>
              <w:bottom w:w="0" w:type="dxa"/>
            </w:tcMar>
          </w:tcPr>
          <w:p w14:paraId="6D72664F" w14:textId="71678A32" w:rsidR="004F6788" w:rsidRPr="005B4473" w:rsidRDefault="004F6788" w:rsidP="008708FB">
            <w:pPr>
              <w:suppressAutoHyphens/>
              <w:snapToGrid w:val="0"/>
              <w:spacing w:before="60" w:after="60" w:line="240" w:lineRule="auto"/>
              <w:rPr>
                <w:sz w:val="18"/>
                <w:szCs w:val="18"/>
                <w:lang w:eastAsia="ar-SA"/>
              </w:rPr>
            </w:pPr>
            <w:r w:rsidRPr="005B4473">
              <w:rPr>
                <w:sz w:val="18"/>
                <w:szCs w:val="18"/>
              </w:rPr>
              <w:t>Enumeration</w:t>
            </w:r>
          </w:p>
        </w:tc>
        <w:tc>
          <w:tcPr>
            <w:tcW w:w="1069" w:type="pct"/>
            <w:tcMar>
              <w:top w:w="0" w:type="dxa"/>
              <w:bottom w:w="0" w:type="dxa"/>
            </w:tcMar>
          </w:tcPr>
          <w:p w14:paraId="58CBE0C7" w14:textId="77777777" w:rsidR="004F6788" w:rsidRPr="005B4473" w:rsidRDefault="004F6788" w:rsidP="008708FB">
            <w:pPr>
              <w:suppressAutoHyphens/>
              <w:snapToGrid w:val="0"/>
              <w:spacing w:before="60" w:after="60" w:line="240" w:lineRule="auto"/>
              <w:rPr>
                <w:sz w:val="18"/>
                <w:szCs w:val="18"/>
                <w:lang w:eastAsia="ar-SA"/>
              </w:rPr>
            </w:pPr>
            <w:r w:rsidRPr="005B4473">
              <w:rPr>
                <w:sz w:val="18"/>
                <w:szCs w:val="18"/>
              </w:rPr>
              <w:t>S100_VerticalAndSoundingDatum</w:t>
            </w:r>
          </w:p>
        </w:tc>
        <w:tc>
          <w:tcPr>
            <w:tcW w:w="1216" w:type="pct"/>
            <w:tcMar>
              <w:top w:w="0" w:type="dxa"/>
              <w:bottom w:w="0" w:type="dxa"/>
            </w:tcMar>
          </w:tcPr>
          <w:p w14:paraId="207B2AB4" w14:textId="77777777" w:rsidR="004F6788" w:rsidRPr="005B4473" w:rsidRDefault="004F6788" w:rsidP="008708FB">
            <w:pPr>
              <w:suppressAutoHyphens/>
              <w:snapToGrid w:val="0"/>
              <w:spacing w:before="60" w:after="60" w:line="240" w:lineRule="auto"/>
              <w:jc w:val="left"/>
              <w:rPr>
                <w:sz w:val="18"/>
                <w:szCs w:val="18"/>
                <w:lang w:eastAsia="ar-SA"/>
              </w:rPr>
            </w:pPr>
            <w:r w:rsidRPr="005B4473">
              <w:rPr>
                <w:sz w:val="18"/>
                <w:szCs w:val="18"/>
              </w:rPr>
              <w:t>Allowable vertical and sounding datums</w:t>
            </w:r>
          </w:p>
        </w:tc>
        <w:tc>
          <w:tcPr>
            <w:tcW w:w="286" w:type="pct"/>
          </w:tcPr>
          <w:p w14:paraId="2E73DF80" w14:textId="78162418" w:rsidR="004F6788" w:rsidRPr="005B4473" w:rsidRDefault="004F6788" w:rsidP="008708FB">
            <w:pPr>
              <w:suppressAutoHyphens/>
              <w:snapToGrid w:val="0"/>
              <w:spacing w:before="60" w:after="60" w:line="240" w:lineRule="auto"/>
              <w:jc w:val="center"/>
              <w:rPr>
                <w:sz w:val="18"/>
                <w:szCs w:val="18"/>
              </w:rPr>
            </w:pPr>
            <w:r w:rsidRPr="005B4473">
              <w:rPr>
                <w:sz w:val="18"/>
                <w:szCs w:val="18"/>
              </w:rPr>
              <w:t>-</w:t>
            </w:r>
          </w:p>
        </w:tc>
        <w:tc>
          <w:tcPr>
            <w:tcW w:w="2025" w:type="pct"/>
            <w:tcMar>
              <w:top w:w="0" w:type="dxa"/>
              <w:bottom w:w="0" w:type="dxa"/>
            </w:tcMar>
          </w:tcPr>
          <w:p w14:paraId="73B4DAFD" w14:textId="678396E9" w:rsidR="004F6788" w:rsidRPr="00AD4E91" w:rsidRDefault="007028DE" w:rsidP="008708FB">
            <w:pPr>
              <w:suppressAutoHyphens/>
              <w:snapToGrid w:val="0"/>
              <w:spacing w:before="60" w:after="60" w:line="240" w:lineRule="auto"/>
              <w:rPr>
                <w:b/>
                <w:bCs/>
                <w:sz w:val="18"/>
                <w:szCs w:val="18"/>
                <w:lang w:eastAsia="ar-SA"/>
                <w:rPrChange w:id="1716" w:author="Raphael Malyankar" w:date="2022-11-09T22:47:00Z">
                  <w:rPr>
                    <w:sz w:val="18"/>
                    <w:szCs w:val="18"/>
                    <w:lang w:eastAsia="ar-SA"/>
                  </w:rPr>
                </w:rPrChange>
              </w:rPr>
            </w:pPr>
            <w:r w:rsidRPr="00AD4E91">
              <w:rPr>
                <w:b/>
                <w:bCs/>
                <w:color w:val="FF0000"/>
                <w:sz w:val="18"/>
                <w:szCs w:val="18"/>
                <w:lang w:eastAsia="ar-SA"/>
                <w:rPrChange w:id="1717" w:author="Raphael Malyankar" w:date="2022-11-09T22:47:00Z">
                  <w:rPr>
                    <w:sz w:val="18"/>
                    <w:szCs w:val="18"/>
                    <w:lang w:eastAsia="ar-SA"/>
                  </w:rPr>
                </w:rPrChange>
              </w:rPr>
              <w:t>Values listed in S-100 Part 17 but not mentioned in this table are not allowed</w:t>
            </w:r>
          </w:p>
        </w:tc>
      </w:tr>
      <w:tr w:rsidR="004F6788" w:rsidRPr="005B4473" w14:paraId="62A696D8" w14:textId="77777777" w:rsidTr="005B4473">
        <w:trPr>
          <w:cantSplit/>
        </w:trPr>
        <w:tc>
          <w:tcPr>
            <w:tcW w:w="403" w:type="pct"/>
            <w:tcMar>
              <w:top w:w="0" w:type="dxa"/>
              <w:bottom w:w="0" w:type="dxa"/>
            </w:tcMar>
          </w:tcPr>
          <w:p w14:paraId="1045CA63" w14:textId="77777777" w:rsidR="004F6788" w:rsidRPr="005B4473" w:rsidRDefault="004F6788" w:rsidP="008708FB">
            <w:pPr>
              <w:suppressAutoHyphens/>
              <w:snapToGrid w:val="0"/>
              <w:spacing w:before="60" w:after="60" w:line="240" w:lineRule="auto"/>
              <w:rPr>
                <w:sz w:val="18"/>
                <w:szCs w:val="18"/>
                <w:lang w:eastAsia="ar-SA"/>
              </w:rPr>
            </w:pPr>
            <w:r w:rsidRPr="005B4473">
              <w:rPr>
                <w:sz w:val="18"/>
                <w:szCs w:val="18"/>
              </w:rPr>
              <w:t>Value</w:t>
            </w:r>
          </w:p>
        </w:tc>
        <w:tc>
          <w:tcPr>
            <w:tcW w:w="1069" w:type="pct"/>
            <w:tcMar>
              <w:top w:w="0" w:type="dxa"/>
              <w:bottom w:w="0" w:type="dxa"/>
            </w:tcMar>
          </w:tcPr>
          <w:p w14:paraId="6071F687" w14:textId="77777777" w:rsidR="004F6788" w:rsidRPr="005B4473" w:rsidRDefault="004F6788" w:rsidP="008708FB">
            <w:pPr>
              <w:suppressAutoHyphens/>
              <w:snapToGrid w:val="0"/>
              <w:spacing w:before="60" w:after="60" w:line="240" w:lineRule="auto"/>
              <w:rPr>
                <w:sz w:val="18"/>
                <w:szCs w:val="18"/>
                <w:lang w:eastAsia="ar-SA"/>
              </w:rPr>
            </w:pPr>
            <w:proofErr w:type="spellStart"/>
            <w:r w:rsidRPr="005B4473">
              <w:rPr>
                <w:rFonts w:cs="Arial"/>
                <w:sz w:val="18"/>
                <w:szCs w:val="18"/>
                <w:lang w:val="en-US" w:eastAsia="en-US"/>
              </w:rPr>
              <w:t>meanLowWaterSprings</w:t>
            </w:r>
            <w:proofErr w:type="spellEnd"/>
          </w:p>
        </w:tc>
        <w:tc>
          <w:tcPr>
            <w:tcW w:w="1216" w:type="pct"/>
            <w:tcMar>
              <w:top w:w="0" w:type="dxa"/>
              <w:bottom w:w="0" w:type="dxa"/>
            </w:tcMar>
          </w:tcPr>
          <w:p w14:paraId="0F0B8C96" w14:textId="77777777" w:rsidR="004F6788" w:rsidRPr="005B4473" w:rsidRDefault="004F6788" w:rsidP="008708FB">
            <w:pPr>
              <w:suppressAutoHyphens/>
              <w:snapToGrid w:val="0"/>
              <w:spacing w:before="60" w:after="60" w:line="240" w:lineRule="auto"/>
              <w:jc w:val="left"/>
              <w:rPr>
                <w:sz w:val="18"/>
                <w:szCs w:val="18"/>
                <w:lang w:val="fr-MC" w:eastAsia="ar-SA"/>
              </w:rPr>
            </w:pPr>
          </w:p>
        </w:tc>
        <w:tc>
          <w:tcPr>
            <w:tcW w:w="286" w:type="pct"/>
          </w:tcPr>
          <w:p w14:paraId="18904810" w14:textId="0473B5EB"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w:t>
            </w:r>
          </w:p>
        </w:tc>
        <w:tc>
          <w:tcPr>
            <w:tcW w:w="2025" w:type="pct"/>
            <w:tcMar>
              <w:top w:w="0" w:type="dxa"/>
              <w:bottom w:w="0" w:type="dxa"/>
            </w:tcMar>
          </w:tcPr>
          <w:p w14:paraId="46AC7F90" w14:textId="2C2DA158" w:rsidR="004F6788" w:rsidRPr="005B4473" w:rsidRDefault="004F6788" w:rsidP="008708FB">
            <w:pPr>
              <w:suppressAutoHyphens/>
              <w:snapToGrid w:val="0"/>
              <w:spacing w:before="60" w:after="60" w:line="240" w:lineRule="auto"/>
              <w:rPr>
                <w:sz w:val="18"/>
                <w:szCs w:val="18"/>
                <w:lang w:eastAsia="ar-SA"/>
              </w:rPr>
            </w:pPr>
            <w:r w:rsidRPr="005B4473">
              <w:rPr>
                <w:sz w:val="18"/>
                <w:szCs w:val="18"/>
              </w:rPr>
              <w:t>(MLWS)</w:t>
            </w:r>
          </w:p>
        </w:tc>
      </w:tr>
      <w:tr w:rsidR="002455BA" w:rsidRPr="005B4473" w14:paraId="20751753" w14:textId="77777777" w:rsidTr="005B4473">
        <w:trPr>
          <w:cantSplit/>
        </w:trPr>
        <w:tc>
          <w:tcPr>
            <w:tcW w:w="403" w:type="pct"/>
            <w:tcMar>
              <w:top w:w="0" w:type="dxa"/>
              <w:bottom w:w="0" w:type="dxa"/>
            </w:tcMar>
          </w:tcPr>
          <w:p w14:paraId="3B0073BA" w14:textId="5A1D2FE8"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1B64734D" w14:textId="2CC3C01C"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meanLowerLowWaterSprings</w:t>
            </w:r>
            <w:proofErr w:type="spellEnd"/>
          </w:p>
        </w:tc>
        <w:tc>
          <w:tcPr>
            <w:tcW w:w="1216" w:type="pct"/>
            <w:tcMar>
              <w:top w:w="0" w:type="dxa"/>
              <w:bottom w:w="0" w:type="dxa"/>
            </w:tcMar>
          </w:tcPr>
          <w:p w14:paraId="77A80472"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33D18485" w14:textId="66169BF6"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w:t>
            </w:r>
          </w:p>
        </w:tc>
        <w:tc>
          <w:tcPr>
            <w:tcW w:w="2025" w:type="pct"/>
            <w:tcMar>
              <w:top w:w="0" w:type="dxa"/>
              <w:bottom w:w="0" w:type="dxa"/>
            </w:tcMar>
          </w:tcPr>
          <w:p w14:paraId="7EBDE996" w14:textId="77777777" w:rsidR="004F6788" w:rsidRPr="005B4473" w:rsidDel="007A5525" w:rsidRDefault="004F6788" w:rsidP="008708FB">
            <w:pPr>
              <w:suppressAutoHyphens/>
              <w:snapToGrid w:val="0"/>
              <w:spacing w:before="60" w:after="60" w:line="240" w:lineRule="auto"/>
              <w:rPr>
                <w:sz w:val="18"/>
                <w:szCs w:val="18"/>
              </w:rPr>
            </w:pPr>
          </w:p>
        </w:tc>
      </w:tr>
      <w:tr w:rsidR="004F6788" w:rsidRPr="005B4473" w14:paraId="738C74C2" w14:textId="77777777" w:rsidTr="005B4473">
        <w:trPr>
          <w:cantSplit/>
        </w:trPr>
        <w:tc>
          <w:tcPr>
            <w:tcW w:w="403" w:type="pct"/>
            <w:tcMar>
              <w:top w:w="0" w:type="dxa"/>
              <w:bottom w:w="0" w:type="dxa"/>
            </w:tcMar>
          </w:tcPr>
          <w:p w14:paraId="2BF5CD03" w14:textId="77777777" w:rsidR="004F6788" w:rsidRPr="005B4473" w:rsidRDefault="004F6788" w:rsidP="008708FB">
            <w:pPr>
              <w:suppressAutoHyphens/>
              <w:snapToGrid w:val="0"/>
              <w:spacing w:before="60" w:after="60" w:line="240" w:lineRule="auto"/>
              <w:rPr>
                <w:sz w:val="18"/>
                <w:szCs w:val="18"/>
                <w:lang w:eastAsia="ar-SA"/>
              </w:rPr>
            </w:pPr>
            <w:r w:rsidRPr="005B4473">
              <w:rPr>
                <w:sz w:val="18"/>
                <w:szCs w:val="18"/>
              </w:rPr>
              <w:t>Value</w:t>
            </w:r>
          </w:p>
        </w:tc>
        <w:tc>
          <w:tcPr>
            <w:tcW w:w="1069" w:type="pct"/>
            <w:tcMar>
              <w:top w:w="0" w:type="dxa"/>
              <w:bottom w:w="0" w:type="dxa"/>
            </w:tcMar>
          </w:tcPr>
          <w:p w14:paraId="0FC6BF30" w14:textId="77777777" w:rsidR="004F6788" w:rsidRPr="005B4473" w:rsidRDefault="004F6788" w:rsidP="008708FB">
            <w:pPr>
              <w:suppressAutoHyphens/>
              <w:snapToGrid w:val="0"/>
              <w:spacing w:before="60" w:after="60" w:line="240" w:lineRule="auto"/>
              <w:rPr>
                <w:sz w:val="18"/>
                <w:szCs w:val="18"/>
                <w:lang w:eastAsia="ar-SA"/>
              </w:rPr>
            </w:pPr>
            <w:proofErr w:type="spellStart"/>
            <w:r w:rsidRPr="005B4473">
              <w:rPr>
                <w:rFonts w:cs="Arial"/>
                <w:sz w:val="18"/>
                <w:szCs w:val="18"/>
                <w:lang w:val="en-US" w:eastAsia="en-US"/>
              </w:rPr>
              <w:t>meanSeaLevel</w:t>
            </w:r>
            <w:proofErr w:type="spellEnd"/>
          </w:p>
        </w:tc>
        <w:tc>
          <w:tcPr>
            <w:tcW w:w="1216" w:type="pct"/>
            <w:tcMar>
              <w:top w:w="0" w:type="dxa"/>
              <w:bottom w:w="0" w:type="dxa"/>
            </w:tcMar>
          </w:tcPr>
          <w:p w14:paraId="56A158C5"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2E639369" w14:textId="0C6A10ED"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3</w:t>
            </w:r>
          </w:p>
        </w:tc>
        <w:tc>
          <w:tcPr>
            <w:tcW w:w="2025" w:type="pct"/>
            <w:tcMar>
              <w:top w:w="0" w:type="dxa"/>
              <w:bottom w:w="0" w:type="dxa"/>
            </w:tcMar>
          </w:tcPr>
          <w:p w14:paraId="2B72F0CB" w14:textId="6D936623" w:rsidR="004F6788" w:rsidRPr="005B4473" w:rsidRDefault="004F6788" w:rsidP="008708FB">
            <w:pPr>
              <w:suppressAutoHyphens/>
              <w:snapToGrid w:val="0"/>
              <w:spacing w:before="60" w:after="60" w:line="240" w:lineRule="auto"/>
              <w:rPr>
                <w:sz w:val="18"/>
                <w:szCs w:val="18"/>
                <w:lang w:eastAsia="ar-SA"/>
              </w:rPr>
            </w:pPr>
            <w:r w:rsidRPr="005B4473">
              <w:rPr>
                <w:sz w:val="18"/>
                <w:szCs w:val="18"/>
              </w:rPr>
              <w:t>(MSL)</w:t>
            </w:r>
          </w:p>
        </w:tc>
      </w:tr>
      <w:tr w:rsidR="004F6788" w:rsidRPr="005B4473" w14:paraId="59182E63" w14:textId="77777777" w:rsidTr="005B4473">
        <w:trPr>
          <w:cantSplit/>
        </w:trPr>
        <w:tc>
          <w:tcPr>
            <w:tcW w:w="403" w:type="pct"/>
            <w:tcMar>
              <w:top w:w="0" w:type="dxa"/>
              <w:bottom w:w="0" w:type="dxa"/>
            </w:tcMar>
          </w:tcPr>
          <w:p w14:paraId="5F3A6B1E"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5F2C52A3"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lowestLowWater</w:t>
            </w:r>
            <w:proofErr w:type="spellEnd"/>
          </w:p>
        </w:tc>
        <w:tc>
          <w:tcPr>
            <w:tcW w:w="1216" w:type="pct"/>
            <w:tcMar>
              <w:top w:w="0" w:type="dxa"/>
              <w:bottom w:w="0" w:type="dxa"/>
            </w:tcMar>
          </w:tcPr>
          <w:p w14:paraId="426B10E7"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5AC24BAC" w14:textId="6BFEDF64"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4</w:t>
            </w:r>
          </w:p>
        </w:tc>
        <w:tc>
          <w:tcPr>
            <w:tcW w:w="2025" w:type="pct"/>
            <w:tcMar>
              <w:top w:w="0" w:type="dxa"/>
              <w:bottom w:w="0" w:type="dxa"/>
            </w:tcMar>
          </w:tcPr>
          <w:p w14:paraId="7788E077" w14:textId="4AC23D42" w:rsidR="004F6788" w:rsidRPr="005B4473" w:rsidRDefault="004F6788" w:rsidP="008708FB">
            <w:pPr>
              <w:suppressAutoHyphens/>
              <w:snapToGrid w:val="0"/>
              <w:spacing w:before="60" w:after="60" w:line="240" w:lineRule="auto"/>
              <w:rPr>
                <w:sz w:val="18"/>
                <w:szCs w:val="18"/>
              </w:rPr>
            </w:pPr>
          </w:p>
        </w:tc>
      </w:tr>
      <w:tr w:rsidR="004F6788" w:rsidRPr="005B4473" w14:paraId="67CCC58B" w14:textId="77777777" w:rsidTr="005B4473">
        <w:trPr>
          <w:cantSplit/>
        </w:trPr>
        <w:tc>
          <w:tcPr>
            <w:tcW w:w="403" w:type="pct"/>
            <w:tcMar>
              <w:top w:w="0" w:type="dxa"/>
              <w:bottom w:w="0" w:type="dxa"/>
            </w:tcMar>
          </w:tcPr>
          <w:p w14:paraId="0FB8813B"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3442722D"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meanLowWater</w:t>
            </w:r>
            <w:proofErr w:type="spellEnd"/>
          </w:p>
        </w:tc>
        <w:tc>
          <w:tcPr>
            <w:tcW w:w="1216" w:type="pct"/>
            <w:tcMar>
              <w:top w:w="0" w:type="dxa"/>
              <w:bottom w:w="0" w:type="dxa"/>
            </w:tcMar>
          </w:tcPr>
          <w:p w14:paraId="7422F599"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5FB2E375" w14:textId="13A71739"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5</w:t>
            </w:r>
          </w:p>
        </w:tc>
        <w:tc>
          <w:tcPr>
            <w:tcW w:w="2025" w:type="pct"/>
            <w:tcMar>
              <w:top w:w="0" w:type="dxa"/>
              <w:bottom w:w="0" w:type="dxa"/>
            </w:tcMar>
          </w:tcPr>
          <w:p w14:paraId="5812E44A" w14:textId="18B4E03A" w:rsidR="004F6788" w:rsidRPr="005B4473" w:rsidRDefault="004F6788" w:rsidP="008708FB">
            <w:pPr>
              <w:suppressAutoHyphens/>
              <w:snapToGrid w:val="0"/>
              <w:spacing w:before="60" w:after="60" w:line="240" w:lineRule="auto"/>
              <w:rPr>
                <w:sz w:val="18"/>
                <w:szCs w:val="18"/>
              </w:rPr>
            </w:pPr>
            <w:r w:rsidRPr="005B4473">
              <w:rPr>
                <w:sz w:val="18"/>
                <w:szCs w:val="18"/>
              </w:rPr>
              <w:t>(MLW)</w:t>
            </w:r>
          </w:p>
        </w:tc>
      </w:tr>
      <w:tr w:rsidR="004F6788" w:rsidRPr="005B4473" w14:paraId="459DD5BC" w14:textId="77777777" w:rsidTr="005B4473">
        <w:trPr>
          <w:cantSplit/>
        </w:trPr>
        <w:tc>
          <w:tcPr>
            <w:tcW w:w="403" w:type="pct"/>
            <w:tcMar>
              <w:top w:w="0" w:type="dxa"/>
              <w:bottom w:w="0" w:type="dxa"/>
            </w:tcMar>
          </w:tcPr>
          <w:p w14:paraId="35C35D75"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22E523ED"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lowestLowWaterSprings</w:t>
            </w:r>
            <w:proofErr w:type="spellEnd"/>
          </w:p>
        </w:tc>
        <w:tc>
          <w:tcPr>
            <w:tcW w:w="1216" w:type="pct"/>
            <w:tcMar>
              <w:top w:w="0" w:type="dxa"/>
              <w:bottom w:w="0" w:type="dxa"/>
            </w:tcMar>
          </w:tcPr>
          <w:p w14:paraId="4BA00D72"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0B4D448A" w14:textId="0F954A6F"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6</w:t>
            </w:r>
          </w:p>
        </w:tc>
        <w:tc>
          <w:tcPr>
            <w:tcW w:w="2025" w:type="pct"/>
            <w:tcMar>
              <w:top w:w="0" w:type="dxa"/>
              <w:bottom w:w="0" w:type="dxa"/>
            </w:tcMar>
          </w:tcPr>
          <w:p w14:paraId="18A9D004" w14:textId="6E0ABCFA" w:rsidR="004F6788" w:rsidRPr="005B4473" w:rsidRDefault="004F6788" w:rsidP="008708FB">
            <w:pPr>
              <w:suppressAutoHyphens/>
              <w:snapToGrid w:val="0"/>
              <w:spacing w:before="60" w:after="60" w:line="240" w:lineRule="auto"/>
              <w:rPr>
                <w:sz w:val="18"/>
                <w:szCs w:val="18"/>
              </w:rPr>
            </w:pPr>
          </w:p>
        </w:tc>
      </w:tr>
      <w:tr w:rsidR="004F6788" w:rsidRPr="005B4473" w14:paraId="362FE650" w14:textId="77777777" w:rsidTr="005B4473">
        <w:trPr>
          <w:cantSplit/>
        </w:trPr>
        <w:tc>
          <w:tcPr>
            <w:tcW w:w="403" w:type="pct"/>
            <w:tcMar>
              <w:top w:w="0" w:type="dxa"/>
              <w:bottom w:w="0" w:type="dxa"/>
            </w:tcMar>
          </w:tcPr>
          <w:p w14:paraId="531D748C"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2C0D043D"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approximateMeanLowWaterSprings</w:t>
            </w:r>
            <w:proofErr w:type="spellEnd"/>
          </w:p>
        </w:tc>
        <w:tc>
          <w:tcPr>
            <w:tcW w:w="1216" w:type="pct"/>
            <w:tcMar>
              <w:top w:w="0" w:type="dxa"/>
              <w:bottom w:w="0" w:type="dxa"/>
            </w:tcMar>
          </w:tcPr>
          <w:p w14:paraId="0A6868C9"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1143D673" w14:textId="7B332F28"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7</w:t>
            </w:r>
          </w:p>
        </w:tc>
        <w:tc>
          <w:tcPr>
            <w:tcW w:w="2025" w:type="pct"/>
            <w:tcMar>
              <w:top w:w="0" w:type="dxa"/>
              <w:bottom w:w="0" w:type="dxa"/>
            </w:tcMar>
          </w:tcPr>
          <w:p w14:paraId="039CECAA" w14:textId="2D00AD98" w:rsidR="004F6788" w:rsidRPr="005B4473" w:rsidRDefault="004F6788" w:rsidP="008708FB">
            <w:pPr>
              <w:suppressAutoHyphens/>
              <w:snapToGrid w:val="0"/>
              <w:spacing w:before="60" w:after="60" w:line="240" w:lineRule="auto"/>
              <w:rPr>
                <w:sz w:val="18"/>
                <w:szCs w:val="18"/>
              </w:rPr>
            </w:pPr>
          </w:p>
        </w:tc>
      </w:tr>
      <w:tr w:rsidR="004F6788" w:rsidRPr="005B4473" w14:paraId="5F747B7A" w14:textId="77777777" w:rsidTr="005B4473">
        <w:trPr>
          <w:cantSplit/>
        </w:trPr>
        <w:tc>
          <w:tcPr>
            <w:tcW w:w="403" w:type="pct"/>
            <w:tcMar>
              <w:top w:w="0" w:type="dxa"/>
              <w:bottom w:w="0" w:type="dxa"/>
            </w:tcMar>
          </w:tcPr>
          <w:p w14:paraId="66A35983"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23ADD740"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indianSpringLowWater</w:t>
            </w:r>
            <w:proofErr w:type="spellEnd"/>
          </w:p>
        </w:tc>
        <w:tc>
          <w:tcPr>
            <w:tcW w:w="1216" w:type="pct"/>
            <w:tcMar>
              <w:top w:w="0" w:type="dxa"/>
              <w:bottom w:w="0" w:type="dxa"/>
            </w:tcMar>
          </w:tcPr>
          <w:p w14:paraId="5F2771DD"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36F302C8" w14:textId="5713BD26"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8</w:t>
            </w:r>
          </w:p>
        </w:tc>
        <w:tc>
          <w:tcPr>
            <w:tcW w:w="2025" w:type="pct"/>
            <w:tcMar>
              <w:top w:w="0" w:type="dxa"/>
              <w:bottom w:w="0" w:type="dxa"/>
            </w:tcMar>
          </w:tcPr>
          <w:p w14:paraId="20044915" w14:textId="0E1073EB" w:rsidR="004F6788" w:rsidRPr="005B4473" w:rsidRDefault="004F6788" w:rsidP="008708FB">
            <w:pPr>
              <w:suppressAutoHyphens/>
              <w:snapToGrid w:val="0"/>
              <w:spacing w:before="60" w:after="60" w:line="240" w:lineRule="auto"/>
              <w:rPr>
                <w:sz w:val="18"/>
                <w:szCs w:val="18"/>
              </w:rPr>
            </w:pPr>
          </w:p>
        </w:tc>
      </w:tr>
      <w:tr w:rsidR="004F6788" w:rsidRPr="005B4473" w14:paraId="564D6E5E" w14:textId="77777777" w:rsidTr="005B4473">
        <w:trPr>
          <w:cantSplit/>
        </w:trPr>
        <w:tc>
          <w:tcPr>
            <w:tcW w:w="403" w:type="pct"/>
            <w:tcMar>
              <w:top w:w="0" w:type="dxa"/>
              <w:bottom w:w="0" w:type="dxa"/>
            </w:tcMar>
          </w:tcPr>
          <w:p w14:paraId="12B1D0CA" w14:textId="77777777" w:rsidR="004F6788" w:rsidRPr="005B4473" w:rsidRDefault="004F6788" w:rsidP="008708FB">
            <w:pPr>
              <w:suppressAutoHyphens/>
              <w:snapToGrid w:val="0"/>
              <w:spacing w:before="60" w:after="60" w:line="240" w:lineRule="auto"/>
              <w:rPr>
                <w:sz w:val="18"/>
                <w:szCs w:val="18"/>
              </w:rPr>
            </w:pPr>
            <w:r w:rsidRPr="005B4473">
              <w:rPr>
                <w:sz w:val="18"/>
                <w:szCs w:val="18"/>
              </w:rPr>
              <w:lastRenderedPageBreak/>
              <w:t>Value</w:t>
            </w:r>
          </w:p>
        </w:tc>
        <w:tc>
          <w:tcPr>
            <w:tcW w:w="1069" w:type="pct"/>
            <w:tcMar>
              <w:top w:w="0" w:type="dxa"/>
              <w:bottom w:w="0" w:type="dxa"/>
            </w:tcMar>
          </w:tcPr>
          <w:p w14:paraId="4AA38436"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lowWaterSprings</w:t>
            </w:r>
            <w:proofErr w:type="spellEnd"/>
          </w:p>
        </w:tc>
        <w:tc>
          <w:tcPr>
            <w:tcW w:w="1216" w:type="pct"/>
            <w:tcMar>
              <w:top w:w="0" w:type="dxa"/>
              <w:bottom w:w="0" w:type="dxa"/>
            </w:tcMar>
          </w:tcPr>
          <w:p w14:paraId="7E13F99C"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5F2F40AC" w14:textId="26C2E1A6"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9</w:t>
            </w:r>
          </w:p>
        </w:tc>
        <w:tc>
          <w:tcPr>
            <w:tcW w:w="2025" w:type="pct"/>
            <w:tcMar>
              <w:top w:w="0" w:type="dxa"/>
              <w:bottom w:w="0" w:type="dxa"/>
            </w:tcMar>
          </w:tcPr>
          <w:p w14:paraId="6A76454C" w14:textId="283BADBA" w:rsidR="004F6788" w:rsidRPr="005B4473" w:rsidRDefault="004F6788" w:rsidP="008708FB">
            <w:pPr>
              <w:suppressAutoHyphens/>
              <w:snapToGrid w:val="0"/>
              <w:spacing w:before="60" w:after="60" w:line="240" w:lineRule="auto"/>
              <w:rPr>
                <w:sz w:val="18"/>
                <w:szCs w:val="18"/>
              </w:rPr>
            </w:pPr>
          </w:p>
        </w:tc>
      </w:tr>
      <w:tr w:rsidR="004F6788" w:rsidRPr="005B4473" w14:paraId="4E466CB1" w14:textId="77777777" w:rsidTr="005B4473">
        <w:trPr>
          <w:cantSplit/>
        </w:trPr>
        <w:tc>
          <w:tcPr>
            <w:tcW w:w="403" w:type="pct"/>
            <w:tcMar>
              <w:top w:w="0" w:type="dxa"/>
              <w:bottom w:w="0" w:type="dxa"/>
            </w:tcMar>
          </w:tcPr>
          <w:p w14:paraId="738FEC5B"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736B4196"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approximateLowestAstronomicalTide</w:t>
            </w:r>
            <w:proofErr w:type="spellEnd"/>
          </w:p>
        </w:tc>
        <w:tc>
          <w:tcPr>
            <w:tcW w:w="1216" w:type="pct"/>
            <w:tcMar>
              <w:top w:w="0" w:type="dxa"/>
              <w:bottom w:w="0" w:type="dxa"/>
            </w:tcMar>
          </w:tcPr>
          <w:p w14:paraId="74C0124C"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124BE10D" w14:textId="3BFC00B9"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10</w:t>
            </w:r>
          </w:p>
        </w:tc>
        <w:tc>
          <w:tcPr>
            <w:tcW w:w="2025" w:type="pct"/>
            <w:tcMar>
              <w:top w:w="0" w:type="dxa"/>
              <w:bottom w:w="0" w:type="dxa"/>
            </w:tcMar>
          </w:tcPr>
          <w:p w14:paraId="10F97D3E" w14:textId="14848A9F" w:rsidR="004F6788" w:rsidRPr="005B4473" w:rsidRDefault="004F6788" w:rsidP="008708FB">
            <w:pPr>
              <w:suppressAutoHyphens/>
              <w:snapToGrid w:val="0"/>
              <w:spacing w:before="60" w:after="60" w:line="240" w:lineRule="auto"/>
              <w:rPr>
                <w:sz w:val="18"/>
                <w:szCs w:val="18"/>
              </w:rPr>
            </w:pPr>
          </w:p>
        </w:tc>
      </w:tr>
      <w:tr w:rsidR="004F6788" w:rsidRPr="005B4473" w14:paraId="4EC7CE14" w14:textId="77777777" w:rsidTr="005B4473">
        <w:trPr>
          <w:cantSplit/>
        </w:trPr>
        <w:tc>
          <w:tcPr>
            <w:tcW w:w="403" w:type="pct"/>
            <w:tcMar>
              <w:top w:w="0" w:type="dxa"/>
              <w:bottom w:w="0" w:type="dxa"/>
            </w:tcMar>
          </w:tcPr>
          <w:p w14:paraId="7EC4B2D7"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5B0DDB90"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nearlyLowestLowWater</w:t>
            </w:r>
            <w:proofErr w:type="spellEnd"/>
          </w:p>
        </w:tc>
        <w:tc>
          <w:tcPr>
            <w:tcW w:w="1216" w:type="pct"/>
            <w:tcMar>
              <w:top w:w="0" w:type="dxa"/>
              <w:bottom w:w="0" w:type="dxa"/>
            </w:tcMar>
          </w:tcPr>
          <w:p w14:paraId="3DAD0E16"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5FB55670" w14:textId="21DC17A8"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11</w:t>
            </w:r>
          </w:p>
        </w:tc>
        <w:tc>
          <w:tcPr>
            <w:tcW w:w="2025" w:type="pct"/>
            <w:tcMar>
              <w:top w:w="0" w:type="dxa"/>
              <w:bottom w:w="0" w:type="dxa"/>
            </w:tcMar>
          </w:tcPr>
          <w:p w14:paraId="14D87331" w14:textId="3BC6A544" w:rsidR="004F6788" w:rsidRPr="005B4473" w:rsidRDefault="004F6788" w:rsidP="008708FB">
            <w:pPr>
              <w:suppressAutoHyphens/>
              <w:snapToGrid w:val="0"/>
              <w:spacing w:before="60" w:after="60" w:line="240" w:lineRule="auto"/>
              <w:rPr>
                <w:sz w:val="18"/>
                <w:szCs w:val="18"/>
              </w:rPr>
            </w:pPr>
          </w:p>
        </w:tc>
      </w:tr>
      <w:tr w:rsidR="004F6788" w:rsidRPr="005B4473" w14:paraId="11504248" w14:textId="77777777" w:rsidTr="005B4473">
        <w:trPr>
          <w:cantSplit/>
        </w:trPr>
        <w:tc>
          <w:tcPr>
            <w:tcW w:w="403" w:type="pct"/>
            <w:tcMar>
              <w:top w:w="0" w:type="dxa"/>
              <w:bottom w:w="0" w:type="dxa"/>
            </w:tcMar>
          </w:tcPr>
          <w:p w14:paraId="6239C6B5"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5D88E7BE"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meanLowerLowWater</w:t>
            </w:r>
            <w:proofErr w:type="spellEnd"/>
          </w:p>
        </w:tc>
        <w:tc>
          <w:tcPr>
            <w:tcW w:w="1216" w:type="pct"/>
            <w:tcMar>
              <w:top w:w="0" w:type="dxa"/>
              <w:bottom w:w="0" w:type="dxa"/>
            </w:tcMar>
          </w:tcPr>
          <w:p w14:paraId="682F43A1"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0B482749" w14:textId="558C5DA3"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12</w:t>
            </w:r>
          </w:p>
        </w:tc>
        <w:tc>
          <w:tcPr>
            <w:tcW w:w="2025" w:type="pct"/>
            <w:tcMar>
              <w:top w:w="0" w:type="dxa"/>
              <w:bottom w:w="0" w:type="dxa"/>
            </w:tcMar>
          </w:tcPr>
          <w:p w14:paraId="1E8938AF" w14:textId="4EBF01B0" w:rsidR="004F6788" w:rsidRPr="005B4473" w:rsidRDefault="004F6788" w:rsidP="008708FB">
            <w:pPr>
              <w:suppressAutoHyphens/>
              <w:snapToGrid w:val="0"/>
              <w:spacing w:before="60" w:after="60" w:line="240" w:lineRule="auto"/>
              <w:rPr>
                <w:sz w:val="18"/>
                <w:szCs w:val="18"/>
              </w:rPr>
            </w:pPr>
            <w:r w:rsidRPr="005B4473">
              <w:rPr>
                <w:sz w:val="18"/>
                <w:szCs w:val="18"/>
              </w:rPr>
              <w:t>(MLLW)</w:t>
            </w:r>
          </w:p>
        </w:tc>
      </w:tr>
      <w:tr w:rsidR="004F6788" w:rsidRPr="005B4473" w14:paraId="29A08FF9" w14:textId="77777777" w:rsidTr="005B4473">
        <w:trPr>
          <w:cantSplit/>
        </w:trPr>
        <w:tc>
          <w:tcPr>
            <w:tcW w:w="403" w:type="pct"/>
            <w:tcMar>
              <w:top w:w="0" w:type="dxa"/>
              <w:bottom w:w="0" w:type="dxa"/>
            </w:tcMar>
          </w:tcPr>
          <w:p w14:paraId="4F0B7A2E"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065B0F21"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lowWater</w:t>
            </w:r>
            <w:proofErr w:type="spellEnd"/>
          </w:p>
        </w:tc>
        <w:tc>
          <w:tcPr>
            <w:tcW w:w="1216" w:type="pct"/>
            <w:tcMar>
              <w:top w:w="0" w:type="dxa"/>
              <w:bottom w:w="0" w:type="dxa"/>
            </w:tcMar>
          </w:tcPr>
          <w:p w14:paraId="6E602559"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312A3EC1" w14:textId="2E274497"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13</w:t>
            </w:r>
          </w:p>
        </w:tc>
        <w:tc>
          <w:tcPr>
            <w:tcW w:w="2025" w:type="pct"/>
            <w:tcMar>
              <w:top w:w="0" w:type="dxa"/>
              <w:bottom w:w="0" w:type="dxa"/>
            </w:tcMar>
          </w:tcPr>
          <w:p w14:paraId="068B509F" w14:textId="10B08A91" w:rsidR="004F6788" w:rsidRPr="005B4473" w:rsidRDefault="004F6788" w:rsidP="008708FB">
            <w:pPr>
              <w:suppressAutoHyphens/>
              <w:snapToGrid w:val="0"/>
              <w:spacing w:before="60" w:after="60" w:line="240" w:lineRule="auto"/>
              <w:rPr>
                <w:sz w:val="18"/>
                <w:szCs w:val="18"/>
              </w:rPr>
            </w:pPr>
            <w:r w:rsidRPr="005B4473">
              <w:rPr>
                <w:sz w:val="18"/>
                <w:szCs w:val="18"/>
              </w:rPr>
              <w:t>(LW)</w:t>
            </w:r>
          </w:p>
        </w:tc>
      </w:tr>
      <w:tr w:rsidR="004F6788" w:rsidRPr="005B4473" w14:paraId="455AC2BD" w14:textId="77777777" w:rsidTr="005B4473">
        <w:trPr>
          <w:cantSplit/>
        </w:trPr>
        <w:tc>
          <w:tcPr>
            <w:tcW w:w="403" w:type="pct"/>
            <w:tcMar>
              <w:top w:w="0" w:type="dxa"/>
              <w:bottom w:w="0" w:type="dxa"/>
            </w:tcMar>
          </w:tcPr>
          <w:p w14:paraId="0FBFFD61"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53683560"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approximateMeanLowWater</w:t>
            </w:r>
            <w:proofErr w:type="spellEnd"/>
          </w:p>
        </w:tc>
        <w:tc>
          <w:tcPr>
            <w:tcW w:w="1216" w:type="pct"/>
            <w:tcMar>
              <w:top w:w="0" w:type="dxa"/>
              <w:bottom w:w="0" w:type="dxa"/>
            </w:tcMar>
          </w:tcPr>
          <w:p w14:paraId="5FD4741F"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3744F00E" w14:textId="2C4FAC77"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14</w:t>
            </w:r>
          </w:p>
        </w:tc>
        <w:tc>
          <w:tcPr>
            <w:tcW w:w="2025" w:type="pct"/>
            <w:tcMar>
              <w:top w:w="0" w:type="dxa"/>
              <w:bottom w:w="0" w:type="dxa"/>
            </w:tcMar>
          </w:tcPr>
          <w:p w14:paraId="43378E4C" w14:textId="5FC0970B" w:rsidR="004F6788" w:rsidRPr="005B4473" w:rsidRDefault="004F6788" w:rsidP="008708FB">
            <w:pPr>
              <w:suppressAutoHyphens/>
              <w:snapToGrid w:val="0"/>
              <w:spacing w:before="60" w:after="60" w:line="240" w:lineRule="auto"/>
              <w:rPr>
                <w:sz w:val="18"/>
                <w:szCs w:val="18"/>
              </w:rPr>
            </w:pPr>
          </w:p>
        </w:tc>
      </w:tr>
      <w:tr w:rsidR="004F6788" w:rsidRPr="005B4473" w14:paraId="537F40DB" w14:textId="77777777" w:rsidTr="005B4473">
        <w:trPr>
          <w:cantSplit/>
        </w:trPr>
        <w:tc>
          <w:tcPr>
            <w:tcW w:w="403" w:type="pct"/>
            <w:tcMar>
              <w:top w:w="0" w:type="dxa"/>
              <w:bottom w:w="0" w:type="dxa"/>
            </w:tcMar>
          </w:tcPr>
          <w:p w14:paraId="45EDB14A"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4AB73B8C"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approximateMeanLowerLowWater</w:t>
            </w:r>
            <w:proofErr w:type="spellEnd"/>
          </w:p>
        </w:tc>
        <w:tc>
          <w:tcPr>
            <w:tcW w:w="1216" w:type="pct"/>
            <w:tcMar>
              <w:top w:w="0" w:type="dxa"/>
              <w:bottom w:w="0" w:type="dxa"/>
            </w:tcMar>
          </w:tcPr>
          <w:p w14:paraId="727457A0"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0333A041" w14:textId="717A3D13"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15</w:t>
            </w:r>
          </w:p>
        </w:tc>
        <w:tc>
          <w:tcPr>
            <w:tcW w:w="2025" w:type="pct"/>
            <w:tcMar>
              <w:top w:w="0" w:type="dxa"/>
              <w:bottom w:w="0" w:type="dxa"/>
            </w:tcMar>
          </w:tcPr>
          <w:p w14:paraId="052ABC1C" w14:textId="7A6F6DF0" w:rsidR="004F6788" w:rsidRPr="005B4473" w:rsidRDefault="004F6788" w:rsidP="008708FB">
            <w:pPr>
              <w:suppressAutoHyphens/>
              <w:snapToGrid w:val="0"/>
              <w:spacing w:before="60" w:after="60" w:line="240" w:lineRule="auto"/>
              <w:rPr>
                <w:sz w:val="18"/>
                <w:szCs w:val="18"/>
              </w:rPr>
            </w:pPr>
          </w:p>
        </w:tc>
      </w:tr>
      <w:tr w:rsidR="004F6788" w:rsidRPr="005B4473" w14:paraId="621F9969" w14:textId="77777777" w:rsidTr="005B4473">
        <w:trPr>
          <w:cantSplit/>
        </w:trPr>
        <w:tc>
          <w:tcPr>
            <w:tcW w:w="403" w:type="pct"/>
            <w:tcMar>
              <w:top w:w="0" w:type="dxa"/>
              <w:bottom w:w="0" w:type="dxa"/>
            </w:tcMar>
          </w:tcPr>
          <w:p w14:paraId="53E804B9"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070A0E05"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meanHighWater</w:t>
            </w:r>
            <w:proofErr w:type="spellEnd"/>
          </w:p>
        </w:tc>
        <w:tc>
          <w:tcPr>
            <w:tcW w:w="1216" w:type="pct"/>
            <w:tcMar>
              <w:top w:w="0" w:type="dxa"/>
              <w:bottom w:w="0" w:type="dxa"/>
            </w:tcMar>
          </w:tcPr>
          <w:p w14:paraId="27C87D01"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4835AA90" w14:textId="22037A7A"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16</w:t>
            </w:r>
          </w:p>
        </w:tc>
        <w:tc>
          <w:tcPr>
            <w:tcW w:w="2025" w:type="pct"/>
            <w:tcMar>
              <w:top w:w="0" w:type="dxa"/>
              <w:bottom w:w="0" w:type="dxa"/>
            </w:tcMar>
          </w:tcPr>
          <w:p w14:paraId="584820CF" w14:textId="1FD99470" w:rsidR="004F6788" w:rsidRPr="005B4473" w:rsidRDefault="004F6788" w:rsidP="008708FB">
            <w:pPr>
              <w:suppressAutoHyphens/>
              <w:snapToGrid w:val="0"/>
              <w:spacing w:before="60" w:after="60" w:line="240" w:lineRule="auto"/>
              <w:rPr>
                <w:sz w:val="18"/>
                <w:szCs w:val="18"/>
              </w:rPr>
            </w:pPr>
            <w:r w:rsidRPr="005B4473">
              <w:rPr>
                <w:sz w:val="18"/>
                <w:szCs w:val="18"/>
              </w:rPr>
              <w:t>(MHW)</w:t>
            </w:r>
          </w:p>
        </w:tc>
      </w:tr>
      <w:tr w:rsidR="004F6788" w:rsidRPr="005B4473" w14:paraId="79E84B86" w14:textId="77777777" w:rsidTr="005B4473">
        <w:trPr>
          <w:cantSplit/>
        </w:trPr>
        <w:tc>
          <w:tcPr>
            <w:tcW w:w="403" w:type="pct"/>
            <w:tcMar>
              <w:top w:w="0" w:type="dxa"/>
              <w:bottom w:w="0" w:type="dxa"/>
            </w:tcMar>
          </w:tcPr>
          <w:p w14:paraId="714D46C7"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3CA1473D"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meanHighWaterSprings</w:t>
            </w:r>
            <w:proofErr w:type="spellEnd"/>
          </w:p>
        </w:tc>
        <w:tc>
          <w:tcPr>
            <w:tcW w:w="1216" w:type="pct"/>
            <w:tcMar>
              <w:top w:w="0" w:type="dxa"/>
              <w:bottom w:w="0" w:type="dxa"/>
            </w:tcMar>
          </w:tcPr>
          <w:p w14:paraId="1236CE3F"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3ACF0B5B" w14:textId="5B7E1124"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17</w:t>
            </w:r>
          </w:p>
        </w:tc>
        <w:tc>
          <w:tcPr>
            <w:tcW w:w="2025" w:type="pct"/>
            <w:tcMar>
              <w:top w:w="0" w:type="dxa"/>
              <w:bottom w:w="0" w:type="dxa"/>
            </w:tcMar>
          </w:tcPr>
          <w:p w14:paraId="102516CC" w14:textId="79205717" w:rsidR="004F6788" w:rsidRPr="005B4473" w:rsidRDefault="004F6788" w:rsidP="008708FB">
            <w:pPr>
              <w:suppressAutoHyphens/>
              <w:snapToGrid w:val="0"/>
              <w:spacing w:before="60" w:after="60" w:line="240" w:lineRule="auto"/>
              <w:rPr>
                <w:sz w:val="18"/>
                <w:szCs w:val="18"/>
              </w:rPr>
            </w:pPr>
            <w:r w:rsidRPr="005B4473">
              <w:rPr>
                <w:sz w:val="18"/>
                <w:szCs w:val="18"/>
              </w:rPr>
              <w:t>(MHWS)</w:t>
            </w:r>
          </w:p>
        </w:tc>
      </w:tr>
      <w:tr w:rsidR="004F6788" w:rsidRPr="005B4473" w14:paraId="6C569C8F" w14:textId="77777777" w:rsidTr="005B4473">
        <w:trPr>
          <w:cantSplit/>
        </w:trPr>
        <w:tc>
          <w:tcPr>
            <w:tcW w:w="403" w:type="pct"/>
            <w:tcMar>
              <w:top w:w="0" w:type="dxa"/>
              <w:bottom w:w="0" w:type="dxa"/>
            </w:tcMar>
          </w:tcPr>
          <w:p w14:paraId="5FA65574"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0B293410"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highWater</w:t>
            </w:r>
            <w:proofErr w:type="spellEnd"/>
          </w:p>
        </w:tc>
        <w:tc>
          <w:tcPr>
            <w:tcW w:w="1216" w:type="pct"/>
            <w:tcMar>
              <w:top w:w="0" w:type="dxa"/>
              <w:bottom w:w="0" w:type="dxa"/>
            </w:tcMar>
          </w:tcPr>
          <w:p w14:paraId="46BEF306"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1EA5BB13" w14:textId="3F6452D5"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18</w:t>
            </w:r>
          </w:p>
        </w:tc>
        <w:tc>
          <w:tcPr>
            <w:tcW w:w="2025" w:type="pct"/>
            <w:tcMar>
              <w:top w:w="0" w:type="dxa"/>
              <w:bottom w:w="0" w:type="dxa"/>
            </w:tcMar>
          </w:tcPr>
          <w:p w14:paraId="65F11244" w14:textId="68B9F55B" w:rsidR="004F6788" w:rsidRPr="005B4473" w:rsidRDefault="004F6788" w:rsidP="008708FB">
            <w:pPr>
              <w:suppressAutoHyphens/>
              <w:snapToGrid w:val="0"/>
              <w:spacing w:before="60" w:after="60" w:line="240" w:lineRule="auto"/>
              <w:rPr>
                <w:sz w:val="18"/>
                <w:szCs w:val="18"/>
              </w:rPr>
            </w:pPr>
            <w:r w:rsidRPr="005B4473">
              <w:rPr>
                <w:sz w:val="18"/>
                <w:szCs w:val="18"/>
              </w:rPr>
              <w:t>(HW)</w:t>
            </w:r>
          </w:p>
        </w:tc>
      </w:tr>
      <w:tr w:rsidR="004F6788" w:rsidRPr="005B4473" w14:paraId="139E1540" w14:textId="77777777" w:rsidTr="005B4473">
        <w:trPr>
          <w:cantSplit/>
        </w:trPr>
        <w:tc>
          <w:tcPr>
            <w:tcW w:w="403" w:type="pct"/>
            <w:tcMar>
              <w:top w:w="0" w:type="dxa"/>
              <w:bottom w:w="0" w:type="dxa"/>
            </w:tcMar>
          </w:tcPr>
          <w:p w14:paraId="51C0FC54"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739D0F62"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approximateMeanSeaLevel</w:t>
            </w:r>
            <w:proofErr w:type="spellEnd"/>
          </w:p>
        </w:tc>
        <w:tc>
          <w:tcPr>
            <w:tcW w:w="1216" w:type="pct"/>
            <w:tcMar>
              <w:top w:w="0" w:type="dxa"/>
              <w:bottom w:w="0" w:type="dxa"/>
            </w:tcMar>
          </w:tcPr>
          <w:p w14:paraId="6B641FE1"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30BD72A2" w14:textId="26075072"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19</w:t>
            </w:r>
          </w:p>
        </w:tc>
        <w:tc>
          <w:tcPr>
            <w:tcW w:w="2025" w:type="pct"/>
            <w:tcMar>
              <w:top w:w="0" w:type="dxa"/>
              <w:bottom w:w="0" w:type="dxa"/>
            </w:tcMar>
          </w:tcPr>
          <w:p w14:paraId="017F81AA" w14:textId="41068265" w:rsidR="004F6788" w:rsidRPr="005B4473" w:rsidRDefault="004F6788" w:rsidP="008708FB">
            <w:pPr>
              <w:suppressAutoHyphens/>
              <w:snapToGrid w:val="0"/>
              <w:spacing w:before="60" w:after="60" w:line="240" w:lineRule="auto"/>
              <w:rPr>
                <w:sz w:val="18"/>
                <w:szCs w:val="18"/>
              </w:rPr>
            </w:pPr>
          </w:p>
        </w:tc>
      </w:tr>
      <w:tr w:rsidR="004F6788" w:rsidRPr="005B4473" w14:paraId="413DBD38" w14:textId="77777777" w:rsidTr="005B4473">
        <w:trPr>
          <w:cantSplit/>
        </w:trPr>
        <w:tc>
          <w:tcPr>
            <w:tcW w:w="403" w:type="pct"/>
            <w:tcMar>
              <w:top w:w="0" w:type="dxa"/>
              <w:bottom w:w="0" w:type="dxa"/>
            </w:tcMar>
          </w:tcPr>
          <w:p w14:paraId="32A1FE76"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0BABBB6A"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highWaterSprings</w:t>
            </w:r>
            <w:proofErr w:type="spellEnd"/>
          </w:p>
        </w:tc>
        <w:tc>
          <w:tcPr>
            <w:tcW w:w="1216" w:type="pct"/>
            <w:tcMar>
              <w:top w:w="0" w:type="dxa"/>
              <w:bottom w:w="0" w:type="dxa"/>
            </w:tcMar>
          </w:tcPr>
          <w:p w14:paraId="564198BA"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284CD0FF" w14:textId="55D14E38"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20</w:t>
            </w:r>
          </w:p>
        </w:tc>
        <w:tc>
          <w:tcPr>
            <w:tcW w:w="2025" w:type="pct"/>
            <w:tcMar>
              <w:top w:w="0" w:type="dxa"/>
              <w:bottom w:w="0" w:type="dxa"/>
            </w:tcMar>
          </w:tcPr>
          <w:p w14:paraId="4618D204" w14:textId="31C52A78" w:rsidR="004F6788" w:rsidRPr="005B4473" w:rsidRDefault="004F6788" w:rsidP="008708FB">
            <w:pPr>
              <w:suppressAutoHyphens/>
              <w:snapToGrid w:val="0"/>
              <w:spacing w:before="60" w:after="60" w:line="240" w:lineRule="auto"/>
              <w:rPr>
                <w:sz w:val="18"/>
                <w:szCs w:val="18"/>
              </w:rPr>
            </w:pPr>
          </w:p>
        </w:tc>
      </w:tr>
      <w:tr w:rsidR="004F6788" w:rsidRPr="005B4473" w14:paraId="1EDB2CA3" w14:textId="77777777" w:rsidTr="005B4473">
        <w:trPr>
          <w:cantSplit/>
        </w:trPr>
        <w:tc>
          <w:tcPr>
            <w:tcW w:w="403" w:type="pct"/>
            <w:tcMar>
              <w:top w:w="0" w:type="dxa"/>
              <w:bottom w:w="0" w:type="dxa"/>
            </w:tcMar>
          </w:tcPr>
          <w:p w14:paraId="7890D80B"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67BD21DE" w14:textId="77777777" w:rsidR="004F6788" w:rsidRPr="005B4473" w:rsidRDefault="004F6788" w:rsidP="008708FB">
            <w:pPr>
              <w:suppressAutoHyphens/>
              <w:snapToGrid w:val="0"/>
              <w:spacing w:before="60" w:after="60" w:line="240" w:lineRule="auto"/>
              <w:rPr>
                <w:rFonts w:cs="Arial"/>
                <w:sz w:val="18"/>
                <w:szCs w:val="18"/>
                <w:lang w:val="en-US" w:eastAsia="en-US"/>
              </w:rPr>
            </w:pPr>
            <w:proofErr w:type="spellStart"/>
            <w:r w:rsidRPr="005B4473">
              <w:rPr>
                <w:rFonts w:cs="Arial"/>
                <w:sz w:val="18"/>
                <w:szCs w:val="18"/>
                <w:lang w:val="en-US" w:eastAsia="en-US"/>
              </w:rPr>
              <w:t>meanHigherHighWater</w:t>
            </w:r>
            <w:proofErr w:type="spellEnd"/>
          </w:p>
        </w:tc>
        <w:tc>
          <w:tcPr>
            <w:tcW w:w="1216" w:type="pct"/>
            <w:tcMar>
              <w:top w:w="0" w:type="dxa"/>
              <w:bottom w:w="0" w:type="dxa"/>
            </w:tcMar>
          </w:tcPr>
          <w:p w14:paraId="5DC935DC"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15CC74F8" w14:textId="34055F8A"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21</w:t>
            </w:r>
          </w:p>
        </w:tc>
        <w:tc>
          <w:tcPr>
            <w:tcW w:w="2025" w:type="pct"/>
            <w:tcMar>
              <w:top w:w="0" w:type="dxa"/>
              <w:bottom w:w="0" w:type="dxa"/>
            </w:tcMar>
          </w:tcPr>
          <w:p w14:paraId="5589B46A" w14:textId="73FB05E6" w:rsidR="004F6788" w:rsidRPr="005B4473" w:rsidRDefault="004F6788" w:rsidP="008708FB">
            <w:pPr>
              <w:suppressAutoHyphens/>
              <w:snapToGrid w:val="0"/>
              <w:spacing w:before="60" w:after="60" w:line="240" w:lineRule="auto"/>
              <w:rPr>
                <w:sz w:val="18"/>
                <w:szCs w:val="18"/>
              </w:rPr>
            </w:pPr>
            <w:r w:rsidRPr="005B4473">
              <w:rPr>
                <w:sz w:val="18"/>
                <w:szCs w:val="18"/>
              </w:rPr>
              <w:t>(MHHW)</w:t>
            </w:r>
          </w:p>
        </w:tc>
      </w:tr>
      <w:tr w:rsidR="004F6788" w:rsidRPr="005B4473" w14:paraId="04701319" w14:textId="77777777" w:rsidTr="005B4473">
        <w:trPr>
          <w:cantSplit/>
        </w:trPr>
        <w:tc>
          <w:tcPr>
            <w:tcW w:w="403" w:type="pct"/>
            <w:tcMar>
              <w:top w:w="0" w:type="dxa"/>
              <w:bottom w:w="0" w:type="dxa"/>
            </w:tcMar>
          </w:tcPr>
          <w:p w14:paraId="594C32CB"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5B457DD2"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equinoctialSpringLowWater</w:t>
            </w:r>
            <w:proofErr w:type="spellEnd"/>
          </w:p>
        </w:tc>
        <w:tc>
          <w:tcPr>
            <w:tcW w:w="1216" w:type="pct"/>
            <w:tcMar>
              <w:top w:w="0" w:type="dxa"/>
              <w:bottom w:w="0" w:type="dxa"/>
            </w:tcMar>
          </w:tcPr>
          <w:p w14:paraId="13F8C698"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7E10D185" w14:textId="1C77D5AA"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22</w:t>
            </w:r>
          </w:p>
        </w:tc>
        <w:tc>
          <w:tcPr>
            <w:tcW w:w="2025" w:type="pct"/>
            <w:tcMar>
              <w:top w:w="0" w:type="dxa"/>
              <w:bottom w:w="0" w:type="dxa"/>
            </w:tcMar>
          </w:tcPr>
          <w:p w14:paraId="4D099A44" w14:textId="001E2D43" w:rsidR="004F6788" w:rsidRPr="005B4473" w:rsidRDefault="004F6788" w:rsidP="008708FB">
            <w:pPr>
              <w:suppressAutoHyphens/>
              <w:snapToGrid w:val="0"/>
              <w:spacing w:before="60" w:after="60" w:line="240" w:lineRule="auto"/>
              <w:rPr>
                <w:sz w:val="18"/>
                <w:szCs w:val="18"/>
              </w:rPr>
            </w:pPr>
          </w:p>
        </w:tc>
      </w:tr>
      <w:tr w:rsidR="004F6788" w:rsidRPr="005B4473" w14:paraId="0FFFFB89" w14:textId="77777777" w:rsidTr="005B4473">
        <w:trPr>
          <w:cantSplit/>
        </w:trPr>
        <w:tc>
          <w:tcPr>
            <w:tcW w:w="403" w:type="pct"/>
            <w:tcMar>
              <w:top w:w="0" w:type="dxa"/>
              <w:bottom w:w="0" w:type="dxa"/>
            </w:tcMar>
          </w:tcPr>
          <w:p w14:paraId="5A996B3D"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4AB3F61A"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lowestAstronomicalTide</w:t>
            </w:r>
            <w:proofErr w:type="spellEnd"/>
          </w:p>
        </w:tc>
        <w:tc>
          <w:tcPr>
            <w:tcW w:w="1216" w:type="pct"/>
            <w:tcMar>
              <w:top w:w="0" w:type="dxa"/>
              <w:bottom w:w="0" w:type="dxa"/>
            </w:tcMar>
          </w:tcPr>
          <w:p w14:paraId="74F50F58"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2B00F0B1" w14:textId="60B9FCCD"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23</w:t>
            </w:r>
          </w:p>
        </w:tc>
        <w:tc>
          <w:tcPr>
            <w:tcW w:w="2025" w:type="pct"/>
            <w:tcMar>
              <w:top w:w="0" w:type="dxa"/>
              <w:bottom w:w="0" w:type="dxa"/>
            </w:tcMar>
          </w:tcPr>
          <w:p w14:paraId="47909063" w14:textId="20BB1B9D" w:rsidR="004F6788" w:rsidRPr="005B4473" w:rsidRDefault="004F6788" w:rsidP="008708FB">
            <w:pPr>
              <w:suppressAutoHyphens/>
              <w:snapToGrid w:val="0"/>
              <w:spacing w:before="60" w:after="60" w:line="240" w:lineRule="auto"/>
              <w:rPr>
                <w:sz w:val="18"/>
                <w:szCs w:val="18"/>
              </w:rPr>
            </w:pPr>
            <w:r w:rsidRPr="005B4473">
              <w:rPr>
                <w:sz w:val="18"/>
                <w:szCs w:val="18"/>
              </w:rPr>
              <w:t>(LAT)</w:t>
            </w:r>
          </w:p>
        </w:tc>
      </w:tr>
      <w:tr w:rsidR="002455BA" w:rsidRPr="005B4473" w14:paraId="58633AB0" w14:textId="77777777" w:rsidTr="005B4473">
        <w:trPr>
          <w:cantSplit/>
        </w:trPr>
        <w:tc>
          <w:tcPr>
            <w:tcW w:w="403" w:type="pct"/>
            <w:tcMar>
              <w:top w:w="0" w:type="dxa"/>
              <w:bottom w:w="0" w:type="dxa"/>
            </w:tcMar>
          </w:tcPr>
          <w:p w14:paraId="6A617AE1"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38B3E7D9"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localDatum</w:t>
            </w:r>
            <w:proofErr w:type="spellEnd"/>
          </w:p>
        </w:tc>
        <w:tc>
          <w:tcPr>
            <w:tcW w:w="1216" w:type="pct"/>
            <w:tcMar>
              <w:top w:w="0" w:type="dxa"/>
              <w:bottom w:w="0" w:type="dxa"/>
            </w:tcMar>
          </w:tcPr>
          <w:p w14:paraId="68D24F10"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505F625E" w14:textId="3B37E05C"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24</w:t>
            </w:r>
          </w:p>
        </w:tc>
        <w:tc>
          <w:tcPr>
            <w:tcW w:w="2025" w:type="pct"/>
            <w:tcMar>
              <w:top w:w="0" w:type="dxa"/>
              <w:bottom w:w="0" w:type="dxa"/>
            </w:tcMar>
          </w:tcPr>
          <w:p w14:paraId="62119A8F" w14:textId="451F1952" w:rsidR="004F6788" w:rsidRPr="005B4473" w:rsidRDefault="004F6788" w:rsidP="008708FB">
            <w:pPr>
              <w:suppressAutoHyphens/>
              <w:snapToGrid w:val="0"/>
              <w:spacing w:before="60" w:after="60" w:line="240" w:lineRule="auto"/>
              <w:rPr>
                <w:sz w:val="18"/>
                <w:szCs w:val="18"/>
              </w:rPr>
            </w:pPr>
          </w:p>
        </w:tc>
      </w:tr>
      <w:tr w:rsidR="004F6788" w:rsidRPr="005B4473" w14:paraId="03463394" w14:textId="77777777" w:rsidTr="005B4473">
        <w:trPr>
          <w:cantSplit/>
        </w:trPr>
        <w:tc>
          <w:tcPr>
            <w:tcW w:w="403" w:type="pct"/>
            <w:tcMar>
              <w:top w:w="0" w:type="dxa"/>
              <w:bottom w:w="0" w:type="dxa"/>
            </w:tcMar>
          </w:tcPr>
          <w:p w14:paraId="71CF4A80"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386A052A"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r w:rsidRPr="005B4473">
              <w:rPr>
                <w:rFonts w:cs="Arial"/>
                <w:sz w:val="18"/>
                <w:szCs w:val="18"/>
                <w:lang w:val="en-US" w:eastAsia="en-US"/>
              </w:rPr>
              <w:t>internationalGreatLakesDatum1985</w:t>
            </w:r>
          </w:p>
        </w:tc>
        <w:tc>
          <w:tcPr>
            <w:tcW w:w="1216" w:type="pct"/>
            <w:tcMar>
              <w:top w:w="0" w:type="dxa"/>
              <w:bottom w:w="0" w:type="dxa"/>
            </w:tcMar>
          </w:tcPr>
          <w:p w14:paraId="5654EF0D"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1AA1BED5" w14:textId="443B3548"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25</w:t>
            </w:r>
          </w:p>
        </w:tc>
        <w:tc>
          <w:tcPr>
            <w:tcW w:w="2025" w:type="pct"/>
            <w:tcMar>
              <w:top w:w="0" w:type="dxa"/>
              <w:bottom w:w="0" w:type="dxa"/>
            </w:tcMar>
          </w:tcPr>
          <w:p w14:paraId="32AF1F08" w14:textId="551B4B5C" w:rsidR="004F6788" w:rsidRPr="005B4473" w:rsidRDefault="004F6788" w:rsidP="008708FB">
            <w:pPr>
              <w:suppressAutoHyphens/>
              <w:snapToGrid w:val="0"/>
              <w:spacing w:before="60" w:after="60" w:line="240" w:lineRule="auto"/>
              <w:rPr>
                <w:sz w:val="18"/>
                <w:szCs w:val="18"/>
              </w:rPr>
            </w:pPr>
          </w:p>
        </w:tc>
      </w:tr>
      <w:tr w:rsidR="004F6788" w:rsidRPr="005B4473" w14:paraId="7BACF444" w14:textId="77777777" w:rsidTr="005B4473">
        <w:trPr>
          <w:cantSplit/>
        </w:trPr>
        <w:tc>
          <w:tcPr>
            <w:tcW w:w="403" w:type="pct"/>
            <w:tcMar>
              <w:top w:w="0" w:type="dxa"/>
              <w:bottom w:w="0" w:type="dxa"/>
            </w:tcMar>
          </w:tcPr>
          <w:p w14:paraId="373554B0"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13FEA5F4"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meanWaterLevel</w:t>
            </w:r>
            <w:proofErr w:type="spellEnd"/>
          </w:p>
        </w:tc>
        <w:tc>
          <w:tcPr>
            <w:tcW w:w="1216" w:type="pct"/>
            <w:tcMar>
              <w:top w:w="0" w:type="dxa"/>
              <w:bottom w:w="0" w:type="dxa"/>
            </w:tcMar>
          </w:tcPr>
          <w:p w14:paraId="2B314D18"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2DD63A56" w14:textId="095EFC9E"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26</w:t>
            </w:r>
          </w:p>
        </w:tc>
        <w:tc>
          <w:tcPr>
            <w:tcW w:w="2025" w:type="pct"/>
            <w:tcMar>
              <w:top w:w="0" w:type="dxa"/>
              <w:bottom w:w="0" w:type="dxa"/>
            </w:tcMar>
          </w:tcPr>
          <w:p w14:paraId="6EC0F612" w14:textId="1326E9D5" w:rsidR="004F6788" w:rsidRPr="005B4473" w:rsidRDefault="004F6788" w:rsidP="008708FB">
            <w:pPr>
              <w:suppressAutoHyphens/>
              <w:snapToGrid w:val="0"/>
              <w:spacing w:before="60" w:after="60" w:line="240" w:lineRule="auto"/>
              <w:rPr>
                <w:sz w:val="18"/>
                <w:szCs w:val="18"/>
              </w:rPr>
            </w:pPr>
          </w:p>
        </w:tc>
      </w:tr>
      <w:tr w:rsidR="004F6788" w:rsidRPr="005B4473" w14:paraId="0C838347" w14:textId="77777777" w:rsidTr="005B4473">
        <w:trPr>
          <w:cantSplit/>
        </w:trPr>
        <w:tc>
          <w:tcPr>
            <w:tcW w:w="403" w:type="pct"/>
            <w:tcMar>
              <w:top w:w="0" w:type="dxa"/>
              <w:bottom w:w="0" w:type="dxa"/>
            </w:tcMar>
          </w:tcPr>
          <w:p w14:paraId="3523CBEA"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3952A98C"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lowerLowWaterLargeTide</w:t>
            </w:r>
            <w:proofErr w:type="spellEnd"/>
          </w:p>
        </w:tc>
        <w:tc>
          <w:tcPr>
            <w:tcW w:w="1216" w:type="pct"/>
            <w:tcMar>
              <w:top w:w="0" w:type="dxa"/>
              <w:bottom w:w="0" w:type="dxa"/>
            </w:tcMar>
          </w:tcPr>
          <w:p w14:paraId="333F3C06"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2EFF0703" w14:textId="5D1CE0DB"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27</w:t>
            </w:r>
          </w:p>
        </w:tc>
        <w:tc>
          <w:tcPr>
            <w:tcW w:w="2025" w:type="pct"/>
            <w:tcMar>
              <w:top w:w="0" w:type="dxa"/>
              <w:bottom w:w="0" w:type="dxa"/>
            </w:tcMar>
          </w:tcPr>
          <w:p w14:paraId="1443EA63" w14:textId="56E548F3" w:rsidR="004F6788" w:rsidRPr="005B4473" w:rsidRDefault="004F6788" w:rsidP="008708FB">
            <w:pPr>
              <w:suppressAutoHyphens/>
              <w:snapToGrid w:val="0"/>
              <w:spacing w:before="60" w:after="60" w:line="240" w:lineRule="auto"/>
              <w:rPr>
                <w:sz w:val="18"/>
                <w:szCs w:val="18"/>
              </w:rPr>
            </w:pPr>
          </w:p>
        </w:tc>
      </w:tr>
      <w:tr w:rsidR="004F6788" w:rsidRPr="005B4473" w14:paraId="5495DC0E" w14:textId="77777777" w:rsidTr="005B4473">
        <w:trPr>
          <w:cantSplit/>
        </w:trPr>
        <w:tc>
          <w:tcPr>
            <w:tcW w:w="403" w:type="pct"/>
            <w:tcMar>
              <w:top w:w="0" w:type="dxa"/>
              <w:bottom w:w="0" w:type="dxa"/>
            </w:tcMar>
          </w:tcPr>
          <w:p w14:paraId="2C4FEDD2"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11635F84"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higherHighWaterLargeTide</w:t>
            </w:r>
            <w:proofErr w:type="spellEnd"/>
          </w:p>
        </w:tc>
        <w:tc>
          <w:tcPr>
            <w:tcW w:w="1216" w:type="pct"/>
            <w:tcMar>
              <w:top w:w="0" w:type="dxa"/>
              <w:bottom w:w="0" w:type="dxa"/>
            </w:tcMar>
          </w:tcPr>
          <w:p w14:paraId="2C5416B5"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4EC321FF" w14:textId="51F57923"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28</w:t>
            </w:r>
          </w:p>
        </w:tc>
        <w:tc>
          <w:tcPr>
            <w:tcW w:w="2025" w:type="pct"/>
            <w:tcMar>
              <w:top w:w="0" w:type="dxa"/>
              <w:bottom w:w="0" w:type="dxa"/>
            </w:tcMar>
          </w:tcPr>
          <w:p w14:paraId="5BD6A572" w14:textId="352C7170" w:rsidR="004F6788" w:rsidRPr="005B4473" w:rsidRDefault="004F6788" w:rsidP="008708FB">
            <w:pPr>
              <w:suppressAutoHyphens/>
              <w:snapToGrid w:val="0"/>
              <w:spacing w:before="60" w:after="60" w:line="240" w:lineRule="auto"/>
              <w:rPr>
                <w:sz w:val="18"/>
                <w:szCs w:val="18"/>
              </w:rPr>
            </w:pPr>
          </w:p>
        </w:tc>
      </w:tr>
      <w:tr w:rsidR="004F6788" w:rsidRPr="005B4473" w14:paraId="2881CE0C" w14:textId="77777777" w:rsidTr="005B4473">
        <w:trPr>
          <w:cantSplit/>
        </w:trPr>
        <w:tc>
          <w:tcPr>
            <w:tcW w:w="403" w:type="pct"/>
            <w:tcMar>
              <w:top w:w="0" w:type="dxa"/>
              <w:bottom w:w="0" w:type="dxa"/>
            </w:tcMar>
          </w:tcPr>
          <w:p w14:paraId="1427F688"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5C297308"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nearlyHighestHighWater</w:t>
            </w:r>
            <w:proofErr w:type="spellEnd"/>
          </w:p>
        </w:tc>
        <w:tc>
          <w:tcPr>
            <w:tcW w:w="1216" w:type="pct"/>
            <w:tcMar>
              <w:top w:w="0" w:type="dxa"/>
              <w:bottom w:w="0" w:type="dxa"/>
            </w:tcMar>
          </w:tcPr>
          <w:p w14:paraId="3D2ED984"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16AF1238" w14:textId="7ADD17B0"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29</w:t>
            </w:r>
          </w:p>
        </w:tc>
        <w:tc>
          <w:tcPr>
            <w:tcW w:w="2025" w:type="pct"/>
            <w:tcMar>
              <w:top w:w="0" w:type="dxa"/>
              <w:bottom w:w="0" w:type="dxa"/>
            </w:tcMar>
          </w:tcPr>
          <w:p w14:paraId="15E5B5F2" w14:textId="0508A364" w:rsidR="004F6788" w:rsidRPr="005B4473" w:rsidRDefault="004F6788" w:rsidP="008708FB">
            <w:pPr>
              <w:suppressAutoHyphens/>
              <w:snapToGrid w:val="0"/>
              <w:spacing w:before="60" w:after="60" w:line="240" w:lineRule="auto"/>
              <w:rPr>
                <w:sz w:val="18"/>
                <w:szCs w:val="18"/>
              </w:rPr>
            </w:pPr>
          </w:p>
        </w:tc>
      </w:tr>
      <w:tr w:rsidR="004F6788" w:rsidRPr="005B4473" w14:paraId="2A79B097" w14:textId="77777777" w:rsidTr="005B4473">
        <w:trPr>
          <w:cantSplit/>
        </w:trPr>
        <w:tc>
          <w:tcPr>
            <w:tcW w:w="403" w:type="pct"/>
            <w:tcMar>
              <w:top w:w="0" w:type="dxa"/>
              <w:bottom w:w="0" w:type="dxa"/>
            </w:tcMar>
          </w:tcPr>
          <w:p w14:paraId="16CA60A1" w14:textId="77777777" w:rsidR="004F6788" w:rsidRPr="005B4473" w:rsidRDefault="004F6788"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6CE9B1CA" w14:textId="77777777" w:rsidR="004F6788" w:rsidRPr="005B4473" w:rsidRDefault="004F6788" w:rsidP="008708FB">
            <w:pPr>
              <w:autoSpaceDE w:val="0"/>
              <w:autoSpaceDN w:val="0"/>
              <w:adjustRightInd w:val="0"/>
              <w:spacing w:before="60" w:after="60" w:line="240" w:lineRule="auto"/>
              <w:rPr>
                <w:rFonts w:cs="Arial"/>
                <w:sz w:val="18"/>
                <w:szCs w:val="18"/>
                <w:lang w:val="en-US" w:eastAsia="en-US"/>
              </w:rPr>
            </w:pPr>
            <w:proofErr w:type="spellStart"/>
            <w:r w:rsidRPr="005B4473">
              <w:rPr>
                <w:rFonts w:cs="Arial"/>
                <w:sz w:val="18"/>
                <w:szCs w:val="18"/>
                <w:lang w:val="en-US" w:eastAsia="en-US"/>
              </w:rPr>
              <w:t>highestAstronomicalTide</w:t>
            </w:r>
            <w:proofErr w:type="spellEnd"/>
            <w:r w:rsidRPr="005B4473">
              <w:rPr>
                <w:rFonts w:cs="Arial"/>
                <w:sz w:val="18"/>
                <w:szCs w:val="18"/>
                <w:lang w:val="en-US" w:eastAsia="en-US"/>
              </w:rPr>
              <w:t xml:space="preserve"> </w:t>
            </w:r>
          </w:p>
        </w:tc>
        <w:tc>
          <w:tcPr>
            <w:tcW w:w="1216" w:type="pct"/>
            <w:tcMar>
              <w:top w:w="0" w:type="dxa"/>
              <w:bottom w:w="0" w:type="dxa"/>
            </w:tcMar>
          </w:tcPr>
          <w:p w14:paraId="5C568027" w14:textId="77777777" w:rsidR="004F6788" w:rsidRPr="005B4473" w:rsidRDefault="004F6788" w:rsidP="008708FB">
            <w:pPr>
              <w:suppressAutoHyphens/>
              <w:snapToGrid w:val="0"/>
              <w:spacing w:before="60" w:after="60" w:line="240" w:lineRule="auto"/>
              <w:jc w:val="left"/>
              <w:rPr>
                <w:sz w:val="18"/>
                <w:szCs w:val="18"/>
                <w:lang w:eastAsia="ar-SA"/>
              </w:rPr>
            </w:pPr>
          </w:p>
        </w:tc>
        <w:tc>
          <w:tcPr>
            <w:tcW w:w="286" w:type="pct"/>
          </w:tcPr>
          <w:p w14:paraId="12F8B034" w14:textId="0EE2A7F6" w:rsidR="004F6788" w:rsidRPr="005B4473" w:rsidDel="007A5525" w:rsidRDefault="004F6788" w:rsidP="008708FB">
            <w:pPr>
              <w:suppressAutoHyphens/>
              <w:snapToGrid w:val="0"/>
              <w:spacing w:before="60" w:after="60" w:line="240" w:lineRule="auto"/>
              <w:jc w:val="center"/>
              <w:rPr>
                <w:sz w:val="18"/>
                <w:szCs w:val="18"/>
              </w:rPr>
            </w:pPr>
            <w:r w:rsidRPr="005B4473">
              <w:rPr>
                <w:sz w:val="18"/>
                <w:szCs w:val="18"/>
              </w:rPr>
              <w:t>30</w:t>
            </w:r>
          </w:p>
        </w:tc>
        <w:tc>
          <w:tcPr>
            <w:tcW w:w="2025" w:type="pct"/>
            <w:tcMar>
              <w:top w:w="0" w:type="dxa"/>
              <w:bottom w:w="0" w:type="dxa"/>
            </w:tcMar>
          </w:tcPr>
          <w:p w14:paraId="62F6A08A" w14:textId="77777777" w:rsidR="004F6788" w:rsidRPr="005B4473" w:rsidRDefault="004F6788" w:rsidP="008708FB">
            <w:pPr>
              <w:suppressAutoHyphens/>
              <w:snapToGrid w:val="0"/>
              <w:spacing w:before="60" w:after="60" w:line="240" w:lineRule="auto"/>
              <w:rPr>
                <w:sz w:val="18"/>
                <w:szCs w:val="18"/>
              </w:rPr>
            </w:pPr>
            <w:r w:rsidRPr="005B4473">
              <w:rPr>
                <w:sz w:val="18"/>
                <w:szCs w:val="18"/>
              </w:rPr>
              <w:t>(HAT)</w:t>
            </w:r>
          </w:p>
        </w:tc>
      </w:tr>
      <w:tr w:rsidR="00B804F6" w:rsidRPr="005B4473" w14:paraId="6D24EF51" w14:textId="77777777" w:rsidTr="005B4473">
        <w:trPr>
          <w:cantSplit/>
        </w:trPr>
        <w:tc>
          <w:tcPr>
            <w:tcW w:w="403" w:type="pct"/>
            <w:tcMar>
              <w:top w:w="0" w:type="dxa"/>
              <w:bottom w:w="0" w:type="dxa"/>
            </w:tcMar>
          </w:tcPr>
          <w:p w14:paraId="6D3E087C" w14:textId="736ACF4F" w:rsidR="00B804F6" w:rsidRPr="005B4473" w:rsidRDefault="00B804F6" w:rsidP="008708FB">
            <w:pPr>
              <w:suppressAutoHyphens/>
              <w:snapToGrid w:val="0"/>
              <w:spacing w:before="60" w:after="60" w:line="240" w:lineRule="auto"/>
              <w:rPr>
                <w:sz w:val="18"/>
                <w:szCs w:val="18"/>
              </w:rPr>
            </w:pPr>
            <w:r w:rsidRPr="005B4473">
              <w:rPr>
                <w:sz w:val="18"/>
                <w:szCs w:val="18"/>
              </w:rPr>
              <w:t>Value</w:t>
            </w:r>
          </w:p>
        </w:tc>
        <w:tc>
          <w:tcPr>
            <w:tcW w:w="1069" w:type="pct"/>
            <w:tcMar>
              <w:top w:w="0" w:type="dxa"/>
              <w:bottom w:w="0" w:type="dxa"/>
            </w:tcMar>
          </w:tcPr>
          <w:p w14:paraId="7FD864E5" w14:textId="05408C51" w:rsidR="00B804F6" w:rsidRPr="005B4473" w:rsidRDefault="00B804F6" w:rsidP="008708FB">
            <w:pPr>
              <w:autoSpaceDE w:val="0"/>
              <w:autoSpaceDN w:val="0"/>
              <w:adjustRightInd w:val="0"/>
              <w:spacing w:before="60" w:after="60" w:line="240" w:lineRule="auto"/>
              <w:rPr>
                <w:rFonts w:cs="Arial"/>
                <w:sz w:val="18"/>
                <w:szCs w:val="18"/>
                <w:lang w:val="en-US" w:eastAsia="en-US"/>
              </w:rPr>
            </w:pPr>
            <w:r w:rsidRPr="005B4473">
              <w:rPr>
                <w:rFonts w:cs="Arial"/>
                <w:sz w:val="18"/>
                <w:szCs w:val="18"/>
                <w:lang w:val="en-US" w:eastAsia="en-US"/>
              </w:rPr>
              <w:t>balticSeaChartDatum2000</w:t>
            </w:r>
          </w:p>
        </w:tc>
        <w:tc>
          <w:tcPr>
            <w:tcW w:w="1216" w:type="pct"/>
            <w:tcMar>
              <w:top w:w="0" w:type="dxa"/>
              <w:bottom w:w="0" w:type="dxa"/>
            </w:tcMar>
          </w:tcPr>
          <w:p w14:paraId="2BA39C1B" w14:textId="77777777" w:rsidR="00B804F6" w:rsidRPr="005B4473" w:rsidRDefault="00B804F6" w:rsidP="008708FB">
            <w:pPr>
              <w:suppressAutoHyphens/>
              <w:snapToGrid w:val="0"/>
              <w:spacing w:before="60" w:after="60" w:line="240" w:lineRule="auto"/>
              <w:jc w:val="left"/>
              <w:rPr>
                <w:sz w:val="18"/>
                <w:szCs w:val="18"/>
                <w:lang w:eastAsia="ar-SA"/>
              </w:rPr>
            </w:pPr>
          </w:p>
        </w:tc>
        <w:tc>
          <w:tcPr>
            <w:tcW w:w="286" w:type="pct"/>
          </w:tcPr>
          <w:p w14:paraId="3EA8757A" w14:textId="0EC6B047" w:rsidR="00B804F6" w:rsidRPr="005B4473" w:rsidRDefault="00B804F6" w:rsidP="008708FB">
            <w:pPr>
              <w:suppressAutoHyphens/>
              <w:snapToGrid w:val="0"/>
              <w:spacing w:before="60" w:after="60" w:line="240" w:lineRule="auto"/>
              <w:jc w:val="center"/>
              <w:rPr>
                <w:sz w:val="18"/>
                <w:szCs w:val="18"/>
              </w:rPr>
            </w:pPr>
            <w:r w:rsidRPr="005B4473">
              <w:rPr>
                <w:sz w:val="18"/>
                <w:szCs w:val="18"/>
              </w:rPr>
              <w:t>44</w:t>
            </w:r>
          </w:p>
        </w:tc>
        <w:tc>
          <w:tcPr>
            <w:tcW w:w="2025" w:type="pct"/>
            <w:tcMar>
              <w:top w:w="0" w:type="dxa"/>
              <w:bottom w:w="0" w:type="dxa"/>
            </w:tcMar>
          </w:tcPr>
          <w:p w14:paraId="5FAF8F9A" w14:textId="77777777" w:rsidR="00B804F6" w:rsidRPr="005B4473" w:rsidRDefault="00B804F6" w:rsidP="008708FB">
            <w:pPr>
              <w:suppressAutoHyphens/>
              <w:snapToGrid w:val="0"/>
              <w:spacing w:before="60" w:after="60" w:line="240" w:lineRule="auto"/>
              <w:rPr>
                <w:sz w:val="18"/>
                <w:szCs w:val="18"/>
              </w:rPr>
            </w:pPr>
          </w:p>
        </w:tc>
      </w:tr>
      <w:tr w:rsidR="00CB7F05" w:rsidRPr="005B4473" w14:paraId="47B3A07A" w14:textId="77777777" w:rsidTr="005B4473">
        <w:trPr>
          <w:cantSplit/>
        </w:trPr>
        <w:tc>
          <w:tcPr>
            <w:tcW w:w="403" w:type="pct"/>
            <w:tcMar>
              <w:top w:w="0" w:type="dxa"/>
              <w:bottom w:w="0" w:type="dxa"/>
            </w:tcMar>
          </w:tcPr>
          <w:p w14:paraId="2146AE65" w14:textId="6D6468D4" w:rsidR="00CB7F05" w:rsidRPr="005B4473" w:rsidRDefault="00CB7F05" w:rsidP="00CB7F05">
            <w:pPr>
              <w:suppressAutoHyphens/>
              <w:snapToGrid w:val="0"/>
              <w:spacing w:before="60" w:after="60" w:line="240" w:lineRule="auto"/>
              <w:rPr>
                <w:sz w:val="18"/>
                <w:szCs w:val="18"/>
              </w:rPr>
            </w:pPr>
            <w:r w:rsidRPr="005B4473">
              <w:rPr>
                <w:sz w:val="18"/>
                <w:szCs w:val="18"/>
              </w:rPr>
              <w:lastRenderedPageBreak/>
              <w:t>Value</w:t>
            </w:r>
          </w:p>
        </w:tc>
        <w:tc>
          <w:tcPr>
            <w:tcW w:w="1069" w:type="pct"/>
            <w:tcMar>
              <w:top w:w="0" w:type="dxa"/>
              <w:bottom w:w="0" w:type="dxa"/>
            </w:tcMar>
          </w:tcPr>
          <w:p w14:paraId="2F9D2618" w14:textId="7024F7EA" w:rsidR="00CB7F05" w:rsidRPr="005B4473" w:rsidRDefault="00CB7F05" w:rsidP="00CB7F05">
            <w:pPr>
              <w:autoSpaceDE w:val="0"/>
              <w:autoSpaceDN w:val="0"/>
              <w:adjustRightInd w:val="0"/>
              <w:spacing w:before="60" w:after="60" w:line="240" w:lineRule="auto"/>
              <w:rPr>
                <w:rFonts w:cs="Arial"/>
                <w:sz w:val="18"/>
                <w:szCs w:val="18"/>
                <w:lang w:val="en-US" w:eastAsia="en-US"/>
              </w:rPr>
            </w:pPr>
            <w:r w:rsidRPr="005B4473">
              <w:rPr>
                <w:rFonts w:cs="Arial"/>
                <w:sz w:val="18"/>
                <w:szCs w:val="18"/>
                <w:lang w:val="en-US" w:eastAsia="en-US"/>
              </w:rPr>
              <w:t>internationalGreatLakesDatum2020</w:t>
            </w:r>
          </w:p>
        </w:tc>
        <w:tc>
          <w:tcPr>
            <w:tcW w:w="1216" w:type="pct"/>
            <w:tcMar>
              <w:top w:w="0" w:type="dxa"/>
              <w:bottom w:w="0" w:type="dxa"/>
            </w:tcMar>
          </w:tcPr>
          <w:p w14:paraId="3ACB328C" w14:textId="634C4678" w:rsidR="00CB7F05" w:rsidRPr="005B4473" w:rsidRDefault="00CB7F05" w:rsidP="00CB7F05">
            <w:pPr>
              <w:suppressAutoHyphens/>
              <w:snapToGrid w:val="0"/>
              <w:spacing w:before="60" w:after="60" w:line="240" w:lineRule="auto"/>
              <w:jc w:val="left"/>
              <w:rPr>
                <w:sz w:val="18"/>
                <w:szCs w:val="18"/>
                <w:lang w:eastAsia="ar-SA"/>
              </w:rPr>
            </w:pPr>
            <w:r w:rsidRPr="005B4473">
              <w:rPr>
                <w:sz w:val="18"/>
                <w:szCs w:val="18"/>
                <w:lang w:eastAsia="ar-SA"/>
              </w:rPr>
              <w:t>The 2020 update to the International Great Lakes Datum, the official reference system used to measure water level heights in the Great Lakes, connecting channels, and the St. Lawrence River system</w:t>
            </w:r>
          </w:p>
        </w:tc>
        <w:tc>
          <w:tcPr>
            <w:tcW w:w="286" w:type="pct"/>
          </w:tcPr>
          <w:p w14:paraId="205EF7CF" w14:textId="5547AFE3" w:rsidR="00CB7F05" w:rsidRPr="005B4473" w:rsidRDefault="00CB7F05" w:rsidP="00CB7F05">
            <w:pPr>
              <w:suppressAutoHyphens/>
              <w:snapToGrid w:val="0"/>
              <w:spacing w:before="60" w:after="60" w:line="240" w:lineRule="auto"/>
              <w:jc w:val="center"/>
              <w:rPr>
                <w:sz w:val="18"/>
                <w:szCs w:val="18"/>
              </w:rPr>
            </w:pPr>
            <w:r w:rsidRPr="005B4473">
              <w:rPr>
                <w:sz w:val="18"/>
                <w:szCs w:val="18"/>
              </w:rPr>
              <w:t>46</w:t>
            </w:r>
          </w:p>
        </w:tc>
        <w:tc>
          <w:tcPr>
            <w:tcW w:w="2025" w:type="pct"/>
            <w:tcMar>
              <w:top w:w="0" w:type="dxa"/>
              <w:bottom w:w="0" w:type="dxa"/>
            </w:tcMar>
          </w:tcPr>
          <w:p w14:paraId="76557698" w14:textId="2D21B7BC" w:rsidR="00CB7F05" w:rsidRPr="005B4473" w:rsidRDefault="00CB7F05" w:rsidP="00CB7F05">
            <w:pPr>
              <w:suppressAutoHyphens/>
              <w:snapToGrid w:val="0"/>
              <w:spacing w:before="60" w:after="60" w:line="240" w:lineRule="auto"/>
              <w:rPr>
                <w:sz w:val="18"/>
                <w:szCs w:val="18"/>
              </w:rPr>
            </w:pPr>
            <w:r w:rsidRPr="005B4473">
              <w:rPr>
                <w:sz w:val="18"/>
                <w:szCs w:val="18"/>
              </w:rPr>
              <w:t>Unlike the previous two IGLDs, this datum update will use a geoid-based vertical datum that will be accessible using global navigation satellite systems (GNSS) such as the Global Positioning System (GPS)</w:t>
            </w:r>
          </w:p>
        </w:tc>
      </w:tr>
    </w:tbl>
    <w:p w14:paraId="19785E42" w14:textId="77777777" w:rsidR="00E73EDF" w:rsidRPr="002455BA" w:rsidRDefault="00E73EDF" w:rsidP="008708FB">
      <w:pPr>
        <w:spacing w:after="0" w:line="240" w:lineRule="auto"/>
      </w:pPr>
    </w:p>
    <w:p w14:paraId="0D15252A" w14:textId="161BCD83" w:rsidR="00B9612C" w:rsidRPr="002455BA" w:rsidRDefault="00B9612C" w:rsidP="008708FB">
      <w:pPr>
        <w:spacing w:after="120" w:line="240" w:lineRule="auto"/>
      </w:pPr>
      <w:r w:rsidRPr="002455BA">
        <w:t>N</w:t>
      </w:r>
      <w:r w:rsidR="00CB7F05">
        <w:t>OTE</w:t>
      </w:r>
      <w:r w:rsidRPr="002455BA">
        <w:t xml:space="preserve">: The numeric codes are the codes specified in the IHO GI Registry for the equivalent listed values of the IHO Hydro domain attribute </w:t>
      </w:r>
      <w:r w:rsidRPr="002455BA">
        <w:rPr>
          <w:i/>
        </w:rPr>
        <w:t xml:space="preserve">Vertical </w:t>
      </w:r>
      <w:r w:rsidR="00AC4A5B">
        <w:rPr>
          <w:i/>
        </w:rPr>
        <w:t>D</w:t>
      </w:r>
      <w:r w:rsidRPr="002455BA">
        <w:rPr>
          <w:i/>
        </w:rPr>
        <w:t>atum</w:t>
      </w:r>
      <w:r w:rsidR="00AC4A5B">
        <w:t>.</w:t>
      </w:r>
    </w:p>
    <w:p w14:paraId="39C4D5CE" w14:textId="3E41500C" w:rsidR="00E73EDF" w:rsidRPr="002455BA" w:rsidRDefault="007653F1" w:rsidP="00C82A29">
      <w:pPr>
        <w:pStyle w:val="Heading4"/>
        <w:tabs>
          <w:tab w:val="clear" w:pos="940"/>
          <w:tab w:val="clear" w:pos="1140"/>
          <w:tab w:val="clear" w:pos="1360"/>
          <w:tab w:val="left" w:pos="993"/>
        </w:tabs>
        <w:spacing w:before="120" w:after="120" w:line="240" w:lineRule="auto"/>
        <w:ind w:left="993" w:hanging="993"/>
      </w:pPr>
      <w:r w:rsidRPr="002455BA">
        <w:t>S10</w:t>
      </w:r>
      <w:r w:rsidR="00E4720B" w:rsidRPr="002455BA">
        <w:t>0</w:t>
      </w:r>
      <w:r w:rsidRPr="002455BA">
        <w:t>_</w:t>
      </w:r>
      <w:r w:rsidR="004632BA">
        <w:t>Encoding</w:t>
      </w:r>
      <w:r w:rsidR="004632BA" w:rsidRPr="002455BA">
        <w:t>Format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7"/>
        <w:gridCol w:w="3013"/>
        <w:gridCol w:w="3431"/>
        <w:gridCol w:w="789"/>
        <w:gridCol w:w="5704"/>
      </w:tblGrid>
      <w:tr w:rsidR="002455BA" w:rsidRPr="00D96DEB" w14:paraId="19E9466A" w14:textId="77777777" w:rsidTr="00D96DEB">
        <w:trPr>
          <w:cantSplit/>
        </w:trPr>
        <w:tc>
          <w:tcPr>
            <w:tcW w:w="404" w:type="pct"/>
            <w:shd w:val="clear" w:color="auto" w:fill="D9D9D9" w:themeFill="background1" w:themeFillShade="D9"/>
          </w:tcPr>
          <w:p w14:paraId="0E1C5F6C" w14:textId="77777777" w:rsidR="00D85821" w:rsidRPr="00D96DEB" w:rsidRDefault="00D85821" w:rsidP="00C128E3">
            <w:pPr>
              <w:suppressAutoHyphens/>
              <w:snapToGrid w:val="0"/>
              <w:spacing w:before="60" w:after="60" w:line="240" w:lineRule="auto"/>
              <w:rPr>
                <w:b/>
                <w:bCs/>
                <w:sz w:val="18"/>
                <w:szCs w:val="18"/>
                <w:lang w:eastAsia="ar-SA"/>
              </w:rPr>
            </w:pPr>
            <w:r w:rsidRPr="00D96DEB">
              <w:rPr>
                <w:b/>
                <w:sz w:val="18"/>
                <w:szCs w:val="18"/>
                <w:lang w:eastAsia="ar-SA"/>
              </w:rPr>
              <w:t>Role Name</w:t>
            </w:r>
          </w:p>
        </w:tc>
        <w:tc>
          <w:tcPr>
            <w:tcW w:w="1071" w:type="pct"/>
            <w:shd w:val="clear" w:color="auto" w:fill="D9D9D9" w:themeFill="background1" w:themeFillShade="D9"/>
          </w:tcPr>
          <w:p w14:paraId="718560C3" w14:textId="77777777" w:rsidR="00D85821" w:rsidRPr="00D96DEB" w:rsidRDefault="00D85821" w:rsidP="00C128E3">
            <w:pPr>
              <w:suppressAutoHyphens/>
              <w:snapToGrid w:val="0"/>
              <w:spacing w:before="60" w:after="60" w:line="240" w:lineRule="auto"/>
              <w:rPr>
                <w:b/>
                <w:bCs/>
                <w:sz w:val="18"/>
                <w:szCs w:val="18"/>
                <w:lang w:eastAsia="ar-SA"/>
              </w:rPr>
            </w:pPr>
            <w:r w:rsidRPr="00D96DEB">
              <w:rPr>
                <w:b/>
                <w:sz w:val="18"/>
                <w:szCs w:val="18"/>
                <w:lang w:eastAsia="ar-SA"/>
              </w:rPr>
              <w:t>Name</w:t>
            </w:r>
          </w:p>
        </w:tc>
        <w:tc>
          <w:tcPr>
            <w:tcW w:w="1218" w:type="pct"/>
            <w:shd w:val="clear" w:color="auto" w:fill="D9D9D9" w:themeFill="background1" w:themeFillShade="D9"/>
          </w:tcPr>
          <w:p w14:paraId="24DE1154" w14:textId="77777777" w:rsidR="00D85821" w:rsidRPr="00D96DEB" w:rsidRDefault="00D85821" w:rsidP="00C128E3">
            <w:pPr>
              <w:suppressAutoHyphens/>
              <w:snapToGrid w:val="0"/>
              <w:spacing w:before="60" w:after="60" w:line="240" w:lineRule="auto"/>
              <w:rPr>
                <w:b/>
                <w:bCs/>
                <w:sz w:val="18"/>
                <w:szCs w:val="18"/>
                <w:lang w:eastAsia="ar-SA"/>
              </w:rPr>
            </w:pPr>
            <w:r w:rsidRPr="00D96DEB">
              <w:rPr>
                <w:b/>
                <w:sz w:val="18"/>
                <w:szCs w:val="18"/>
                <w:lang w:eastAsia="ar-SA"/>
              </w:rPr>
              <w:t>Description</w:t>
            </w:r>
          </w:p>
        </w:tc>
        <w:tc>
          <w:tcPr>
            <w:tcW w:w="286" w:type="pct"/>
            <w:shd w:val="clear" w:color="auto" w:fill="D9D9D9" w:themeFill="background1" w:themeFillShade="D9"/>
          </w:tcPr>
          <w:p w14:paraId="764B79FC" w14:textId="3770F4AB" w:rsidR="00D85821" w:rsidRPr="00D96DEB" w:rsidRDefault="00D85821" w:rsidP="00C128E3">
            <w:pPr>
              <w:suppressAutoHyphens/>
              <w:snapToGrid w:val="0"/>
              <w:spacing w:before="60" w:after="60" w:line="240" w:lineRule="auto"/>
              <w:jc w:val="center"/>
              <w:rPr>
                <w:b/>
                <w:bCs/>
                <w:sz w:val="18"/>
                <w:szCs w:val="18"/>
                <w:lang w:eastAsia="ar-SA"/>
              </w:rPr>
            </w:pPr>
            <w:r w:rsidRPr="00D96DEB">
              <w:rPr>
                <w:b/>
                <w:sz w:val="18"/>
                <w:szCs w:val="18"/>
                <w:lang w:eastAsia="ar-SA"/>
              </w:rPr>
              <w:t>Code</w:t>
            </w:r>
          </w:p>
        </w:tc>
        <w:tc>
          <w:tcPr>
            <w:tcW w:w="2020" w:type="pct"/>
            <w:shd w:val="clear" w:color="auto" w:fill="D9D9D9" w:themeFill="background1" w:themeFillShade="D9"/>
          </w:tcPr>
          <w:p w14:paraId="66710C14" w14:textId="77777777" w:rsidR="00D85821" w:rsidRPr="00D96DEB" w:rsidRDefault="00D85821" w:rsidP="00C128E3">
            <w:pPr>
              <w:suppressAutoHyphens/>
              <w:snapToGrid w:val="0"/>
              <w:spacing w:before="60" w:after="60" w:line="240" w:lineRule="auto"/>
              <w:rPr>
                <w:b/>
                <w:bCs/>
                <w:sz w:val="18"/>
                <w:szCs w:val="18"/>
                <w:lang w:eastAsia="ar-SA"/>
              </w:rPr>
            </w:pPr>
            <w:r w:rsidRPr="00D96DEB">
              <w:rPr>
                <w:b/>
                <w:sz w:val="18"/>
                <w:szCs w:val="18"/>
                <w:lang w:eastAsia="ar-SA"/>
              </w:rPr>
              <w:t>Remarks</w:t>
            </w:r>
          </w:p>
        </w:tc>
      </w:tr>
      <w:tr w:rsidR="002455BA" w:rsidRPr="00D96DEB" w14:paraId="3DC1021B" w14:textId="77777777" w:rsidTr="00D96DEB">
        <w:trPr>
          <w:cantSplit/>
        </w:trPr>
        <w:tc>
          <w:tcPr>
            <w:tcW w:w="404" w:type="pct"/>
          </w:tcPr>
          <w:p w14:paraId="253F209C" w14:textId="03670696" w:rsidR="00D85821" w:rsidRPr="00D96DEB" w:rsidRDefault="00D85821" w:rsidP="00C128E3">
            <w:pPr>
              <w:suppressAutoHyphens/>
              <w:snapToGrid w:val="0"/>
              <w:spacing w:before="60" w:after="60" w:line="240" w:lineRule="auto"/>
              <w:rPr>
                <w:b/>
                <w:bCs/>
                <w:sz w:val="18"/>
                <w:szCs w:val="18"/>
                <w:lang w:eastAsia="ar-SA"/>
              </w:rPr>
            </w:pPr>
            <w:r w:rsidRPr="00D96DEB">
              <w:rPr>
                <w:sz w:val="18"/>
                <w:szCs w:val="18"/>
                <w:lang w:eastAsia="ar-SA"/>
              </w:rPr>
              <w:t>Enumeration</w:t>
            </w:r>
          </w:p>
        </w:tc>
        <w:tc>
          <w:tcPr>
            <w:tcW w:w="1071" w:type="pct"/>
          </w:tcPr>
          <w:p w14:paraId="01D2BAD2" w14:textId="6AA8A94F" w:rsidR="00D85821" w:rsidRPr="00D96DEB" w:rsidRDefault="00D85821" w:rsidP="00C82A29">
            <w:pPr>
              <w:suppressAutoHyphens/>
              <w:snapToGrid w:val="0"/>
              <w:spacing w:before="60" w:after="60" w:line="240" w:lineRule="auto"/>
              <w:rPr>
                <w:b/>
                <w:bCs/>
                <w:sz w:val="18"/>
                <w:szCs w:val="18"/>
                <w:lang w:eastAsia="ar-SA"/>
              </w:rPr>
            </w:pPr>
            <w:r w:rsidRPr="00D96DEB">
              <w:rPr>
                <w:sz w:val="18"/>
                <w:szCs w:val="18"/>
                <w:lang w:eastAsia="ar-SA"/>
              </w:rPr>
              <w:t>S100_</w:t>
            </w:r>
            <w:r w:rsidR="00C82A29" w:rsidRPr="00D96DEB">
              <w:rPr>
                <w:sz w:val="18"/>
                <w:szCs w:val="18"/>
                <w:lang w:eastAsia="ar-SA"/>
              </w:rPr>
              <w:t>EncodingFormat</w:t>
            </w:r>
          </w:p>
        </w:tc>
        <w:tc>
          <w:tcPr>
            <w:tcW w:w="1218" w:type="pct"/>
          </w:tcPr>
          <w:p w14:paraId="0C55BBF8" w14:textId="77777777" w:rsidR="00D85821" w:rsidRPr="00D96DEB" w:rsidRDefault="00D85821" w:rsidP="00C128E3">
            <w:pPr>
              <w:suppressAutoHyphens/>
              <w:snapToGrid w:val="0"/>
              <w:spacing w:before="60" w:after="60" w:line="240" w:lineRule="auto"/>
              <w:rPr>
                <w:b/>
                <w:bCs/>
                <w:sz w:val="18"/>
                <w:szCs w:val="18"/>
                <w:lang w:eastAsia="ar-SA"/>
              </w:rPr>
            </w:pPr>
            <w:r w:rsidRPr="00D96DEB">
              <w:rPr>
                <w:sz w:val="18"/>
                <w:szCs w:val="18"/>
                <w:lang w:eastAsia="ar-SA"/>
              </w:rPr>
              <w:t>The encoding format</w:t>
            </w:r>
          </w:p>
        </w:tc>
        <w:tc>
          <w:tcPr>
            <w:tcW w:w="286" w:type="pct"/>
          </w:tcPr>
          <w:p w14:paraId="5018DCFB" w14:textId="77777777" w:rsidR="00D85821" w:rsidRPr="00D96DEB" w:rsidRDefault="00D85821" w:rsidP="00C128E3">
            <w:pPr>
              <w:suppressAutoHyphens/>
              <w:snapToGrid w:val="0"/>
              <w:spacing w:before="60" w:after="60" w:line="240" w:lineRule="auto"/>
              <w:jc w:val="center"/>
              <w:rPr>
                <w:b/>
                <w:bCs/>
                <w:sz w:val="18"/>
                <w:szCs w:val="18"/>
                <w:lang w:eastAsia="ar-SA"/>
              </w:rPr>
            </w:pPr>
            <w:r w:rsidRPr="00D96DEB">
              <w:rPr>
                <w:sz w:val="18"/>
                <w:szCs w:val="18"/>
                <w:lang w:eastAsia="ar-SA"/>
              </w:rPr>
              <w:t>-</w:t>
            </w:r>
          </w:p>
        </w:tc>
        <w:tc>
          <w:tcPr>
            <w:tcW w:w="2020" w:type="pct"/>
          </w:tcPr>
          <w:p w14:paraId="5CF1A7D8" w14:textId="63742A71" w:rsidR="00D85821" w:rsidRPr="00AD4E91" w:rsidRDefault="00D85821" w:rsidP="00C128E3">
            <w:pPr>
              <w:suppressAutoHyphens/>
              <w:snapToGrid w:val="0"/>
              <w:spacing w:before="60" w:after="60" w:line="240" w:lineRule="auto"/>
              <w:rPr>
                <w:b/>
                <w:bCs/>
                <w:sz w:val="18"/>
                <w:szCs w:val="18"/>
                <w:lang w:eastAsia="ar-SA"/>
              </w:rPr>
            </w:pPr>
            <w:r w:rsidRPr="00AD4E91">
              <w:rPr>
                <w:b/>
                <w:bCs/>
                <w:color w:val="FF0000"/>
                <w:sz w:val="18"/>
                <w:szCs w:val="18"/>
                <w:lang w:eastAsia="ar-SA"/>
                <w:rPrChange w:id="1718" w:author="Raphael Malyankar" w:date="2022-11-09T22:48:00Z">
                  <w:rPr>
                    <w:sz w:val="18"/>
                    <w:szCs w:val="18"/>
                    <w:lang w:eastAsia="ar-SA"/>
                  </w:rPr>
                </w:rPrChange>
              </w:rPr>
              <w:t xml:space="preserve">Values listed in S-100 Part </w:t>
            </w:r>
            <w:r w:rsidR="00F843F9" w:rsidRPr="00AD4E91">
              <w:rPr>
                <w:b/>
                <w:bCs/>
                <w:color w:val="FF0000"/>
                <w:sz w:val="18"/>
                <w:szCs w:val="18"/>
                <w:lang w:eastAsia="ar-SA"/>
                <w:rPrChange w:id="1719" w:author="Raphael Malyankar" w:date="2022-11-09T22:48:00Z">
                  <w:rPr>
                    <w:sz w:val="18"/>
                    <w:szCs w:val="18"/>
                    <w:lang w:eastAsia="ar-SA"/>
                  </w:rPr>
                </w:rPrChange>
              </w:rPr>
              <w:t xml:space="preserve">17 </w:t>
            </w:r>
            <w:r w:rsidRPr="00AD4E91">
              <w:rPr>
                <w:b/>
                <w:bCs/>
                <w:color w:val="FF0000"/>
                <w:sz w:val="18"/>
                <w:szCs w:val="18"/>
                <w:lang w:eastAsia="ar-SA"/>
                <w:rPrChange w:id="1720" w:author="Raphael Malyankar" w:date="2022-11-09T22:48:00Z">
                  <w:rPr>
                    <w:sz w:val="18"/>
                    <w:szCs w:val="18"/>
                    <w:lang w:eastAsia="ar-SA"/>
                  </w:rPr>
                </w:rPrChange>
              </w:rPr>
              <w:t>but not mentioned in this table are not allowed</w:t>
            </w:r>
          </w:p>
        </w:tc>
      </w:tr>
      <w:tr w:rsidR="002455BA" w:rsidRPr="00D96DEB" w14:paraId="4192D348" w14:textId="77777777" w:rsidTr="00D96DEB">
        <w:trPr>
          <w:cantSplit/>
        </w:trPr>
        <w:tc>
          <w:tcPr>
            <w:tcW w:w="404" w:type="pct"/>
          </w:tcPr>
          <w:p w14:paraId="307A8A38" w14:textId="77777777" w:rsidR="00D85821" w:rsidRPr="00D96DEB" w:rsidRDefault="00D85821" w:rsidP="00C128E3">
            <w:pPr>
              <w:suppressAutoHyphens/>
              <w:snapToGrid w:val="0"/>
              <w:spacing w:before="60" w:after="60" w:line="240" w:lineRule="auto"/>
              <w:rPr>
                <w:b/>
                <w:bCs/>
                <w:sz w:val="18"/>
                <w:szCs w:val="18"/>
                <w:lang w:eastAsia="ar-SA"/>
              </w:rPr>
            </w:pPr>
            <w:r w:rsidRPr="00D96DEB">
              <w:rPr>
                <w:sz w:val="18"/>
                <w:szCs w:val="18"/>
                <w:lang w:eastAsia="ar-SA"/>
              </w:rPr>
              <w:t>Value</w:t>
            </w:r>
          </w:p>
        </w:tc>
        <w:tc>
          <w:tcPr>
            <w:tcW w:w="1071" w:type="pct"/>
          </w:tcPr>
          <w:p w14:paraId="681559F6" w14:textId="082F0FE7" w:rsidR="00D85821" w:rsidRPr="00D96DEB" w:rsidRDefault="00D96DEB" w:rsidP="00C128E3">
            <w:pPr>
              <w:suppressAutoHyphens/>
              <w:snapToGrid w:val="0"/>
              <w:spacing w:before="60" w:after="60" w:line="240" w:lineRule="auto"/>
              <w:rPr>
                <w:b/>
                <w:bCs/>
                <w:sz w:val="18"/>
                <w:szCs w:val="18"/>
                <w:lang w:eastAsia="ar-SA"/>
              </w:rPr>
            </w:pPr>
            <w:r w:rsidRPr="00D96DEB">
              <w:rPr>
                <w:sz w:val="18"/>
                <w:szCs w:val="18"/>
                <w:lang w:eastAsia="ar-SA"/>
              </w:rPr>
              <w:t>GML</w:t>
            </w:r>
          </w:p>
        </w:tc>
        <w:tc>
          <w:tcPr>
            <w:tcW w:w="1218" w:type="pct"/>
          </w:tcPr>
          <w:p w14:paraId="1629277C" w14:textId="46871309" w:rsidR="00D85821" w:rsidRPr="00D96DEB" w:rsidRDefault="00D96DEB" w:rsidP="00C128E3">
            <w:pPr>
              <w:suppressAutoHyphens/>
              <w:snapToGrid w:val="0"/>
              <w:spacing w:before="60" w:after="60" w:line="240" w:lineRule="auto"/>
              <w:rPr>
                <w:b/>
                <w:bCs/>
                <w:sz w:val="18"/>
                <w:szCs w:val="18"/>
                <w:lang w:eastAsia="ar-SA"/>
              </w:rPr>
            </w:pPr>
            <w:r w:rsidRPr="00D96DEB">
              <w:rPr>
                <w:sz w:val="18"/>
                <w:szCs w:val="18"/>
              </w:rPr>
              <w:t xml:space="preserve">The GML data format as defined in </w:t>
            </w:r>
            <w:r>
              <w:rPr>
                <w:sz w:val="18"/>
                <w:szCs w:val="18"/>
              </w:rPr>
              <w:t xml:space="preserve">S-100 </w:t>
            </w:r>
            <w:r w:rsidRPr="00D96DEB">
              <w:rPr>
                <w:sz w:val="18"/>
                <w:szCs w:val="18"/>
              </w:rPr>
              <w:t>Part 10b</w:t>
            </w:r>
          </w:p>
        </w:tc>
        <w:tc>
          <w:tcPr>
            <w:tcW w:w="286" w:type="pct"/>
          </w:tcPr>
          <w:p w14:paraId="43DC6FDA" w14:textId="1A4B4369" w:rsidR="00D85821" w:rsidRPr="00D96DEB" w:rsidRDefault="00D85821" w:rsidP="00C128E3">
            <w:pPr>
              <w:suppressAutoHyphens/>
              <w:snapToGrid w:val="0"/>
              <w:spacing w:before="60" w:after="60" w:line="240" w:lineRule="auto"/>
              <w:jc w:val="center"/>
              <w:rPr>
                <w:b/>
                <w:bCs/>
                <w:sz w:val="18"/>
                <w:szCs w:val="18"/>
                <w:lang w:eastAsia="ar-SA"/>
              </w:rPr>
            </w:pPr>
          </w:p>
        </w:tc>
        <w:tc>
          <w:tcPr>
            <w:tcW w:w="2020" w:type="pct"/>
          </w:tcPr>
          <w:p w14:paraId="12B4EA72" w14:textId="5465CEF0" w:rsidR="00D85821" w:rsidRPr="00D96DEB" w:rsidRDefault="00D85821" w:rsidP="00C128E3">
            <w:pPr>
              <w:suppressAutoHyphens/>
              <w:snapToGrid w:val="0"/>
              <w:spacing w:before="60" w:after="60" w:line="240" w:lineRule="auto"/>
              <w:rPr>
                <w:b/>
                <w:bCs/>
                <w:sz w:val="18"/>
                <w:szCs w:val="18"/>
                <w:lang w:eastAsia="ar-SA"/>
              </w:rPr>
            </w:pPr>
          </w:p>
        </w:tc>
      </w:tr>
    </w:tbl>
    <w:p w14:paraId="38C05004" w14:textId="77777777" w:rsidR="00E73EDF" w:rsidRPr="002455BA" w:rsidRDefault="00E73EDF" w:rsidP="007028DE">
      <w:pPr>
        <w:spacing w:after="0" w:line="240" w:lineRule="auto"/>
      </w:pPr>
    </w:p>
    <w:p w14:paraId="44CA81A5" w14:textId="77777777" w:rsidR="00E73EDF" w:rsidRPr="002455BA" w:rsidRDefault="007653F1" w:rsidP="007028DE">
      <w:pPr>
        <w:pStyle w:val="Heading4"/>
        <w:tabs>
          <w:tab w:val="clear" w:pos="940"/>
          <w:tab w:val="clear" w:pos="1140"/>
          <w:tab w:val="clear" w:pos="1360"/>
          <w:tab w:val="left" w:pos="993"/>
        </w:tabs>
        <w:spacing w:before="120" w:after="120" w:line="240" w:lineRule="auto"/>
        <w:ind w:left="993" w:hanging="993"/>
      </w:pPr>
      <w:r w:rsidRPr="002455BA">
        <w:t>S100_ProductSpecification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1"/>
        <w:gridCol w:w="3104"/>
        <w:gridCol w:w="3498"/>
        <w:gridCol w:w="822"/>
        <w:gridCol w:w="2492"/>
        <w:gridCol w:w="3127"/>
      </w:tblGrid>
      <w:tr w:rsidR="00E73EDF" w:rsidRPr="00D96DEB" w14:paraId="32383B40" w14:textId="77777777" w:rsidTr="00D96DEB">
        <w:trPr>
          <w:trHeight w:val="153"/>
          <w:tblHeader/>
        </w:trPr>
        <w:tc>
          <w:tcPr>
            <w:tcW w:w="399" w:type="pct"/>
            <w:shd w:val="clear" w:color="auto" w:fill="D9D9D9" w:themeFill="background1" w:themeFillShade="D9"/>
          </w:tcPr>
          <w:p w14:paraId="27DC68C4" w14:textId="77777777" w:rsidR="00E73EDF" w:rsidRPr="00D96DEB" w:rsidRDefault="007653F1" w:rsidP="00C128E3">
            <w:pPr>
              <w:snapToGrid w:val="0"/>
              <w:spacing w:before="60" w:after="60" w:line="240" w:lineRule="auto"/>
              <w:rPr>
                <w:rFonts w:cs="Arial"/>
                <w:b/>
                <w:bCs/>
                <w:sz w:val="18"/>
                <w:szCs w:val="18"/>
              </w:rPr>
            </w:pPr>
            <w:r w:rsidRPr="00D96DEB">
              <w:rPr>
                <w:rFonts w:cs="Arial"/>
                <w:b/>
                <w:sz w:val="18"/>
                <w:szCs w:val="18"/>
              </w:rPr>
              <w:t>Role Name</w:t>
            </w:r>
          </w:p>
        </w:tc>
        <w:tc>
          <w:tcPr>
            <w:tcW w:w="1095" w:type="pct"/>
            <w:shd w:val="clear" w:color="auto" w:fill="D9D9D9" w:themeFill="background1" w:themeFillShade="D9"/>
          </w:tcPr>
          <w:p w14:paraId="4DABE82A" w14:textId="77777777" w:rsidR="00E73EDF" w:rsidRPr="00D96DEB" w:rsidRDefault="007653F1" w:rsidP="00C128E3">
            <w:pPr>
              <w:snapToGrid w:val="0"/>
              <w:spacing w:before="60" w:after="60" w:line="240" w:lineRule="auto"/>
              <w:rPr>
                <w:rFonts w:cs="Arial"/>
                <w:b/>
                <w:bCs/>
                <w:sz w:val="18"/>
                <w:szCs w:val="18"/>
              </w:rPr>
            </w:pPr>
            <w:r w:rsidRPr="00D96DEB">
              <w:rPr>
                <w:rFonts w:cs="Arial"/>
                <w:b/>
                <w:sz w:val="18"/>
                <w:szCs w:val="18"/>
              </w:rPr>
              <w:t>Name</w:t>
            </w:r>
          </w:p>
        </w:tc>
        <w:tc>
          <w:tcPr>
            <w:tcW w:w="1234" w:type="pct"/>
            <w:shd w:val="clear" w:color="auto" w:fill="D9D9D9" w:themeFill="background1" w:themeFillShade="D9"/>
          </w:tcPr>
          <w:p w14:paraId="56F67F9A" w14:textId="77777777" w:rsidR="00E73EDF" w:rsidRPr="00D96DEB" w:rsidRDefault="007653F1" w:rsidP="00C128E3">
            <w:pPr>
              <w:snapToGrid w:val="0"/>
              <w:spacing w:before="60" w:after="60" w:line="240" w:lineRule="auto"/>
              <w:rPr>
                <w:rFonts w:cs="Arial"/>
                <w:b/>
                <w:bCs/>
                <w:sz w:val="18"/>
                <w:szCs w:val="18"/>
              </w:rPr>
            </w:pPr>
            <w:r w:rsidRPr="00D96DEB">
              <w:rPr>
                <w:rFonts w:cs="Arial"/>
                <w:b/>
                <w:sz w:val="18"/>
                <w:szCs w:val="18"/>
              </w:rPr>
              <w:t>Description</w:t>
            </w:r>
          </w:p>
        </w:tc>
        <w:tc>
          <w:tcPr>
            <w:tcW w:w="290" w:type="pct"/>
            <w:shd w:val="clear" w:color="auto" w:fill="D9D9D9" w:themeFill="background1" w:themeFillShade="D9"/>
          </w:tcPr>
          <w:p w14:paraId="498A29CF" w14:textId="77777777" w:rsidR="00E73EDF" w:rsidRPr="00D96DEB" w:rsidRDefault="007653F1" w:rsidP="00C128E3">
            <w:pPr>
              <w:snapToGrid w:val="0"/>
              <w:spacing w:before="60" w:after="60" w:line="240" w:lineRule="auto"/>
              <w:jc w:val="center"/>
              <w:rPr>
                <w:rFonts w:cs="Arial"/>
                <w:b/>
                <w:bCs/>
                <w:sz w:val="18"/>
                <w:szCs w:val="18"/>
              </w:rPr>
            </w:pPr>
            <w:proofErr w:type="spellStart"/>
            <w:r w:rsidRPr="00D96DEB">
              <w:rPr>
                <w:rFonts w:cs="Arial"/>
                <w:b/>
                <w:sz w:val="18"/>
                <w:szCs w:val="18"/>
              </w:rPr>
              <w:t>Mult</w:t>
            </w:r>
            <w:proofErr w:type="spellEnd"/>
          </w:p>
        </w:tc>
        <w:tc>
          <w:tcPr>
            <w:tcW w:w="879" w:type="pct"/>
            <w:shd w:val="clear" w:color="auto" w:fill="D9D9D9" w:themeFill="background1" w:themeFillShade="D9"/>
          </w:tcPr>
          <w:p w14:paraId="5472D57F" w14:textId="77777777" w:rsidR="00E73EDF" w:rsidRPr="00D96DEB" w:rsidRDefault="007653F1" w:rsidP="00C128E3">
            <w:pPr>
              <w:snapToGrid w:val="0"/>
              <w:spacing w:before="60" w:after="60" w:line="240" w:lineRule="auto"/>
              <w:rPr>
                <w:rFonts w:cs="Arial"/>
                <w:b/>
                <w:bCs/>
                <w:sz w:val="18"/>
                <w:szCs w:val="18"/>
              </w:rPr>
            </w:pPr>
            <w:r w:rsidRPr="00D96DEB">
              <w:rPr>
                <w:rFonts w:cs="Arial"/>
                <w:b/>
                <w:sz w:val="18"/>
                <w:szCs w:val="18"/>
              </w:rPr>
              <w:t>Type</w:t>
            </w:r>
          </w:p>
        </w:tc>
        <w:tc>
          <w:tcPr>
            <w:tcW w:w="1104" w:type="pct"/>
            <w:shd w:val="clear" w:color="auto" w:fill="D9D9D9" w:themeFill="background1" w:themeFillShade="D9"/>
          </w:tcPr>
          <w:p w14:paraId="5475472C" w14:textId="77777777" w:rsidR="00E73EDF" w:rsidRPr="00D96DEB" w:rsidRDefault="007653F1" w:rsidP="00C128E3">
            <w:pPr>
              <w:snapToGrid w:val="0"/>
              <w:spacing w:before="60" w:after="60" w:line="240" w:lineRule="auto"/>
              <w:rPr>
                <w:rFonts w:cs="Arial"/>
                <w:b/>
                <w:bCs/>
                <w:sz w:val="18"/>
                <w:szCs w:val="18"/>
              </w:rPr>
            </w:pPr>
            <w:r w:rsidRPr="00D96DEB">
              <w:rPr>
                <w:rFonts w:cs="Arial"/>
                <w:b/>
                <w:sz w:val="18"/>
                <w:szCs w:val="18"/>
              </w:rPr>
              <w:t>Remarks</w:t>
            </w:r>
          </w:p>
        </w:tc>
      </w:tr>
      <w:tr w:rsidR="00E73EDF" w:rsidRPr="00D96DEB" w14:paraId="61423D79" w14:textId="77777777" w:rsidTr="00D96DEB">
        <w:trPr>
          <w:trHeight w:val="490"/>
        </w:trPr>
        <w:tc>
          <w:tcPr>
            <w:tcW w:w="399" w:type="pct"/>
          </w:tcPr>
          <w:p w14:paraId="3245DF0B"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Class</w:t>
            </w:r>
          </w:p>
        </w:tc>
        <w:tc>
          <w:tcPr>
            <w:tcW w:w="1095" w:type="pct"/>
          </w:tcPr>
          <w:p w14:paraId="3D8A65D7"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S100_ProductSpecification</w:t>
            </w:r>
          </w:p>
        </w:tc>
        <w:tc>
          <w:tcPr>
            <w:tcW w:w="1234" w:type="pct"/>
          </w:tcPr>
          <w:p w14:paraId="0171AF78" w14:textId="77777777" w:rsidR="00E73EDF" w:rsidRPr="00D96DEB" w:rsidRDefault="007653F1" w:rsidP="00C128E3">
            <w:pPr>
              <w:snapToGrid w:val="0"/>
              <w:spacing w:before="60" w:after="60" w:line="240" w:lineRule="auto"/>
              <w:jc w:val="left"/>
              <w:rPr>
                <w:rFonts w:cs="Arial"/>
                <w:b/>
                <w:bCs/>
                <w:sz w:val="18"/>
                <w:szCs w:val="18"/>
              </w:rPr>
            </w:pPr>
            <w:r w:rsidRPr="00D96DEB">
              <w:rPr>
                <w:rFonts w:cs="Arial"/>
                <w:sz w:val="18"/>
                <w:szCs w:val="18"/>
              </w:rPr>
              <w:t>The Product Specification contains the information needed to build the specified product</w:t>
            </w:r>
          </w:p>
        </w:tc>
        <w:tc>
          <w:tcPr>
            <w:tcW w:w="290" w:type="pct"/>
          </w:tcPr>
          <w:p w14:paraId="01653137" w14:textId="77777777" w:rsidR="00E73EDF" w:rsidRPr="00D96DEB" w:rsidRDefault="007653F1" w:rsidP="00C128E3">
            <w:pPr>
              <w:snapToGrid w:val="0"/>
              <w:spacing w:before="60" w:after="60" w:line="240" w:lineRule="auto"/>
              <w:jc w:val="center"/>
              <w:rPr>
                <w:rFonts w:cs="Arial"/>
                <w:b/>
                <w:bCs/>
                <w:sz w:val="18"/>
                <w:szCs w:val="18"/>
              </w:rPr>
            </w:pPr>
            <w:r w:rsidRPr="00D96DEB">
              <w:rPr>
                <w:rFonts w:cs="Arial"/>
                <w:sz w:val="18"/>
                <w:szCs w:val="18"/>
              </w:rPr>
              <w:t>-</w:t>
            </w:r>
          </w:p>
        </w:tc>
        <w:tc>
          <w:tcPr>
            <w:tcW w:w="879" w:type="pct"/>
          </w:tcPr>
          <w:p w14:paraId="221DBB50"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w:t>
            </w:r>
          </w:p>
        </w:tc>
        <w:tc>
          <w:tcPr>
            <w:tcW w:w="1104" w:type="pct"/>
          </w:tcPr>
          <w:p w14:paraId="69A7B11B" w14:textId="7DDBB536" w:rsidR="00E73EDF" w:rsidRPr="00AD4E91" w:rsidRDefault="00D96DEB" w:rsidP="00C128E3">
            <w:pPr>
              <w:snapToGrid w:val="0"/>
              <w:spacing w:before="60" w:after="60" w:line="240" w:lineRule="auto"/>
              <w:rPr>
                <w:rFonts w:cs="Arial"/>
                <w:b/>
                <w:bCs/>
                <w:sz w:val="18"/>
                <w:szCs w:val="18"/>
              </w:rPr>
            </w:pPr>
            <w:r w:rsidRPr="00AD4E91">
              <w:rPr>
                <w:rFonts w:cs="Arial"/>
                <w:b/>
                <w:bCs/>
                <w:color w:val="FF0000"/>
                <w:sz w:val="18"/>
                <w:szCs w:val="18"/>
                <w:rPrChange w:id="1721" w:author="Raphael Malyankar" w:date="2022-11-09T22:48:00Z">
                  <w:rPr>
                    <w:rFonts w:cs="Arial"/>
                    <w:sz w:val="18"/>
                    <w:szCs w:val="18"/>
                  </w:rPr>
                </w:rPrChange>
              </w:rPr>
              <w:t xml:space="preserve">The attribute </w:t>
            </w:r>
            <w:proofErr w:type="spellStart"/>
            <w:r w:rsidRPr="00AD4E91">
              <w:rPr>
                <w:rFonts w:cs="Arial"/>
                <w:b/>
                <w:bCs/>
                <w:i/>
                <w:iCs/>
                <w:color w:val="FF0000"/>
                <w:sz w:val="18"/>
                <w:szCs w:val="18"/>
                <w:rPrChange w:id="1722" w:author="Raphael Malyankar" w:date="2022-11-09T22:48:00Z">
                  <w:rPr>
                    <w:rFonts w:cs="Arial"/>
                    <w:i/>
                    <w:iCs/>
                    <w:sz w:val="18"/>
                    <w:szCs w:val="18"/>
                  </w:rPr>
                </w:rPrChange>
              </w:rPr>
              <w:t>compliancyCategory</w:t>
            </w:r>
            <w:proofErr w:type="spellEnd"/>
            <w:r w:rsidRPr="00AD4E91">
              <w:rPr>
                <w:rFonts w:cs="Arial"/>
                <w:b/>
                <w:bCs/>
                <w:color w:val="FF0000"/>
                <w:sz w:val="18"/>
                <w:szCs w:val="18"/>
                <w:rPrChange w:id="1723" w:author="Raphael Malyankar" w:date="2022-11-09T22:48:00Z">
                  <w:rPr>
                    <w:rFonts w:cs="Arial"/>
                    <w:sz w:val="18"/>
                    <w:szCs w:val="18"/>
                  </w:rPr>
                </w:rPrChange>
              </w:rPr>
              <w:t xml:space="preserve"> is made mandatory.</w:t>
            </w:r>
          </w:p>
        </w:tc>
      </w:tr>
      <w:tr w:rsidR="00E73EDF" w:rsidRPr="00D96DEB" w14:paraId="0BCE4A6A" w14:textId="77777777" w:rsidTr="00D96DEB">
        <w:trPr>
          <w:trHeight w:val="321"/>
        </w:trPr>
        <w:tc>
          <w:tcPr>
            <w:tcW w:w="399" w:type="pct"/>
          </w:tcPr>
          <w:p w14:paraId="453D3940"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Attribute</w:t>
            </w:r>
          </w:p>
        </w:tc>
        <w:tc>
          <w:tcPr>
            <w:tcW w:w="1095" w:type="pct"/>
          </w:tcPr>
          <w:p w14:paraId="58CA3479"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name</w:t>
            </w:r>
          </w:p>
        </w:tc>
        <w:tc>
          <w:tcPr>
            <w:tcW w:w="1234" w:type="pct"/>
          </w:tcPr>
          <w:p w14:paraId="604BF932" w14:textId="2B5AC233" w:rsidR="00E73EDF" w:rsidRPr="00D96DEB" w:rsidRDefault="007653F1" w:rsidP="001B75EB">
            <w:pPr>
              <w:snapToGrid w:val="0"/>
              <w:spacing w:before="60" w:after="60" w:line="240" w:lineRule="auto"/>
              <w:jc w:val="left"/>
              <w:rPr>
                <w:rFonts w:cs="Arial"/>
                <w:b/>
                <w:bCs/>
                <w:sz w:val="18"/>
                <w:szCs w:val="18"/>
              </w:rPr>
            </w:pPr>
            <w:r w:rsidRPr="00D96DEB">
              <w:rPr>
                <w:rFonts w:cs="Arial"/>
                <w:sz w:val="18"/>
                <w:szCs w:val="18"/>
              </w:rPr>
              <w:t xml:space="preserve">The name of the </w:t>
            </w:r>
            <w:r w:rsidR="001B75EB" w:rsidRPr="00D96DEB">
              <w:rPr>
                <w:rFonts w:cs="Arial"/>
                <w:sz w:val="18"/>
                <w:szCs w:val="18"/>
              </w:rPr>
              <w:t>P</w:t>
            </w:r>
            <w:r w:rsidRPr="00D96DEB">
              <w:rPr>
                <w:rFonts w:cs="Arial"/>
                <w:sz w:val="18"/>
                <w:szCs w:val="18"/>
              </w:rPr>
              <w:t xml:space="preserve">roduct </w:t>
            </w:r>
            <w:r w:rsidR="001B75EB" w:rsidRPr="00D96DEB">
              <w:rPr>
                <w:rFonts w:cs="Arial"/>
                <w:sz w:val="18"/>
                <w:szCs w:val="18"/>
              </w:rPr>
              <w:t>S</w:t>
            </w:r>
            <w:r w:rsidRPr="00D96DEB">
              <w:rPr>
                <w:rFonts w:cs="Arial"/>
                <w:sz w:val="18"/>
                <w:szCs w:val="18"/>
              </w:rPr>
              <w:t>pecification used to create the datasets</w:t>
            </w:r>
          </w:p>
        </w:tc>
        <w:tc>
          <w:tcPr>
            <w:tcW w:w="290" w:type="pct"/>
          </w:tcPr>
          <w:p w14:paraId="5DA3DAF0" w14:textId="28436F0E" w:rsidR="00E73EDF" w:rsidRPr="00D96DEB" w:rsidRDefault="00D96DEB" w:rsidP="00C128E3">
            <w:pPr>
              <w:snapToGrid w:val="0"/>
              <w:spacing w:before="60" w:after="60" w:line="240" w:lineRule="auto"/>
              <w:jc w:val="center"/>
              <w:rPr>
                <w:rFonts w:cs="Arial"/>
                <w:b/>
                <w:bCs/>
                <w:sz w:val="18"/>
                <w:szCs w:val="18"/>
              </w:rPr>
            </w:pPr>
            <w:r w:rsidRPr="00D96DEB">
              <w:rPr>
                <w:rFonts w:cs="Arial"/>
                <w:sz w:val="18"/>
                <w:szCs w:val="18"/>
              </w:rPr>
              <w:t>0..</w:t>
            </w:r>
            <w:r w:rsidR="007653F1" w:rsidRPr="00D96DEB">
              <w:rPr>
                <w:rFonts w:cs="Arial"/>
                <w:sz w:val="18"/>
                <w:szCs w:val="18"/>
              </w:rPr>
              <w:t>1</w:t>
            </w:r>
          </w:p>
        </w:tc>
        <w:tc>
          <w:tcPr>
            <w:tcW w:w="879" w:type="pct"/>
          </w:tcPr>
          <w:p w14:paraId="721318FA" w14:textId="77777777" w:rsidR="00E73EDF" w:rsidRPr="00D96DEB" w:rsidRDefault="007653F1" w:rsidP="00C128E3">
            <w:pPr>
              <w:snapToGrid w:val="0"/>
              <w:spacing w:before="60" w:after="60" w:line="240" w:lineRule="auto"/>
              <w:rPr>
                <w:rFonts w:cs="Arial"/>
                <w:b/>
                <w:bCs/>
                <w:sz w:val="18"/>
                <w:szCs w:val="18"/>
              </w:rPr>
            </w:pPr>
            <w:proofErr w:type="spellStart"/>
            <w:r w:rsidRPr="00D96DEB">
              <w:rPr>
                <w:rFonts w:cs="Arial"/>
                <w:sz w:val="18"/>
                <w:szCs w:val="18"/>
              </w:rPr>
              <w:t>CharacterString</w:t>
            </w:r>
            <w:proofErr w:type="spellEnd"/>
          </w:p>
        </w:tc>
        <w:tc>
          <w:tcPr>
            <w:tcW w:w="1104" w:type="pct"/>
          </w:tcPr>
          <w:p w14:paraId="61B22F52" w14:textId="55DE4FED" w:rsidR="00E73EDF" w:rsidRPr="00D96DEB" w:rsidRDefault="00D96DEB" w:rsidP="00C128E3">
            <w:pPr>
              <w:snapToGrid w:val="0"/>
              <w:spacing w:before="60" w:after="60" w:line="240" w:lineRule="auto"/>
              <w:rPr>
                <w:rFonts w:cs="Arial"/>
                <w:b/>
                <w:bCs/>
                <w:sz w:val="18"/>
                <w:szCs w:val="18"/>
              </w:rPr>
            </w:pPr>
            <w:r w:rsidRPr="00D96DEB">
              <w:rPr>
                <w:rFonts w:cs="Arial"/>
                <w:sz w:val="18"/>
                <w:szCs w:val="18"/>
                <w:lang w:eastAsia="en-US"/>
              </w:rPr>
              <w:t>Marine Harbour Infrastructure</w:t>
            </w:r>
          </w:p>
        </w:tc>
      </w:tr>
      <w:tr w:rsidR="00E73EDF" w:rsidRPr="00D96DEB" w14:paraId="7660AB4F" w14:textId="77777777" w:rsidTr="00D96DEB">
        <w:trPr>
          <w:trHeight w:val="337"/>
        </w:trPr>
        <w:tc>
          <w:tcPr>
            <w:tcW w:w="399" w:type="pct"/>
          </w:tcPr>
          <w:p w14:paraId="04096E06"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Attribute</w:t>
            </w:r>
          </w:p>
        </w:tc>
        <w:tc>
          <w:tcPr>
            <w:tcW w:w="1095" w:type="pct"/>
          </w:tcPr>
          <w:p w14:paraId="78CE816A"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version</w:t>
            </w:r>
          </w:p>
        </w:tc>
        <w:tc>
          <w:tcPr>
            <w:tcW w:w="1234" w:type="pct"/>
          </w:tcPr>
          <w:p w14:paraId="2547CA47" w14:textId="29214FDF" w:rsidR="00E73EDF" w:rsidRPr="00D96DEB" w:rsidRDefault="007653F1" w:rsidP="001B75EB">
            <w:pPr>
              <w:snapToGrid w:val="0"/>
              <w:spacing w:before="60" w:after="60" w:line="240" w:lineRule="auto"/>
              <w:jc w:val="left"/>
              <w:rPr>
                <w:rFonts w:cs="Arial"/>
                <w:b/>
                <w:bCs/>
                <w:sz w:val="18"/>
                <w:szCs w:val="18"/>
              </w:rPr>
            </w:pPr>
            <w:r w:rsidRPr="00D96DEB">
              <w:rPr>
                <w:rFonts w:cs="Arial"/>
                <w:sz w:val="18"/>
                <w:szCs w:val="18"/>
              </w:rPr>
              <w:t xml:space="preserve">The version number of the </w:t>
            </w:r>
            <w:r w:rsidR="001B75EB" w:rsidRPr="00D96DEB">
              <w:rPr>
                <w:rFonts w:cs="Arial"/>
                <w:sz w:val="18"/>
                <w:szCs w:val="18"/>
              </w:rPr>
              <w:t>P</w:t>
            </w:r>
            <w:r w:rsidRPr="00D96DEB">
              <w:rPr>
                <w:rFonts w:cs="Arial"/>
                <w:sz w:val="18"/>
                <w:szCs w:val="18"/>
              </w:rPr>
              <w:t xml:space="preserve">roduct </w:t>
            </w:r>
            <w:r w:rsidR="001B75EB" w:rsidRPr="00D96DEB">
              <w:rPr>
                <w:rFonts w:cs="Arial"/>
                <w:sz w:val="18"/>
                <w:szCs w:val="18"/>
              </w:rPr>
              <w:t>S</w:t>
            </w:r>
            <w:r w:rsidRPr="00D96DEB">
              <w:rPr>
                <w:rFonts w:cs="Arial"/>
                <w:sz w:val="18"/>
                <w:szCs w:val="18"/>
              </w:rPr>
              <w:t>pecification</w:t>
            </w:r>
          </w:p>
        </w:tc>
        <w:tc>
          <w:tcPr>
            <w:tcW w:w="290" w:type="pct"/>
          </w:tcPr>
          <w:p w14:paraId="4E27C88E" w14:textId="7548E28D" w:rsidR="00E73EDF" w:rsidRPr="00D96DEB" w:rsidRDefault="00D96DEB" w:rsidP="00C128E3">
            <w:pPr>
              <w:snapToGrid w:val="0"/>
              <w:spacing w:before="60" w:after="60" w:line="240" w:lineRule="auto"/>
              <w:jc w:val="center"/>
              <w:rPr>
                <w:rFonts w:cs="Arial"/>
                <w:b/>
                <w:bCs/>
                <w:sz w:val="18"/>
                <w:szCs w:val="18"/>
              </w:rPr>
            </w:pPr>
            <w:r w:rsidRPr="00D96DEB">
              <w:rPr>
                <w:rFonts w:cs="Arial"/>
                <w:sz w:val="18"/>
                <w:szCs w:val="18"/>
              </w:rPr>
              <w:t>0..</w:t>
            </w:r>
            <w:r w:rsidR="007653F1" w:rsidRPr="00D96DEB">
              <w:rPr>
                <w:rFonts w:cs="Arial"/>
                <w:sz w:val="18"/>
                <w:szCs w:val="18"/>
              </w:rPr>
              <w:t>1</w:t>
            </w:r>
          </w:p>
        </w:tc>
        <w:tc>
          <w:tcPr>
            <w:tcW w:w="879" w:type="pct"/>
          </w:tcPr>
          <w:p w14:paraId="6745C35B" w14:textId="77777777" w:rsidR="00E73EDF" w:rsidRPr="00D96DEB" w:rsidRDefault="007653F1" w:rsidP="00C128E3">
            <w:pPr>
              <w:snapToGrid w:val="0"/>
              <w:spacing w:before="60" w:after="60" w:line="240" w:lineRule="auto"/>
              <w:rPr>
                <w:rFonts w:cs="Arial"/>
                <w:b/>
                <w:bCs/>
                <w:sz w:val="18"/>
                <w:szCs w:val="18"/>
              </w:rPr>
            </w:pPr>
            <w:proofErr w:type="spellStart"/>
            <w:r w:rsidRPr="00D96DEB">
              <w:rPr>
                <w:rFonts w:cs="Arial"/>
                <w:sz w:val="18"/>
                <w:szCs w:val="18"/>
              </w:rPr>
              <w:t>CharacterString</w:t>
            </w:r>
            <w:proofErr w:type="spellEnd"/>
          </w:p>
        </w:tc>
        <w:tc>
          <w:tcPr>
            <w:tcW w:w="1104" w:type="pct"/>
          </w:tcPr>
          <w:p w14:paraId="7A6456BE" w14:textId="313E7799" w:rsidR="00E73EDF" w:rsidRPr="00D96DEB" w:rsidRDefault="00304936" w:rsidP="00C128E3">
            <w:pPr>
              <w:snapToGrid w:val="0"/>
              <w:spacing w:before="60" w:after="60" w:line="240" w:lineRule="auto"/>
              <w:rPr>
                <w:rFonts w:cs="Arial"/>
                <w:b/>
                <w:bCs/>
                <w:sz w:val="18"/>
                <w:szCs w:val="18"/>
              </w:rPr>
            </w:pPr>
            <w:r w:rsidRPr="00D96DEB">
              <w:rPr>
                <w:rFonts w:cs="Arial"/>
                <w:sz w:val="18"/>
                <w:szCs w:val="18"/>
              </w:rPr>
              <w:t>1.</w:t>
            </w:r>
            <w:r w:rsidR="00D96DEB" w:rsidRPr="00D96DEB">
              <w:rPr>
                <w:rFonts w:cs="Arial"/>
                <w:sz w:val="18"/>
                <w:szCs w:val="18"/>
              </w:rPr>
              <w:t>0</w:t>
            </w:r>
            <w:r w:rsidRPr="00D96DEB">
              <w:rPr>
                <w:rFonts w:cs="Arial"/>
                <w:sz w:val="18"/>
                <w:szCs w:val="18"/>
              </w:rPr>
              <w:t>.0</w:t>
            </w:r>
          </w:p>
        </w:tc>
      </w:tr>
      <w:tr w:rsidR="00E73EDF" w:rsidRPr="00D96DEB" w14:paraId="7FB7AE88" w14:textId="77777777" w:rsidTr="00D96DEB">
        <w:trPr>
          <w:trHeight w:val="321"/>
        </w:trPr>
        <w:tc>
          <w:tcPr>
            <w:tcW w:w="399" w:type="pct"/>
          </w:tcPr>
          <w:p w14:paraId="7598F24D"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Attribute</w:t>
            </w:r>
          </w:p>
        </w:tc>
        <w:tc>
          <w:tcPr>
            <w:tcW w:w="1095" w:type="pct"/>
          </w:tcPr>
          <w:p w14:paraId="079476E0"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date</w:t>
            </w:r>
          </w:p>
        </w:tc>
        <w:tc>
          <w:tcPr>
            <w:tcW w:w="1234" w:type="pct"/>
          </w:tcPr>
          <w:p w14:paraId="65A12F70" w14:textId="308A8192" w:rsidR="00E73EDF" w:rsidRPr="00D96DEB" w:rsidRDefault="007653F1" w:rsidP="001B75EB">
            <w:pPr>
              <w:snapToGrid w:val="0"/>
              <w:spacing w:before="60" w:after="60" w:line="240" w:lineRule="auto"/>
              <w:jc w:val="left"/>
              <w:rPr>
                <w:rFonts w:cs="Arial"/>
                <w:b/>
                <w:bCs/>
                <w:sz w:val="18"/>
                <w:szCs w:val="18"/>
              </w:rPr>
            </w:pPr>
            <w:r w:rsidRPr="00D96DEB">
              <w:rPr>
                <w:rFonts w:cs="Arial"/>
                <w:sz w:val="18"/>
                <w:szCs w:val="18"/>
              </w:rPr>
              <w:t xml:space="preserve">The version date of the </w:t>
            </w:r>
            <w:r w:rsidR="001B75EB" w:rsidRPr="00D96DEB">
              <w:rPr>
                <w:rFonts w:cs="Arial"/>
                <w:sz w:val="18"/>
                <w:szCs w:val="18"/>
              </w:rPr>
              <w:t>P</w:t>
            </w:r>
            <w:r w:rsidRPr="00D96DEB">
              <w:rPr>
                <w:rFonts w:cs="Arial"/>
                <w:sz w:val="18"/>
                <w:szCs w:val="18"/>
              </w:rPr>
              <w:t xml:space="preserve">roduct </w:t>
            </w:r>
            <w:r w:rsidR="001B75EB" w:rsidRPr="00D96DEB">
              <w:rPr>
                <w:rFonts w:cs="Arial"/>
                <w:sz w:val="18"/>
                <w:szCs w:val="18"/>
              </w:rPr>
              <w:t>S</w:t>
            </w:r>
            <w:r w:rsidRPr="00D96DEB">
              <w:rPr>
                <w:rFonts w:cs="Arial"/>
                <w:sz w:val="18"/>
                <w:szCs w:val="18"/>
              </w:rPr>
              <w:t>pecification</w:t>
            </w:r>
          </w:p>
        </w:tc>
        <w:tc>
          <w:tcPr>
            <w:tcW w:w="290" w:type="pct"/>
          </w:tcPr>
          <w:p w14:paraId="73A5C123" w14:textId="57061553" w:rsidR="00E73EDF" w:rsidRPr="00D96DEB" w:rsidRDefault="00D96DEB" w:rsidP="00C128E3">
            <w:pPr>
              <w:snapToGrid w:val="0"/>
              <w:spacing w:before="60" w:after="60" w:line="240" w:lineRule="auto"/>
              <w:jc w:val="center"/>
              <w:rPr>
                <w:rFonts w:cs="Arial"/>
                <w:b/>
                <w:bCs/>
                <w:sz w:val="18"/>
                <w:szCs w:val="18"/>
              </w:rPr>
            </w:pPr>
            <w:r w:rsidRPr="00D96DEB">
              <w:rPr>
                <w:rFonts w:cs="Arial"/>
                <w:sz w:val="18"/>
                <w:szCs w:val="18"/>
              </w:rPr>
              <w:t>0..</w:t>
            </w:r>
            <w:r w:rsidR="007653F1" w:rsidRPr="00D96DEB">
              <w:rPr>
                <w:rFonts w:cs="Arial"/>
                <w:sz w:val="18"/>
                <w:szCs w:val="18"/>
              </w:rPr>
              <w:t>1</w:t>
            </w:r>
          </w:p>
        </w:tc>
        <w:tc>
          <w:tcPr>
            <w:tcW w:w="879" w:type="pct"/>
          </w:tcPr>
          <w:p w14:paraId="38EF59AC" w14:textId="77777777" w:rsidR="00E73EDF" w:rsidRPr="00D96DEB" w:rsidRDefault="007653F1" w:rsidP="00C128E3">
            <w:pPr>
              <w:snapToGrid w:val="0"/>
              <w:spacing w:before="60" w:after="60" w:line="240" w:lineRule="auto"/>
              <w:rPr>
                <w:rFonts w:cs="Arial"/>
                <w:b/>
                <w:bCs/>
                <w:sz w:val="18"/>
                <w:szCs w:val="18"/>
              </w:rPr>
            </w:pPr>
            <w:r w:rsidRPr="00D96DEB">
              <w:rPr>
                <w:rFonts w:cs="Arial"/>
                <w:sz w:val="18"/>
                <w:szCs w:val="18"/>
              </w:rPr>
              <w:t>Date</w:t>
            </w:r>
          </w:p>
        </w:tc>
        <w:tc>
          <w:tcPr>
            <w:tcW w:w="1104" w:type="pct"/>
          </w:tcPr>
          <w:p w14:paraId="514FDBFF" w14:textId="77777777" w:rsidR="00E73EDF" w:rsidRPr="00D96DEB" w:rsidRDefault="00E73EDF" w:rsidP="00C128E3">
            <w:pPr>
              <w:snapToGrid w:val="0"/>
              <w:spacing w:before="60" w:after="60" w:line="240" w:lineRule="auto"/>
              <w:rPr>
                <w:rFonts w:cs="Arial"/>
                <w:b/>
                <w:bCs/>
                <w:sz w:val="18"/>
                <w:szCs w:val="18"/>
              </w:rPr>
            </w:pPr>
          </w:p>
        </w:tc>
      </w:tr>
      <w:tr w:rsidR="00E81EF1" w:rsidRPr="00D96DEB" w14:paraId="55C38E76" w14:textId="77777777" w:rsidTr="00D96DEB">
        <w:trPr>
          <w:trHeight w:val="321"/>
        </w:trPr>
        <w:tc>
          <w:tcPr>
            <w:tcW w:w="399" w:type="pct"/>
          </w:tcPr>
          <w:p w14:paraId="133174A7" w14:textId="48816EBB" w:rsidR="00E81EF1" w:rsidRPr="00D96DEB" w:rsidRDefault="005A0736" w:rsidP="00C128E3">
            <w:pPr>
              <w:snapToGrid w:val="0"/>
              <w:spacing w:before="60" w:after="60" w:line="240" w:lineRule="auto"/>
              <w:rPr>
                <w:rFonts w:cs="Arial"/>
                <w:sz w:val="18"/>
                <w:szCs w:val="18"/>
              </w:rPr>
            </w:pPr>
            <w:ins w:id="1724" w:author="Raphael Malyankar" w:date="2022-11-09T22:48:00Z">
              <w:r>
                <w:rPr>
                  <w:rFonts w:cs="Arial"/>
                  <w:sz w:val="18"/>
                  <w:szCs w:val="18"/>
                </w:rPr>
                <w:t>Attribute</w:t>
              </w:r>
            </w:ins>
          </w:p>
        </w:tc>
        <w:tc>
          <w:tcPr>
            <w:tcW w:w="1095" w:type="pct"/>
          </w:tcPr>
          <w:p w14:paraId="6B54E82F" w14:textId="530C1D5B" w:rsidR="00E81EF1" w:rsidRPr="00D96DEB" w:rsidRDefault="00E81EF1" w:rsidP="00C128E3">
            <w:pPr>
              <w:snapToGrid w:val="0"/>
              <w:spacing w:before="60" w:after="60" w:line="240" w:lineRule="auto"/>
              <w:rPr>
                <w:rFonts w:cs="Arial"/>
                <w:sz w:val="18"/>
                <w:szCs w:val="18"/>
              </w:rPr>
            </w:pPr>
            <w:proofErr w:type="spellStart"/>
            <w:r w:rsidRPr="00D96DEB">
              <w:rPr>
                <w:rFonts w:cs="Arial"/>
                <w:sz w:val="18"/>
                <w:szCs w:val="18"/>
              </w:rPr>
              <w:t>productIdentifier</w:t>
            </w:r>
            <w:proofErr w:type="spellEnd"/>
          </w:p>
        </w:tc>
        <w:tc>
          <w:tcPr>
            <w:tcW w:w="1234" w:type="pct"/>
          </w:tcPr>
          <w:p w14:paraId="335C31C9" w14:textId="1F4AC6DB" w:rsidR="00E81EF1" w:rsidRPr="00D96DEB" w:rsidRDefault="007863CD" w:rsidP="00C128E3">
            <w:pPr>
              <w:snapToGrid w:val="0"/>
              <w:spacing w:before="60" w:after="60" w:line="240" w:lineRule="auto"/>
              <w:jc w:val="left"/>
              <w:rPr>
                <w:rFonts w:cs="Arial"/>
                <w:sz w:val="18"/>
                <w:szCs w:val="18"/>
              </w:rPr>
            </w:pPr>
            <w:r w:rsidRPr="00D96DEB">
              <w:rPr>
                <w:rFonts w:cs="Arial"/>
                <w:sz w:val="18"/>
                <w:szCs w:val="18"/>
              </w:rPr>
              <w:t>Machine readable unique identifier of a product type</w:t>
            </w:r>
          </w:p>
        </w:tc>
        <w:tc>
          <w:tcPr>
            <w:tcW w:w="290" w:type="pct"/>
          </w:tcPr>
          <w:p w14:paraId="72EEB645" w14:textId="3F186767" w:rsidR="00E81EF1" w:rsidRPr="00D96DEB" w:rsidRDefault="00304936" w:rsidP="00C128E3">
            <w:pPr>
              <w:snapToGrid w:val="0"/>
              <w:spacing w:before="60" w:after="60" w:line="240" w:lineRule="auto"/>
              <w:jc w:val="center"/>
              <w:rPr>
                <w:rFonts w:cs="Arial"/>
                <w:sz w:val="18"/>
                <w:szCs w:val="18"/>
              </w:rPr>
            </w:pPr>
            <w:r w:rsidRPr="00D96DEB">
              <w:rPr>
                <w:rFonts w:cs="Arial"/>
                <w:sz w:val="18"/>
                <w:szCs w:val="18"/>
              </w:rPr>
              <w:t>1</w:t>
            </w:r>
          </w:p>
        </w:tc>
        <w:tc>
          <w:tcPr>
            <w:tcW w:w="879" w:type="pct"/>
          </w:tcPr>
          <w:p w14:paraId="3AAC0262" w14:textId="77777777" w:rsidR="00C637F9" w:rsidRPr="00D96DEB" w:rsidRDefault="00C637F9" w:rsidP="00C128E3">
            <w:pPr>
              <w:snapToGrid w:val="0"/>
              <w:spacing w:before="60" w:after="60" w:line="240" w:lineRule="auto"/>
              <w:jc w:val="left"/>
              <w:rPr>
                <w:rFonts w:cs="Arial"/>
                <w:sz w:val="18"/>
                <w:szCs w:val="18"/>
              </w:rPr>
            </w:pPr>
            <w:proofErr w:type="spellStart"/>
            <w:r w:rsidRPr="00D96DEB">
              <w:rPr>
                <w:rFonts w:cs="Arial"/>
                <w:sz w:val="18"/>
                <w:szCs w:val="18"/>
              </w:rPr>
              <w:t>CharacterString</w:t>
            </w:r>
            <w:proofErr w:type="spellEnd"/>
          </w:p>
          <w:p w14:paraId="4AD3757E" w14:textId="27C472A3" w:rsidR="00E81EF1" w:rsidRPr="00D96DEB" w:rsidRDefault="00C637F9" w:rsidP="007028DE">
            <w:pPr>
              <w:snapToGrid w:val="0"/>
              <w:spacing w:before="60" w:after="60" w:line="240" w:lineRule="auto"/>
              <w:jc w:val="left"/>
              <w:rPr>
                <w:rFonts w:cs="Arial"/>
                <w:sz w:val="18"/>
                <w:szCs w:val="18"/>
              </w:rPr>
            </w:pPr>
            <w:r w:rsidRPr="00D96DEB">
              <w:rPr>
                <w:rFonts w:cs="Arial"/>
                <w:sz w:val="18"/>
                <w:szCs w:val="18"/>
              </w:rPr>
              <w:t xml:space="preserve">(Restricted to Product ID values from the IHO Product Specification Register, in the IHO Geospatial Information </w:t>
            </w:r>
            <w:r w:rsidR="007028DE" w:rsidRPr="00D96DEB">
              <w:rPr>
                <w:rFonts w:cs="Arial"/>
                <w:sz w:val="18"/>
                <w:szCs w:val="18"/>
              </w:rPr>
              <w:t xml:space="preserve">(GI) </w:t>
            </w:r>
            <w:r w:rsidRPr="00D96DEB">
              <w:rPr>
                <w:rFonts w:cs="Arial"/>
                <w:sz w:val="18"/>
                <w:szCs w:val="18"/>
              </w:rPr>
              <w:t>Registry)</w:t>
            </w:r>
          </w:p>
        </w:tc>
        <w:tc>
          <w:tcPr>
            <w:tcW w:w="1104" w:type="pct"/>
          </w:tcPr>
          <w:p w14:paraId="2D4F4980" w14:textId="6E67DD47" w:rsidR="00E81EF1" w:rsidRPr="00D96DEB" w:rsidRDefault="00B73A79" w:rsidP="00C128E3">
            <w:pPr>
              <w:snapToGrid w:val="0"/>
              <w:spacing w:before="60" w:after="60" w:line="240" w:lineRule="auto"/>
              <w:jc w:val="left"/>
              <w:rPr>
                <w:rFonts w:cs="Arial"/>
                <w:bCs/>
                <w:sz w:val="18"/>
                <w:szCs w:val="18"/>
              </w:rPr>
            </w:pPr>
            <w:r w:rsidRPr="00D96DEB">
              <w:rPr>
                <w:rFonts w:cs="Arial"/>
                <w:bCs/>
                <w:sz w:val="18"/>
                <w:szCs w:val="18"/>
              </w:rPr>
              <w:t>“S-1</w:t>
            </w:r>
            <w:r w:rsidR="00D96DEB" w:rsidRPr="00D96DEB">
              <w:rPr>
                <w:rFonts w:cs="Arial"/>
                <w:bCs/>
                <w:sz w:val="18"/>
                <w:szCs w:val="18"/>
              </w:rPr>
              <w:t>3</w:t>
            </w:r>
            <w:r w:rsidRPr="00D96DEB">
              <w:rPr>
                <w:rFonts w:cs="Arial"/>
                <w:bCs/>
                <w:sz w:val="18"/>
                <w:szCs w:val="18"/>
              </w:rPr>
              <w:t>1” (without quotes)</w:t>
            </w:r>
          </w:p>
        </w:tc>
      </w:tr>
      <w:tr w:rsidR="008A3326" w:rsidRPr="00D96DEB" w14:paraId="2F0E305B" w14:textId="77777777" w:rsidTr="00D96DEB">
        <w:trPr>
          <w:trHeight w:val="321"/>
        </w:trPr>
        <w:tc>
          <w:tcPr>
            <w:tcW w:w="399" w:type="pct"/>
          </w:tcPr>
          <w:p w14:paraId="4635BC35" w14:textId="15BD01AB" w:rsidR="008A3326" w:rsidRPr="00D96DEB" w:rsidRDefault="008A3326" w:rsidP="00C128E3">
            <w:pPr>
              <w:snapToGrid w:val="0"/>
              <w:spacing w:before="60" w:after="60" w:line="240" w:lineRule="auto"/>
              <w:rPr>
                <w:rFonts w:cs="Arial"/>
                <w:sz w:val="18"/>
                <w:szCs w:val="18"/>
              </w:rPr>
            </w:pPr>
            <w:r w:rsidRPr="00D96DEB">
              <w:rPr>
                <w:rFonts w:cs="Arial"/>
                <w:sz w:val="18"/>
                <w:szCs w:val="18"/>
              </w:rPr>
              <w:lastRenderedPageBreak/>
              <w:t>Attribute</w:t>
            </w:r>
          </w:p>
        </w:tc>
        <w:tc>
          <w:tcPr>
            <w:tcW w:w="1095" w:type="pct"/>
          </w:tcPr>
          <w:p w14:paraId="16821898" w14:textId="04C95522" w:rsidR="008A3326" w:rsidRPr="00D96DEB" w:rsidRDefault="008A3326" w:rsidP="00C128E3">
            <w:pPr>
              <w:snapToGrid w:val="0"/>
              <w:spacing w:before="60" w:after="60" w:line="240" w:lineRule="auto"/>
              <w:rPr>
                <w:rFonts w:cs="Arial"/>
                <w:sz w:val="18"/>
                <w:szCs w:val="18"/>
              </w:rPr>
            </w:pPr>
            <w:r w:rsidRPr="00D96DEB">
              <w:rPr>
                <w:rFonts w:cs="Arial"/>
                <w:sz w:val="18"/>
                <w:szCs w:val="18"/>
              </w:rPr>
              <w:t>number</w:t>
            </w:r>
          </w:p>
        </w:tc>
        <w:tc>
          <w:tcPr>
            <w:tcW w:w="1234" w:type="pct"/>
          </w:tcPr>
          <w:p w14:paraId="17F642CF" w14:textId="7E3A6593" w:rsidR="008A3326" w:rsidRPr="00D96DEB" w:rsidRDefault="008A3326" w:rsidP="00C128E3">
            <w:pPr>
              <w:snapToGrid w:val="0"/>
              <w:spacing w:before="60" w:after="60" w:line="240" w:lineRule="auto"/>
              <w:jc w:val="left"/>
              <w:rPr>
                <w:rFonts w:cs="Arial"/>
                <w:sz w:val="18"/>
                <w:szCs w:val="18"/>
              </w:rPr>
            </w:pPr>
            <w:r w:rsidRPr="00D96DEB">
              <w:rPr>
                <w:rFonts w:cs="Arial"/>
                <w:sz w:val="18"/>
                <w:szCs w:val="18"/>
              </w:rPr>
              <w:t xml:space="preserve">The number (registry index) used to lookup the product in the </w:t>
            </w:r>
            <w:r w:rsidR="00E06B9A" w:rsidRPr="00D96DEB">
              <w:rPr>
                <w:rFonts w:cs="Arial"/>
                <w:sz w:val="18"/>
                <w:szCs w:val="18"/>
              </w:rPr>
              <w:t>P</w:t>
            </w:r>
            <w:r w:rsidRPr="00D96DEB">
              <w:rPr>
                <w:rFonts w:cs="Arial"/>
                <w:sz w:val="18"/>
                <w:szCs w:val="18"/>
              </w:rPr>
              <w:t xml:space="preserve">roduct </w:t>
            </w:r>
            <w:r w:rsidR="00E06B9A" w:rsidRPr="00D96DEB">
              <w:rPr>
                <w:rFonts w:cs="Arial"/>
                <w:sz w:val="18"/>
                <w:szCs w:val="18"/>
              </w:rPr>
              <w:t>S</w:t>
            </w:r>
            <w:r w:rsidRPr="00D96DEB">
              <w:rPr>
                <w:rFonts w:cs="Arial"/>
                <w:sz w:val="18"/>
                <w:szCs w:val="18"/>
              </w:rPr>
              <w:t xml:space="preserve">pecification </w:t>
            </w:r>
            <w:r w:rsidR="00E06B9A" w:rsidRPr="00D96DEB">
              <w:rPr>
                <w:rFonts w:cs="Arial"/>
                <w:sz w:val="18"/>
                <w:szCs w:val="18"/>
              </w:rPr>
              <w:t>Register</w:t>
            </w:r>
          </w:p>
        </w:tc>
        <w:tc>
          <w:tcPr>
            <w:tcW w:w="290" w:type="pct"/>
          </w:tcPr>
          <w:p w14:paraId="5D6DAC88" w14:textId="0B2A3664" w:rsidR="008A3326" w:rsidRPr="00D96DEB" w:rsidRDefault="008A3326" w:rsidP="00C128E3">
            <w:pPr>
              <w:snapToGrid w:val="0"/>
              <w:spacing w:before="60" w:after="60" w:line="240" w:lineRule="auto"/>
              <w:jc w:val="center"/>
              <w:rPr>
                <w:rFonts w:cs="Arial"/>
                <w:sz w:val="18"/>
                <w:szCs w:val="18"/>
              </w:rPr>
            </w:pPr>
            <w:r w:rsidRPr="00D96DEB">
              <w:rPr>
                <w:rFonts w:cs="Arial"/>
                <w:sz w:val="18"/>
                <w:szCs w:val="18"/>
              </w:rPr>
              <w:t>1</w:t>
            </w:r>
          </w:p>
        </w:tc>
        <w:tc>
          <w:tcPr>
            <w:tcW w:w="879" w:type="pct"/>
          </w:tcPr>
          <w:p w14:paraId="5380B320" w14:textId="6D75536C" w:rsidR="008A3326" w:rsidRPr="00D96DEB" w:rsidRDefault="008A3326" w:rsidP="00C128E3">
            <w:pPr>
              <w:snapToGrid w:val="0"/>
              <w:spacing w:before="60" w:after="60" w:line="240" w:lineRule="auto"/>
              <w:rPr>
                <w:rFonts w:cs="Arial"/>
                <w:sz w:val="18"/>
                <w:szCs w:val="18"/>
              </w:rPr>
            </w:pPr>
            <w:r w:rsidRPr="00D96DEB">
              <w:rPr>
                <w:rFonts w:cs="Arial"/>
                <w:sz w:val="18"/>
                <w:szCs w:val="18"/>
              </w:rPr>
              <w:t>Integer</w:t>
            </w:r>
          </w:p>
        </w:tc>
        <w:tc>
          <w:tcPr>
            <w:tcW w:w="1104" w:type="pct"/>
          </w:tcPr>
          <w:p w14:paraId="0B64A4AD" w14:textId="366EA24B" w:rsidR="008A3326" w:rsidRPr="00D96DEB" w:rsidRDefault="008A3326" w:rsidP="00C128E3">
            <w:pPr>
              <w:snapToGrid w:val="0"/>
              <w:spacing w:before="60" w:after="60" w:line="240" w:lineRule="auto"/>
              <w:jc w:val="left"/>
              <w:rPr>
                <w:rFonts w:cs="Arial"/>
                <w:bCs/>
                <w:sz w:val="18"/>
                <w:szCs w:val="18"/>
              </w:rPr>
            </w:pPr>
            <w:r w:rsidRPr="00D96DEB">
              <w:rPr>
                <w:rFonts w:cs="Arial"/>
                <w:bCs/>
                <w:sz w:val="18"/>
                <w:szCs w:val="18"/>
              </w:rPr>
              <w:t xml:space="preserve">From the Product Specification Register in the IHO Geospatial Information </w:t>
            </w:r>
            <w:r w:rsidR="007028DE" w:rsidRPr="00D96DEB">
              <w:rPr>
                <w:rFonts w:cs="Arial"/>
                <w:bCs/>
                <w:sz w:val="18"/>
                <w:szCs w:val="18"/>
              </w:rPr>
              <w:t xml:space="preserve">(GI) </w:t>
            </w:r>
            <w:r w:rsidRPr="00D96DEB">
              <w:rPr>
                <w:rFonts w:cs="Arial"/>
                <w:bCs/>
                <w:sz w:val="18"/>
                <w:szCs w:val="18"/>
              </w:rPr>
              <w:t>Registry</w:t>
            </w:r>
          </w:p>
        </w:tc>
      </w:tr>
      <w:tr w:rsidR="009952E2" w:rsidRPr="00D96DEB" w14:paraId="547F200D" w14:textId="77777777" w:rsidTr="00D96DEB">
        <w:trPr>
          <w:trHeight w:val="321"/>
        </w:trPr>
        <w:tc>
          <w:tcPr>
            <w:tcW w:w="399" w:type="pct"/>
          </w:tcPr>
          <w:p w14:paraId="1999B7F8" w14:textId="7C1876CC" w:rsidR="009952E2" w:rsidRPr="00D96DEB" w:rsidRDefault="00BC3507" w:rsidP="00C128E3">
            <w:pPr>
              <w:snapToGrid w:val="0"/>
              <w:spacing w:before="60" w:after="60" w:line="240" w:lineRule="auto"/>
              <w:rPr>
                <w:rFonts w:cs="Arial"/>
                <w:sz w:val="18"/>
                <w:szCs w:val="18"/>
              </w:rPr>
            </w:pPr>
            <w:r w:rsidRPr="00D96DEB">
              <w:rPr>
                <w:rFonts w:cs="Arial"/>
                <w:sz w:val="18"/>
                <w:szCs w:val="18"/>
              </w:rPr>
              <w:t>Attribute</w:t>
            </w:r>
          </w:p>
        </w:tc>
        <w:tc>
          <w:tcPr>
            <w:tcW w:w="1095" w:type="pct"/>
          </w:tcPr>
          <w:p w14:paraId="393364A2" w14:textId="7A860EF1" w:rsidR="009952E2" w:rsidRPr="00D96DEB" w:rsidRDefault="00BC3507" w:rsidP="00C128E3">
            <w:pPr>
              <w:snapToGrid w:val="0"/>
              <w:spacing w:before="60" w:after="60" w:line="240" w:lineRule="auto"/>
              <w:rPr>
                <w:rFonts w:cs="Arial"/>
                <w:sz w:val="18"/>
                <w:szCs w:val="18"/>
              </w:rPr>
            </w:pPr>
            <w:proofErr w:type="spellStart"/>
            <w:r w:rsidRPr="00D96DEB">
              <w:rPr>
                <w:rFonts w:cs="Arial"/>
                <w:sz w:val="18"/>
                <w:szCs w:val="18"/>
              </w:rPr>
              <w:t>compliancyCategory</w:t>
            </w:r>
            <w:proofErr w:type="spellEnd"/>
          </w:p>
        </w:tc>
        <w:tc>
          <w:tcPr>
            <w:tcW w:w="1234" w:type="pct"/>
          </w:tcPr>
          <w:p w14:paraId="03A875E5" w14:textId="5A5870B8" w:rsidR="009952E2" w:rsidRPr="00D96DEB" w:rsidRDefault="009731E5" w:rsidP="00C128E3">
            <w:pPr>
              <w:snapToGrid w:val="0"/>
              <w:spacing w:before="60" w:after="60" w:line="240" w:lineRule="auto"/>
              <w:jc w:val="left"/>
              <w:rPr>
                <w:rFonts w:cs="Arial"/>
                <w:sz w:val="18"/>
                <w:szCs w:val="18"/>
              </w:rPr>
            </w:pPr>
            <w:r w:rsidRPr="00D96DEB">
              <w:rPr>
                <w:rFonts w:cs="Arial"/>
                <w:sz w:val="18"/>
                <w:szCs w:val="18"/>
              </w:rPr>
              <w:t>The level of compliance of the Product Specification to S-100</w:t>
            </w:r>
          </w:p>
        </w:tc>
        <w:tc>
          <w:tcPr>
            <w:tcW w:w="290" w:type="pct"/>
          </w:tcPr>
          <w:p w14:paraId="70BF79E7" w14:textId="4CAD0A91" w:rsidR="009952E2" w:rsidRPr="005A0736" w:rsidRDefault="007F5602" w:rsidP="00C128E3">
            <w:pPr>
              <w:snapToGrid w:val="0"/>
              <w:spacing w:before="60" w:after="60" w:line="240" w:lineRule="auto"/>
              <w:jc w:val="center"/>
              <w:rPr>
                <w:rFonts w:cs="Arial"/>
                <w:b/>
                <w:bCs/>
                <w:sz w:val="18"/>
                <w:szCs w:val="18"/>
                <w:rPrChange w:id="1725" w:author="Raphael Malyankar" w:date="2022-11-09T22:48:00Z">
                  <w:rPr>
                    <w:rFonts w:cs="Arial"/>
                    <w:sz w:val="18"/>
                    <w:szCs w:val="18"/>
                  </w:rPr>
                </w:rPrChange>
              </w:rPr>
            </w:pPr>
            <w:r w:rsidRPr="005A0736">
              <w:rPr>
                <w:rFonts w:cs="Arial"/>
                <w:b/>
                <w:bCs/>
                <w:color w:val="FF0000"/>
                <w:sz w:val="18"/>
                <w:szCs w:val="18"/>
                <w:rPrChange w:id="1726" w:author="Raphael Malyankar" w:date="2022-11-09T22:48:00Z">
                  <w:rPr>
                    <w:rFonts w:cs="Arial"/>
                    <w:sz w:val="18"/>
                    <w:szCs w:val="18"/>
                  </w:rPr>
                </w:rPrChange>
              </w:rPr>
              <w:t>1</w:t>
            </w:r>
          </w:p>
        </w:tc>
        <w:tc>
          <w:tcPr>
            <w:tcW w:w="879" w:type="pct"/>
          </w:tcPr>
          <w:p w14:paraId="7CB47718" w14:textId="21127430" w:rsidR="009952E2" w:rsidRPr="00D96DEB" w:rsidRDefault="00BC6888" w:rsidP="00C128E3">
            <w:pPr>
              <w:snapToGrid w:val="0"/>
              <w:spacing w:before="60" w:after="60" w:line="240" w:lineRule="auto"/>
              <w:rPr>
                <w:rFonts w:cs="Arial"/>
                <w:sz w:val="18"/>
                <w:szCs w:val="18"/>
              </w:rPr>
            </w:pPr>
            <w:r w:rsidRPr="00D96DEB">
              <w:rPr>
                <w:rFonts w:cs="Arial"/>
                <w:sz w:val="18"/>
                <w:szCs w:val="18"/>
              </w:rPr>
              <w:t>S100_CompliancyCategory</w:t>
            </w:r>
          </w:p>
        </w:tc>
        <w:tc>
          <w:tcPr>
            <w:tcW w:w="1104" w:type="pct"/>
          </w:tcPr>
          <w:p w14:paraId="6B46B2C9" w14:textId="77777777" w:rsidR="009952E2" w:rsidRPr="00D96DEB" w:rsidRDefault="00B73A79" w:rsidP="00C128E3">
            <w:pPr>
              <w:snapToGrid w:val="0"/>
              <w:spacing w:before="60" w:after="60" w:line="240" w:lineRule="auto"/>
              <w:jc w:val="left"/>
              <w:rPr>
                <w:rFonts w:cs="Arial"/>
                <w:bCs/>
                <w:sz w:val="18"/>
                <w:szCs w:val="18"/>
              </w:rPr>
            </w:pPr>
            <w:r w:rsidRPr="00D96DEB">
              <w:rPr>
                <w:rFonts w:cs="Arial"/>
                <w:bCs/>
                <w:sz w:val="18"/>
                <w:szCs w:val="18"/>
              </w:rPr>
              <w:t>Needed for S-98 interoperability.</w:t>
            </w:r>
          </w:p>
          <w:p w14:paraId="3249CE61" w14:textId="2F1C0B0B" w:rsidR="00B73A79" w:rsidRPr="00D96DEB" w:rsidRDefault="00B73A79" w:rsidP="00C128E3">
            <w:pPr>
              <w:snapToGrid w:val="0"/>
              <w:spacing w:before="60" w:after="60" w:line="240" w:lineRule="auto"/>
              <w:jc w:val="left"/>
              <w:rPr>
                <w:rFonts w:cs="Arial"/>
                <w:bCs/>
                <w:sz w:val="18"/>
                <w:szCs w:val="18"/>
              </w:rPr>
            </w:pPr>
          </w:p>
        </w:tc>
      </w:tr>
    </w:tbl>
    <w:p w14:paraId="44AFA2FF" w14:textId="77777777" w:rsidR="00E73EDF" w:rsidRDefault="00E73EDF" w:rsidP="001B75EB">
      <w:pPr>
        <w:spacing w:after="0" w:line="240" w:lineRule="auto"/>
      </w:pPr>
    </w:p>
    <w:p w14:paraId="38DE470D" w14:textId="59A4990A" w:rsidR="001B75EB" w:rsidRPr="002455BA" w:rsidRDefault="001B75EB" w:rsidP="001B75EB">
      <w:pPr>
        <w:pStyle w:val="Heading4"/>
        <w:tabs>
          <w:tab w:val="clear" w:pos="940"/>
          <w:tab w:val="clear" w:pos="1140"/>
          <w:tab w:val="clear" w:pos="1360"/>
          <w:tab w:val="left" w:pos="993"/>
        </w:tabs>
        <w:spacing w:before="120" w:after="120" w:line="240" w:lineRule="auto"/>
        <w:ind w:left="993" w:hanging="993"/>
      </w:pPr>
      <w:r w:rsidRPr="002455BA">
        <w:t>S100_</w:t>
      </w:r>
      <w:r>
        <w:t>CompiancyCategory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237"/>
        <w:gridCol w:w="3047"/>
        <w:gridCol w:w="3470"/>
        <w:gridCol w:w="802"/>
        <w:gridCol w:w="5618"/>
      </w:tblGrid>
      <w:tr w:rsidR="00BC3507" w:rsidRPr="002C5733" w14:paraId="21BB022A" w14:textId="77777777" w:rsidTr="002C5733">
        <w:trPr>
          <w:cantSplit/>
        </w:trPr>
        <w:tc>
          <w:tcPr>
            <w:tcW w:w="408" w:type="pct"/>
            <w:shd w:val="clear" w:color="auto" w:fill="D9D9D9" w:themeFill="background1" w:themeFillShade="D9"/>
          </w:tcPr>
          <w:p w14:paraId="5403E557" w14:textId="77777777" w:rsidR="00BC3507" w:rsidRPr="002C5733" w:rsidRDefault="00BC3507" w:rsidP="00C128E3">
            <w:pPr>
              <w:keepNext/>
              <w:keepLines/>
              <w:snapToGrid w:val="0"/>
              <w:spacing w:before="60" w:after="60" w:line="240" w:lineRule="auto"/>
              <w:jc w:val="left"/>
              <w:rPr>
                <w:b/>
                <w:sz w:val="18"/>
                <w:szCs w:val="18"/>
              </w:rPr>
            </w:pPr>
            <w:r w:rsidRPr="002C5733">
              <w:rPr>
                <w:b/>
                <w:sz w:val="18"/>
                <w:szCs w:val="18"/>
              </w:rPr>
              <w:t>Role Name</w:t>
            </w:r>
          </w:p>
        </w:tc>
        <w:tc>
          <w:tcPr>
            <w:tcW w:w="1082" w:type="pct"/>
            <w:shd w:val="clear" w:color="auto" w:fill="D9D9D9" w:themeFill="background1" w:themeFillShade="D9"/>
          </w:tcPr>
          <w:p w14:paraId="34821113" w14:textId="77777777" w:rsidR="00BC3507" w:rsidRPr="002C5733" w:rsidRDefault="00BC3507" w:rsidP="00C128E3">
            <w:pPr>
              <w:keepNext/>
              <w:keepLines/>
              <w:snapToGrid w:val="0"/>
              <w:spacing w:before="60" w:after="60" w:line="240" w:lineRule="auto"/>
              <w:jc w:val="left"/>
              <w:rPr>
                <w:b/>
                <w:sz w:val="18"/>
                <w:szCs w:val="18"/>
              </w:rPr>
            </w:pPr>
            <w:r w:rsidRPr="002C5733">
              <w:rPr>
                <w:b/>
                <w:sz w:val="18"/>
                <w:szCs w:val="18"/>
              </w:rPr>
              <w:t>Name</w:t>
            </w:r>
          </w:p>
        </w:tc>
        <w:tc>
          <w:tcPr>
            <w:tcW w:w="1231" w:type="pct"/>
            <w:shd w:val="clear" w:color="auto" w:fill="D9D9D9" w:themeFill="background1" w:themeFillShade="D9"/>
          </w:tcPr>
          <w:p w14:paraId="7CD5D0E7" w14:textId="77777777" w:rsidR="00BC3507" w:rsidRPr="002C5733" w:rsidRDefault="00BC3507" w:rsidP="00C128E3">
            <w:pPr>
              <w:keepNext/>
              <w:keepLines/>
              <w:snapToGrid w:val="0"/>
              <w:spacing w:before="60" w:after="60" w:line="240" w:lineRule="auto"/>
              <w:jc w:val="left"/>
              <w:rPr>
                <w:b/>
                <w:sz w:val="18"/>
                <w:szCs w:val="18"/>
              </w:rPr>
            </w:pPr>
            <w:r w:rsidRPr="002C5733">
              <w:rPr>
                <w:b/>
                <w:sz w:val="18"/>
                <w:szCs w:val="18"/>
              </w:rPr>
              <w:t>Description</w:t>
            </w:r>
          </w:p>
        </w:tc>
        <w:tc>
          <w:tcPr>
            <w:tcW w:w="290" w:type="pct"/>
            <w:shd w:val="clear" w:color="auto" w:fill="D9D9D9" w:themeFill="background1" w:themeFillShade="D9"/>
          </w:tcPr>
          <w:p w14:paraId="31BC274E" w14:textId="77777777" w:rsidR="00BC3507" w:rsidRPr="002C5733" w:rsidRDefault="00BC3507" w:rsidP="00C128E3">
            <w:pPr>
              <w:keepNext/>
              <w:keepLines/>
              <w:snapToGrid w:val="0"/>
              <w:spacing w:before="60" w:after="60" w:line="240" w:lineRule="auto"/>
              <w:jc w:val="center"/>
              <w:rPr>
                <w:b/>
                <w:sz w:val="18"/>
                <w:szCs w:val="18"/>
              </w:rPr>
            </w:pPr>
            <w:r w:rsidRPr="002C5733">
              <w:rPr>
                <w:b/>
                <w:sz w:val="18"/>
                <w:szCs w:val="18"/>
              </w:rPr>
              <w:t>Code</w:t>
            </w:r>
          </w:p>
        </w:tc>
        <w:tc>
          <w:tcPr>
            <w:tcW w:w="1990" w:type="pct"/>
            <w:shd w:val="clear" w:color="auto" w:fill="D9D9D9" w:themeFill="background1" w:themeFillShade="D9"/>
          </w:tcPr>
          <w:p w14:paraId="1A3C98B4" w14:textId="77777777" w:rsidR="00BC3507" w:rsidRPr="002C5733" w:rsidRDefault="00BC3507" w:rsidP="00C128E3">
            <w:pPr>
              <w:keepNext/>
              <w:keepLines/>
              <w:snapToGrid w:val="0"/>
              <w:spacing w:before="60" w:after="60" w:line="240" w:lineRule="auto"/>
              <w:jc w:val="left"/>
              <w:rPr>
                <w:b/>
                <w:sz w:val="18"/>
                <w:szCs w:val="18"/>
              </w:rPr>
            </w:pPr>
            <w:r w:rsidRPr="002C5733">
              <w:rPr>
                <w:b/>
                <w:sz w:val="18"/>
                <w:szCs w:val="18"/>
              </w:rPr>
              <w:t>Remarks</w:t>
            </w:r>
          </w:p>
        </w:tc>
      </w:tr>
      <w:tr w:rsidR="00BC3507" w:rsidRPr="002C5733" w14:paraId="1D0F3E52" w14:textId="77777777" w:rsidTr="002C5733">
        <w:trPr>
          <w:cantSplit/>
        </w:trPr>
        <w:tc>
          <w:tcPr>
            <w:tcW w:w="408" w:type="pct"/>
          </w:tcPr>
          <w:p w14:paraId="1E4ED7C2" w14:textId="77777777" w:rsidR="00BC3507" w:rsidRPr="002C5733" w:rsidRDefault="00BC3507" w:rsidP="00C128E3">
            <w:pPr>
              <w:snapToGrid w:val="0"/>
              <w:spacing w:before="60" w:after="60" w:line="240" w:lineRule="auto"/>
              <w:jc w:val="left"/>
              <w:rPr>
                <w:sz w:val="18"/>
                <w:szCs w:val="18"/>
              </w:rPr>
            </w:pPr>
            <w:r w:rsidRPr="002C5733">
              <w:rPr>
                <w:sz w:val="18"/>
                <w:szCs w:val="18"/>
              </w:rPr>
              <w:t>Enumeration</w:t>
            </w:r>
          </w:p>
        </w:tc>
        <w:tc>
          <w:tcPr>
            <w:tcW w:w="1082" w:type="pct"/>
          </w:tcPr>
          <w:p w14:paraId="51B7E06D" w14:textId="77777777" w:rsidR="00BC3507" w:rsidRPr="002C5733" w:rsidRDefault="00BC3507" w:rsidP="00C128E3">
            <w:pPr>
              <w:snapToGrid w:val="0"/>
              <w:spacing w:before="60" w:after="60" w:line="240" w:lineRule="auto"/>
              <w:jc w:val="left"/>
              <w:rPr>
                <w:sz w:val="18"/>
                <w:szCs w:val="18"/>
              </w:rPr>
            </w:pPr>
            <w:r w:rsidRPr="002C5733">
              <w:rPr>
                <w:sz w:val="18"/>
                <w:szCs w:val="18"/>
              </w:rPr>
              <w:t>S100_CompliancyCategory</w:t>
            </w:r>
          </w:p>
        </w:tc>
        <w:tc>
          <w:tcPr>
            <w:tcW w:w="1231" w:type="pct"/>
          </w:tcPr>
          <w:p w14:paraId="1629A338" w14:textId="77777777" w:rsidR="00BC3507" w:rsidRPr="002C5733" w:rsidRDefault="00BC3507" w:rsidP="00C128E3">
            <w:pPr>
              <w:snapToGrid w:val="0"/>
              <w:spacing w:before="60" w:after="60" w:line="240" w:lineRule="auto"/>
              <w:jc w:val="left"/>
              <w:rPr>
                <w:sz w:val="18"/>
                <w:szCs w:val="18"/>
              </w:rPr>
            </w:pPr>
          </w:p>
        </w:tc>
        <w:tc>
          <w:tcPr>
            <w:tcW w:w="290" w:type="pct"/>
          </w:tcPr>
          <w:p w14:paraId="56676B37" w14:textId="77777777" w:rsidR="00BC3507" w:rsidRPr="002C5733" w:rsidRDefault="00BC3507" w:rsidP="00C128E3">
            <w:pPr>
              <w:snapToGrid w:val="0"/>
              <w:spacing w:before="60" w:after="60" w:line="240" w:lineRule="auto"/>
              <w:jc w:val="center"/>
              <w:rPr>
                <w:sz w:val="18"/>
                <w:szCs w:val="18"/>
              </w:rPr>
            </w:pPr>
            <w:r w:rsidRPr="002C5733">
              <w:rPr>
                <w:sz w:val="18"/>
                <w:szCs w:val="18"/>
              </w:rPr>
              <w:t>-</w:t>
            </w:r>
          </w:p>
        </w:tc>
        <w:tc>
          <w:tcPr>
            <w:tcW w:w="1990" w:type="pct"/>
          </w:tcPr>
          <w:p w14:paraId="58890EF2" w14:textId="621FAD4A" w:rsidR="00BC3507" w:rsidRPr="005A0736" w:rsidRDefault="002C5733" w:rsidP="00C128E3">
            <w:pPr>
              <w:snapToGrid w:val="0"/>
              <w:spacing w:before="60" w:after="60" w:line="240" w:lineRule="auto"/>
              <w:jc w:val="left"/>
              <w:rPr>
                <w:b/>
                <w:sz w:val="18"/>
                <w:szCs w:val="18"/>
                <w:rPrChange w:id="1727" w:author="Raphael Malyankar" w:date="2022-11-09T22:49:00Z">
                  <w:rPr>
                    <w:sz w:val="18"/>
                    <w:szCs w:val="18"/>
                  </w:rPr>
                </w:rPrChange>
              </w:rPr>
            </w:pPr>
            <w:r w:rsidRPr="005A0736">
              <w:rPr>
                <w:rFonts w:cs="Arial"/>
                <w:b/>
                <w:color w:val="FF0000"/>
                <w:sz w:val="18"/>
                <w:szCs w:val="18"/>
                <w:rPrChange w:id="1728" w:author="Raphael Malyankar" w:date="2022-11-09T22:49:00Z">
                  <w:rPr>
                    <w:rFonts w:cs="Arial"/>
                    <w:bCs/>
                    <w:sz w:val="18"/>
                    <w:szCs w:val="18"/>
                  </w:rPr>
                </w:rPrChange>
              </w:rPr>
              <w:t xml:space="preserve">S-131 uses only </w:t>
            </w:r>
            <w:r w:rsidRPr="005A0736">
              <w:rPr>
                <w:rFonts w:cs="Arial"/>
                <w:b/>
                <w:i/>
                <w:iCs/>
                <w:color w:val="FF0000"/>
                <w:sz w:val="18"/>
                <w:szCs w:val="18"/>
                <w:rPrChange w:id="1729" w:author="Raphael Malyankar" w:date="2022-11-09T22:49:00Z">
                  <w:rPr>
                    <w:rFonts w:cs="Arial"/>
                    <w:bCs/>
                    <w:i/>
                    <w:iCs/>
                    <w:sz w:val="18"/>
                    <w:szCs w:val="18"/>
                  </w:rPr>
                </w:rPrChange>
              </w:rPr>
              <w:t>category4</w:t>
            </w:r>
          </w:p>
        </w:tc>
      </w:tr>
      <w:tr w:rsidR="00BC3507" w:rsidRPr="002C5733" w14:paraId="58FD71FB" w14:textId="77777777" w:rsidTr="002C5733">
        <w:trPr>
          <w:cantSplit/>
        </w:trPr>
        <w:tc>
          <w:tcPr>
            <w:tcW w:w="408" w:type="pct"/>
          </w:tcPr>
          <w:p w14:paraId="1B63CE6E" w14:textId="77777777" w:rsidR="00BC3507" w:rsidRPr="002C5733" w:rsidRDefault="00BC3507" w:rsidP="00C128E3">
            <w:pPr>
              <w:snapToGrid w:val="0"/>
              <w:spacing w:before="60" w:after="60" w:line="240" w:lineRule="auto"/>
              <w:jc w:val="left"/>
              <w:rPr>
                <w:sz w:val="18"/>
                <w:szCs w:val="18"/>
              </w:rPr>
            </w:pPr>
            <w:r w:rsidRPr="002C5733">
              <w:rPr>
                <w:sz w:val="18"/>
                <w:szCs w:val="18"/>
              </w:rPr>
              <w:t>Value</w:t>
            </w:r>
          </w:p>
        </w:tc>
        <w:tc>
          <w:tcPr>
            <w:tcW w:w="1082" w:type="pct"/>
          </w:tcPr>
          <w:p w14:paraId="5EF309DB" w14:textId="77777777" w:rsidR="00BC3507" w:rsidRPr="002C5733" w:rsidRDefault="00BC3507" w:rsidP="00C128E3">
            <w:pPr>
              <w:snapToGrid w:val="0"/>
              <w:spacing w:before="60" w:after="60" w:line="240" w:lineRule="auto"/>
              <w:jc w:val="left"/>
              <w:rPr>
                <w:sz w:val="18"/>
                <w:szCs w:val="18"/>
              </w:rPr>
            </w:pPr>
            <w:r w:rsidRPr="002C5733">
              <w:rPr>
                <w:sz w:val="18"/>
                <w:szCs w:val="18"/>
              </w:rPr>
              <w:t>category4</w:t>
            </w:r>
          </w:p>
        </w:tc>
        <w:tc>
          <w:tcPr>
            <w:tcW w:w="1231" w:type="pct"/>
          </w:tcPr>
          <w:p w14:paraId="2CCE03BB" w14:textId="77777777" w:rsidR="00BC3507" w:rsidRPr="002C5733" w:rsidRDefault="00BC3507" w:rsidP="00C128E3">
            <w:pPr>
              <w:snapToGrid w:val="0"/>
              <w:spacing w:before="60" w:after="60" w:line="240" w:lineRule="auto"/>
              <w:jc w:val="left"/>
              <w:rPr>
                <w:sz w:val="18"/>
                <w:szCs w:val="18"/>
              </w:rPr>
            </w:pPr>
            <w:r w:rsidRPr="002C5733">
              <w:rPr>
                <w:sz w:val="18"/>
                <w:szCs w:val="18"/>
              </w:rPr>
              <w:t>IHO S-100 and IMO harmonized display compliant</w:t>
            </w:r>
          </w:p>
        </w:tc>
        <w:tc>
          <w:tcPr>
            <w:tcW w:w="290" w:type="pct"/>
          </w:tcPr>
          <w:p w14:paraId="7671E95C" w14:textId="77777777" w:rsidR="00BC3507" w:rsidRPr="002C5733" w:rsidRDefault="00BC3507" w:rsidP="00C128E3">
            <w:pPr>
              <w:snapToGrid w:val="0"/>
              <w:spacing w:before="60" w:after="60" w:line="240" w:lineRule="auto"/>
              <w:jc w:val="center"/>
              <w:rPr>
                <w:sz w:val="18"/>
                <w:szCs w:val="18"/>
              </w:rPr>
            </w:pPr>
          </w:p>
        </w:tc>
        <w:tc>
          <w:tcPr>
            <w:tcW w:w="1990" w:type="pct"/>
          </w:tcPr>
          <w:p w14:paraId="0B1252C1" w14:textId="77777777" w:rsidR="00BC3507" w:rsidRPr="002C5733" w:rsidRDefault="00BC3507" w:rsidP="00C128E3">
            <w:pPr>
              <w:snapToGrid w:val="0"/>
              <w:spacing w:before="60" w:after="60" w:line="240" w:lineRule="auto"/>
              <w:jc w:val="left"/>
              <w:rPr>
                <w:sz w:val="18"/>
                <w:szCs w:val="18"/>
              </w:rPr>
            </w:pPr>
          </w:p>
        </w:tc>
      </w:tr>
    </w:tbl>
    <w:p w14:paraId="245CC0ED" w14:textId="77777777" w:rsidR="009952E2" w:rsidRPr="00F7772D" w:rsidRDefault="009952E2" w:rsidP="001B75EB">
      <w:pPr>
        <w:spacing w:after="0" w:line="240" w:lineRule="auto"/>
      </w:pPr>
    </w:p>
    <w:p w14:paraId="178BBF57" w14:textId="5E8BDBD3" w:rsidR="00962982" w:rsidRPr="00F7772D" w:rsidRDefault="00962982" w:rsidP="001B75EB">
      <w:pPr>
        <w:pStyle w:val="Heading4"/>
        <w:tabs>
          <w:tab w:val="clear" w:pos="940"/>
          <w:tab w:val="clear" w:pos="1140"/>
          <w:tab w:val="clear" w:pos="1360"/>
          <w:tab w:val="left" w:pos="993"/>
        </w:tabs>
        <w:spacing w:before="120" w:after="120" w:line="240" w:lineRule="auto"/>
        <w:ind w:left="993" w:hanging="993"/>
      </w:pPr>
      <w:r w:rsidRPr="00F7772D">
        <w:t>S100_ProtectionScheme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7"/>
        <w:gridCol w:w="3075"/>
        <w:gridCol w:w="3500"/>
        <w:gridCol w:w="811"/>
        <w:gridCol w:w="5551"/>
      </w:tblGrid>
      <w:tr w:rsidR="00F7772D" w:rsidRPr="002C5733" w14:paraId="6C41154F" w14:textId="77777777" w:rsidTr="002C5733">
        <w:trPr>
          <w:cantSplit/>
        </w:trPr>
        <w:tc>
          <w:tcPr>
            <w:tcW w:w="411" w:type="pct"/>
            <w:shd w:val="clear" w:color="auto" w:fill="D9D9D9" w:themeFill="background1" w:themeFillShade="D9"/>
            <w:tcMar>
              <w:top w:w="0" w:type="dxa"/>
              <w:bottom w:w="0" w:type="dxa"/>
            </w:tcMar>
            <w:vAlign w:val="center"/>
          </w:tcPr>
          <w:p w14:paraId="67382553" w14:textId="77777777" w:rsidR="00D85821" w:rsidRPr="002C5733" w:rsidRDefault="00D85821" w:rsidP="00C128E3">
            <w:pPr>
              <w:suppressAutoHyphens/>
              <w:snapToGrid w:val="0"/>
              <w:spacing w:before="60" w:after="60" w:line="240" w:lineRule="auto"/>
              <w:rPr>
                <w:b/>
                <w:sz w:val="18"/>
                <w:szCs w:val="18"/>
                <w:lang w:eastAsia="ar-SA"/>
              </w:rPr>
            </w:pPr>
            <w:r w:rsidRPr="002C5733">
              <w:rPr>
                <w:b/>
                <w:sz w:val="18"/>
                <w:szCs w:val="18"/>
                <w:lang w:eastAsia="ar-SA"/>
              </w:rPr>
              <w:t>Role Name</w:t>
            </w:r>
          </w:p>
        </w:tc>
        <w:tc>
          <w:tcPr>
            <w:tcW w:w="1091" w:type="pct"/>
            <w:shd w:val="clear" w:color="auto" w:fill="D9D9D9" w:themeFill="background1" w:themeFillShade="D9"/>
            <w:tcMar>
              <w:top w:w="0" w:type="dxa"/>
              <w:bottom w:w="0" w:type="dxa"/>
            </w:tcMar>
            <w:vAlign w:val="center"/>
          </w:tcPr>
          <w:p w14:paraId="6FFCCE3F" w14:textId="77777777" w:rsidR="00D85821" w:rsidRPr="002C5733" w:rsidRDefault="00D85821" w:rsidP="00C128E3">
            <w:pPr>
              <w:suppressAutoHyphens/>
              <w:snapToGrid w:val="0"/>
              <w:spacing w:before="60" w:after="60" w:line="240" w:lineRule="auto"/>
              <w:rPr>
                <w:b/>
                <w:sz w:val="18"/>
                <w:szCs w:val="18"/>
                <w:lang w:eastAsia="ar-SA"/>
              </w:rPr>
            </w:pPr>
            <w:r w:rsidRPr="002C5733">
              <w:rPr>
                <w:b/>
                <w:sz w:val="18"/>
                <w:szCs w:val="18"/>
                <w:lang w:eastAsia="ar-SA"/>
              </w:rPr>
              <w:t>Name</w:t>
            </w:r>
          </w:p>
        </w:tc>
        <w:tc>
          <w:tcPr>
            <w:tcW w:w="1241" w:type="pct"/>
            <w:shd w:val="clear" w:color="auto" w:fill="D9D9D9" w:themeFill="background1" w:themeFillShade="D9"/>
            <w:tcMar>
              <w:top w:w="0" w:type="dxa"/>
              <w:bottom w:w="0" w:type="dxa"/>
            </w:tcMar>
            <w:vAlign w:val="center"/>
          </w:tcPr>
          <w:p w14:paraId="508132B5" w14:textId="77777777" w:rsidR="00D85821" w:rsidRPr="002C5733" w:rsidRDefault="00D85821" w:rsidP="00C128E3">
            <w:pPr>
              <w:suppressAutoHyphens/>
              <w:snapToGrid w:val="0"/>
              <w:spacing w:before="60" w:after="60" w:line="240" w:lineRule="auto"/>
              <w:rPr>
                <w:b/>
                <w:sz w:val="18"/>
                <w:szCs w:val="18"/>
                <w:lang w:eastAsia="ar-SA"/>
              </w:rPr>
            </w:pPr>
            <w:r w:rsidRPr="002C5733">
              <w:rPr>
                <w:b/>
                <w:sz w:val="18"/>
                <w:szCs w:val="18"/>
                <w:lang w:eastAsia="ar-SA"/>
              </w:rPr>
              <w:t>Description</w:t>
            </w:r>
          </w:p>
        </w:tc>
        <w:tc>
          <w:tcPr>
            <w:tcW w:w="292" w:type="pct"/>
            <w:shd w:val="clear" w:color="auto" w:fill="D9D9D9" w:themeFill="background1" w:themeFillShade="D9"/>
          </w:tcPr>
          <w:p w14:paraId="07833248" w14:textId="77777777" w:rsidR="00D85821" w:rsidRPr="002C5733" w:rsidRDefault="00D85821" w:rsidP="00C128E3">
            <w:pPr>
              <w:suppressAutoHyphens/>
              <w:snapToGrid w:val="0"/>
              <w:spacing w:before="60" w:after="60" w:line="240" w:lineRule="auto"/>
              <w:jc w:val="center"/>
              <w:rPr>
                <w:b/>
                <w:sz w:val="18"/>
                <w:szCs w:val="18"/>
                <w:lang w:eastAsia="ar-SA"/>
              </w:rPr>
            </w:pPr>
            <w:r w:rsidRPr="002C5733">
              <w:rPr>
                <w:b/>
                <w:sz w:val="18"/>
                <w:szCs w:val="18"/>
              </w:rPr>
              <w:t>Code</w:t>
            </w:r>
          </w:p>
        </w:tc>
        <w:tc>
          <w:tcPr>
            <w:tcW w:w="1964" w:type="pct"/>
            <w:shd w:val="clear" w:color="auto" w:fill="D9D9D9" w:themeFill="background1" w:themeFillShade="D9"/>
            <w:tcMar>
              <w:top w:w="0" w:type="dxa"/>
              <w:bottom w:w="0" w:type="dxa"/>
            </w:tcMar>
            <w:vAlign w:val="center"/>
          </w:tcPr>
          <w:p w14:paraId="0163C9CB" w14:textId="77777777" w:rsidR="00D85821" w:rsidRPr="002C5733" w:rsidRDefault="00D85821" w:rsidP="00C128E3">
            <w:pPr>
              <w:suppressAutoHyphens/>
              <w:snapToGrid w:val="0"/>
              <w:spacing w:before="60" w:after="60" w:line="240" w:lineRule="auto"/>
              <w:rPr>
                <w:b/>
                <w:sz w:val="18"/>
                <w:szCs w:val="18"/>
                <w:lang w:eastAsia="ar-SA"/>
              </w:rPr>
            </w:pPr>
            <w:r w:rsidRPr="002C5733">
              <w:rPr>
                <w:b/>
                <w:sz w:val="18"/>
                <w:szCs w:val="18"/>
                <w:lang w:eastAsia="ar-SA"/>
              </w:rPr>
              <w:t>Remarks</w:t>
            </w:r>
          </w:p>
        </w:tc>
      </w:tr>
      <w:tr w:rsidR="00F7772D" w:rsidRPr="002C5733" w14:paraId="0FB0D3E3" w14:textId="77777777" w:rsidTr="002C5733">
        <w:trPr>
          <w:cantSplit/>
        </w:trPr>
        <w:tc>
          <w:tcPr>
            <w:tcW w:w="411" w:type="pct"/>
            <w:tcMar>
              <w:top w:w="0" w:type="dxa"/>
              <w:bottom w:w="0" w:type="dxa"/>
            </w:tcMar>
          </w:tcPr>
          <w:p w14:paraId="17DB6A1E" w14:textId="77777777" w:rsidR="00D85821" w:rsidRPr="002C5733" w:rsidRDefault="00D85821" w:rsidP="00C128E3">
            <w:pPr>
              <w:suppressAutoHyphens/>
              <w:snapToGrid w:val="0"/>
              <w:spacing w:before="60" w:after="60" w:line="240" w:lineRule="auto"/>
              <w:rPr>
                <w:sz w:val="18"/>
                <w:szCs w:val="18"/>
                <w:lang w:eastAsia="ar-SA"/>
              </w:rPr>
            </w:pPr>
            <w:r w:rsidRPr="002C5733">
              <w:rPr>
                <w:sz w:val="18"/>
                <w:szCs w:val="18"/>
              </w:rPr>
              <w:t>Enumeration</w:t>
            </w:r>
          </w:p>
        </w:tc>
        <w:tc>
          <w:tcPr>
            <w:tcW w:w="1091" w:type="pct"/>
            <w:tcMar>
              <w:top w:w="0" w:type="dxa"/>
              <w:bottom w:w="0" w:type="dxa"/>
            </w:tcMar>
          </w:tcPr>
          <w:p w14:paraId="5782CE00" w14:textId="54EFB25D" w:rsidR="00D85821" w:rsidRPr="002C5733" w:rsidRDefault="00D85821" w:rsidP="00C128E3">
            <w:pPr>
              <w:suppressAutoHyphens/>
              <w:snapToGrid w:val="0"/>
              <w:spacing w:before="60" w:after="60" w:line="240" w:lineRule="auto"/>
              <w:rPr>
                <w:sz w:val="18"/>
                <w:szCs w:val="18"/>
                <w:lang w:eastAsia="ar-SA"/>
              </w:rPr>
            </w:pPr>
            <w:r w:rsidRPr="002C5733">
              <w:rPr>
                <w:sz w:val="18"/>
                <w:szCs w:val="18"/>
              </w:rPr>
              <w:t>S100_ProtectionScheme</w:t>
            </w:r>
          </w:p>
        </w:tc>
        <w:tc>
          <w:tcPr>
            <w:tcW w:w="1241" w:type="pct"/>
            <w:tcMar>
              <w:top w:w="0" w:type="dxa"/>
              <w:bottom w:w="0" w:type="dxa"/>
            </w:tcMar>
          </w:tcPr>
          <w:p w14:paraId="5025AC51" w14:textId="667FE2B0" w:rsidR="00D85821" w:rsidRPr="002C5733" w:rsidRDefault="00D85821" w:rsidP="00C128E3">
            <w:pPr>
              <w:suppressAutoHyphens/>
              <w:snapToGrid w:val="0"/>
              <w:spacing w:before="60" w:after="60" w:line="240" w:lineRule="auto"/>
              <w:jc w:val="left"/>
              <w:rPr>
                <w:sz w:val="18"/>
                <w:szCs w:val="18"/>
                <w:lang w:eastAsia="ar-SA"/>
              </w:rPr>
            </w:pPr>
            <w:r w:rsidRPr="002C5733">
              <w:rPr>
                <w:sz w:val="18"/>
                <w:szCs w:val="18"/>
              </w:rPr>
              <w:t>Data protection schemes</w:t>
            </w:r>
          </w:p>
        </w:tc>
        <w:tc>
          <w:tcPr>
            <w:tcW w:w="292" w:type="pct"/>
          </w:tcPr>
          <w:p w14:paraId="505082DB" w14:textId="4D4B0927" w:rsidR="00D85821" w:rsidRPr="002C5733" w:rsidRDefault="00D85821" w:rsidP="00C128E3">
            <w:pPr>
              <w:suppressAutoHyphens/>
              <w:snapToGrid w:val="0"/>
              <w:spacing w:before="60" w:after="60" w:line="240" w:lineRule="auto"/>
              <w:jc w:val="center"/>
              <w:rPr>
                <w:sz w:val="18"/>
                <w:szCs w:val="18"/>
              </w:rPr>
            </w:pPr>
            <w:r w:rsidRPr="002C5733">
              <w:rPr>
                <w:sz w:val="18"/>
                <w:szCs w:val="18"/>
              </w:rPr>
              <w:t>-</w:t>
            </w:r>
          </w:p>
        </w:tc>
        <w:tc>
          <w:tcPr>
            <w:tcW w:w="1964" w:type="pct"/>
            <w:tcMar>
              <w:top w:w="0" w:type="dxa"/>
              <w:bottom w:w="0" w:type="dxa"/>
            </w:tcMar>
          </w:tcPr>
          <w:p w14:paraId="3F7BE945" w14:textId="651150EC" w:rsidR="00D85821" w:rsidRPr="002C5733" w:rsidRDefault="00D85821" w:rsidP="00C128E3">
            <w:pPr>
              <w:suppressAutoHyphens/>
              <w:snapToGrid w:val="0"/>
              <w:spacing w:before="60" w:after="60" w:line="240" w:lineRule="auto"/>
              <w:rPr>
                <w:sz w:val="18"/>
                <w:szCs w:val="18"/>
                <w:lang w:eastAsia="ar-SA"/>
              </w:rPr>
            </w:pPr>
            <w:r w:rsidRPr="002C5733">
              <w:rPr>
                <w:sz w:val="18"/>
                <w:szCs w:val="18"/>
              </w:rPr>
              <w:t>-</w:t>
            </w:r>
          </w:p>
        </w:tc>
      </w:tr>
      <w:tr w:rsidR="00F7772D" w:rsidRPr="002C5733" w14:paraId="66CD1483" w14:textId="77777777" w:rsidTr="002C5733">
        <w:trPr>
          <w:cantSplit/>
        </w:trPr>
        <w:tc>
          <w:tcPr>
            <w:tcW w:w="411" w:type="pct"/>
            <w:tcMar>
              <w:top w:w="0" w:type="dxa"/>
              <w:bottom w:w="0" w:type="dxa"/>
            </w:tcMar>
          </w:tcPr>
          <w:p w14:paraId="0DBD5A73" w14:textId="77777777" w:rsidR="00F7772D" w:rsidRPr="002C5733" w:rsidRDefault="00F7772D" w:rsidP="00C128E3">
            <w:pPr>
              <w:suppressAutoHyphens/>
              <w:snapToGrid w:val="0"/>
              <w:spacing w:before="60" w:after="60" w:line="240" w:lineRule="auto"/>
              <w:rPr>
                <w:sz w:val="18"/>
                <w:szCs w:val="18"/>
                <w:lang w:eastAsia="ar-SA"/>
              </w:rPr>
            </w:pPr>
            <w:r w:rsidRPr="002C5733">
              <w:rPr>
                <w:sz w:val="18"/>
                <w:szCs w:val="18"/>
              </w:rPr>
              <w:t>Value</w:t>
            </w:r>
          </w:p>
        </w:tc>
        <w:tc>
          <w:tcPr>
            <w:tcW w:w="1091" w:type="pct"/>
            <w:tcMar>
              <w:top w:w="0" w:type="dxa"/>
              <w:bottom w:w="0" w:type="dxa"/>
            </w:tcMar>
          </w:tcPr>
          <w:p w14:paraId="34439CFC" w14:textId="492EDFDE" w:rsidR="00F7772D" w:rsidRPr="002C5733" w:rsidRDefault="00F7772D" w:rsidP="00C128E3">
            <w:pPr>
              <w:suppressAutoHyphens/>
              <w:snapToGrid w:val="0"/>
              <w:spacing w:before="60" w:after="60" w:line="240" w:lineRule="auto"/>
              <w:rPr>
                <w:sz w:val="18"/>
                <w:szCs w:val="18"/>
                <w:lang w:eastAsia="ar-SA"/>
              </w:rPr>
            </w:pPr>
            <w:r w:rsidRPr="002C5733">
              <w:rPr>
                <w:sz w:val="18"/>
                <w:szCs w:val="18"/>
              </w:rPr>
              <w:t>S100p15</w:t>
            </w:r>
          </w:p>
        </w:tc>
        <w:tc>
          <w:tcPr>
            <w:tcW w:w="1241" w:type="pct"/>
            <w:tcMar>
              <w:top w:w="0" w:type="dxa"/>
              <w:bottom w:w="0" w:type="dxa"/>
            </w:tcMar>
          </w:tcPr>
          <w:p w14:paraId="20EA33A9" w14:textId="264F2250" w:rsidR="00F7772D" w:rsidRPr="002C5733" w:rsidRDefault="00F7772D" w:rsidP="00C128E3">
            <w:pPr>
              <w:suppressAutoHyphens/>
              <w:snapToGrid w:val="0"/>
              <w:spacing w:before="60" w:after="60" w:line="240" w:lineRule="auto"/>
              <w:jc w:val="left"/>
              <w:rPr>
                <w:sz w:val="18"/>
                <w:szCs w:val="18"/>
                <w:lang w:val="fr-MC" w:eastAsia="ar-SA"/>
              </w:rPr>
            </w:pPr>
            <w:r w:rsidRPr="002C5733">
              <w:rPr>
                <w:sz w:val="18"/>
                <w:szCs w:val="18"/>
              </w:rPr>
              <w:t>IHO S-100 Part 15</w:t>
            </w:r>
          </w:p>
        </w:tc>
        <w:tc>
          <w:tcPr>
            <w:tcW w:w="292" w:type="pct"/>
          </w:tcPr>
          <w:p w14:paraId="53CC9224" w14:textId="63AD4A6A" w:rsidR="00F7772D" w:rsidRPr="002C5733" w:rsidDel="007A5525" w:rsidRDefault="00F7772D" w:rsidP="00C128E3">
            <w:pPr>
              <w:suppressAutoHyphens/>
              <w:snapToGrid w:val="0"/>
              <w:spacing w:before="60" w:after="60" w:line="240" w:lineRule="auto"/>
              <w:jc w:val="center"/>
              <w:rPr>
                <w:sz w:val="18"/>
                <w:szCs w:val="18"/>
              </w:rPr>
            </w:pPr>
            <w:r w:rsidRPr="002C5733">
              <w:rPr>
                <w:sz w:val="18"/>
                <w:szCs w:val="18"/>
              </w:rPr>
              <w:t>-</w:t>
            </w:r>
          </w:p>
        </w:tc>
        <w:tc>
          <w:tcPr>
            <w:tcW w:w="1964" w:type="pct"/>
            <w:tcMar>
              <w:top w:w="0" w:type="dxa"/>
              <w:bottom w:w="0" w:type="dxa"/>
            </w:tcMar>
          </w:tcPr>
          <w:p w14:paraId="683C27BB" w14:textId="7BBF2AB0" w:rsidR="00F7772D" w:rsidRPr="002C5733" w:rsidRDefault="00F7772D" w:rsidP="00C128E3">
            <w:pPr>
              <w:suppressAutoHyphens/>
              <w:snapToGrid w:val="0"/>
              <w:spacing w:before="60" w:after="60" w:line="240" w:lineRule="auto"/>
              <w:rPr>
                <w:sz w:val="18"/>
                <w:szCs w:val="18"/>
                <w:lang w:eastAsia="ar-SA"/>
              </w:rPr>
            </w:pPr>
            <w:r w:rsidRPr="002C5733">
              <w:rPr>
                <w:sz w:val="18"/>
                <w:szCs w:val="18"/>
              </w:rPr>
              <w:t>See S-100 Part 15</w:t>
            </w:r>
          </w:p>
        </w:tc>
      </w:tr>
    </w:tbl>
    <w:p w14:paraId="6CFAC503" w14:textId="77777777" w:rsidR="00565A9C" w:rsidRPr="00F7772D" w:rsidRDefault="00565A9C" w:rsidP="001B75EB">
      <w:pPr>
        <w:spacing w:after="0" w:line="240" w:lineRule="auto"/>
      </w:pPr>
    </w:p>
    <w:p w14:paraId="210CF9C3" w14:textId="53CFD861" w:rsidR="00E73EDF" w:rsidRDefault="00E4720B" w:rsidP="008A2C29">
      <w:pPr>
        <w:pStyle w:val="Heading3"/>
        <w:tabs>
          <w:tab w:val="clear" w:pos="660"/>
          <w:tab w:val="clear" w:pos="880"/>
          <w:tab w:val="left" w:pos="851"/>
        </w:tabs>
        <w:spacing w:before="120" w:after="120" w:line="240" w:lineRule="auto"/>
        <w:ind w:left="851" w:hanging="851"/>
        <w:jc w:val="both"/>
      </w:pPr>
      <w:bookmarkStart w:id="1730" w:name="_Toc439685326"/>
      <w:bookmarkStart w:id="1731" w:name="_Toc120228716"/>
      <w:r w:rsidRPr="002964C5">
        <w:t>S100</w:t>
      </w:r>
      <w:r w:rsidR="007653F1" w:rsidRPr="002964C5">
        <w:t>_SupportFileDiscoveryMetadata</w:t>
      </w:r>
      <w:bookmarkEnd w:id="1730"/>
      <w:bookmarkEnd w:id="173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8" w:type="dxa"/>
          <w:left w:w="58" w:type="dxa"/>
          <w:bottom w:w="58" w:type="dxa"/>
          <w:right w:w="58" w:type="dxa"/>
        </w:tblCellMar>
        <w:tblLook w:val="0000" w:firstRow="0" w:lastRow="0" w:firstColumn="0" w:lastColumn="0" w:noHBand="0" w:noVBand="0"/>
      </w:tblPr>
      <w:tblGrid>
        <w:gridCol w:w="1053"/>
        <w:gridCol w:w="3062"/>
        <w:gridCol w:w="2919"/>
        <w:gridCol w:w="758"/>
        <w:gridCol w:w="2806"/>
        <w:gridCol w:w="3447"/>
      </w:tblGrid>
      <w:tr w:rsidR="00735F23" w:rsidRPr="00EA68F3" w14:paraId="63AD97A6" w14:textId="77777777" w:rsidTr="0062465A">
        <w:trPr>
          <w:cantSplit/>
          <w:trHeight w:val="198"/>
        </w:trPr>
        <w:tc>
          <w:tcPr>
            <w:tcW w:w="375" w:type="pct"/>
            <w:shd w:val="clear" w:color="auto" w:fill="D9D9D9" w:themeFill="background1" w:themeFillShade="D9"/>
          </w:tcPr>
          <w:p w14:paraId="6C403343" w14:textId="77777777" w:rsidR="00735F23" w:rsidRPr="00EA68F3" w:rsidRDefault="00735F23" w:rsidP="00081FF3">
            <w:pPr>
              <w:snapToGrid w:val="0"/>
              <w:spacing w:after="60" w:line="240" w:lineRule="auto"/>
              <w:rPr>
                <w:b/>
                <w:sz w:val="18"/>
                <w:szCs w:val="18"/>
              </w:rPr>
            </w:pPr>
            <w:r w:rsidRPr="00EA68F3">
              <w:rPr>
                <w:b/>
                <w:sz w:val="18"/>
                <w:szCs w:val="18"/>
              </w:rPr>
              <w:t>Role Name</w:t>
            </w:r>
          </w:p>
        </w:tc>
        <w:tc>
          <w:tcPr>
            <w:tcW w:w="1090" w:type="pct"/>
            <w:shd w:val="clear" w:color="auto" w:fill="D9D9D9" w:themeFill="background1" w:themeFillShade="D9"/>
            <w:tcMar>
              <w:left w:w="29" w:type="dxa"/>
              <w:right w:w="29" w:type="dxa"/>
            </w:tcMar>
            <w:vAlign w:val="center"/>
          </w:tcPr>
          <w:p w14:paraId="75FB7ECF" w14:textId="77777777" w:rsidR="00735F23" w:rsidRPr="00EA68F3" w:rsidRDefault="00735F23" w:rsidP="00081FF3">
            <w:pPr>
              <w:snapToGrid w:val="0"/>
              <w:spacing w:after="60" w:line="240" w:lineRule="auto"/>
              <w:rPr>
                <w:b/>
                <w:sz w:val="18"/>
                <w:szCs w:val="18"/>
              </w:rPr>
            </w:pPr>
            <w:r w:rsidRPr="00EA68F3">
              <w:rPr>
                <w:b/>
                <w:sz w:val="18"/>
                <w:szCs w:val="18"/>
              </w:rPr>
              <w:t>Name</w:t>
            </w:r>
          </w:p>
        </w:tc>
        <w:tc>
          <w:tcPr>
            <w:tcW w:w="1039" w:type="pct"/>
            <w:shd w:val="clear" w:color="auto" w:fill="D9D9D9" w:themeFill="background1" w:themeFillShade="D9"/>
            <w:tcMar>
              <w:left w:w="29" w:type="dxa"/>
              <w:right w:w="29" w:type="dxa"/>
            </w:tcMar>
            <w:vAlign w:val="center"/>
          </w:tcPr>
          <w:p w14:paraId="4C3CB393" w14:textId="77777777" w:rsidR="00735F23" w:rsidRPr="00EA68F3" w:rsidRDefault="00735F23" w:rsidP="00081FF3">
            <w:pPr>
              <w:snapToGrid w:val="0"/>
              <w:spacing w:after="60" w:line="240" w:lineRule="auto"/>
              <w:rPr>
                <w:b/>
                <w:sz w:val="18"/>
                <w:szCs w:val="18"/>
              </w:rPr>
            </w:pPr>
            <w:r w:rsidRPr="00EA68F3">
              <w:rPr>
                <w:b/>
                <w:sz w:val="18"/>
                <w:szCs w:val="18"/>
              </w:rPr>
              <w:t>Description</w:t>
            </w:r>
          </w:p>
        </w:tc>
        <w:tc>
          <w:tcPr>
            <w:tcW w:w="270" w:type="pct"/>
            <w:shd w:val="clear" w:color="auto" w:fill="D9D9D9" w:themeFill="background1" w:themeFillShade="D9"/>
            <w:tcMar>
              <w:left w:w="29" w:type="dxa"/>
              <w:right w:w="29" w:type="dxa"/>
            </w:tcMar>
            <w:vAlign w:val="center"/>
          </w:tcPr>
          <w:p w14:paraId="4FC1E94A" w14:textId="77777777" w:rsidR="00735F23" w:rsidRPr="00EA68F3" w:rsidRDefault="00735F23" w:rsidP="00081FF3">
            <w:pPr>
              <w:snapToGrid w:val="0"/>
              <w:spacing w:after="60" w:line="240" w:lineRule="auto"/>
              <w:jc w:val="center"/>
              <w:rPr>
                <w:b/>
                <w:sz w:val="18"/>
                <w:szCs w:val="18"/>
              </w:rPr>
            </w:pPr>
            <w:proofErr w:type="spellStart"/>
            <w:r w:rsidRPr="00EA68F3">
              <w:rPr>
                <w:b/>
                <w:sz w:val="18"/>
                <w:szCs w:val="18"/>
              </w:rPr>
              <w:t>Mult</w:t>
            </w:r>
            <w:proofErr w:type="spellEnd"/>
            <w:r>
              <w:rPr>
                <w:b/>
                <w:sz w:val="18"/>
                <w:szCs w:val="18"/>
              </w:rPr>
              <w:t>.</w:t>
            </w:r>
          </w:p>
        </w:tc>
        <w:tc>
          <w:tcPr>
            <w:tcW w:w="999" w:type="pct"/>
            <w:shd w:val="clear" w:color="auto" w:fill="D9D9D9" w:themeFill="background1" w:themeFillShade="D9"/>
            <w:tcMar>
              <w:left w:w="29" w:type="dxa"/>
              <w:right w:w="29" w:type="dxa"/>
            </w:tcMar>
            <w:vAlign w:val="center"/>
          </w:tcPr>
          <w:p w14:paraId="5D1FA262" w14:textId="77777777" w:rsidR="00735F23" w:rsidRPr="00EA68F3" w:rsidRDefault="00735F23" w:rsidP="00081FF3">
            <w:pPr>
              <w:snapToGrid w:val="0"/>
              <w:spacing w:after="60" w:line="240" w:lineRule="auto"/>
              <w:rPr>
                <w:b/>
                <w:sz w:val="18"/>
                <w:szCs w:val="18"/>
              </w:rPr>
            </w:pPr>
            <w:r w:rsidRPr="00EA68F3">
              <w:rPr>
                <w:b/>
                <w:sz w:val="18"/>
                <w:szCs w:val="18"/>
              </w:rPr>
              <w:t>Type</w:t>
            </w:r>
          </w:p>
        </w:tc>
        <w:tc>
          <w:tcPr>
            <w:tcW w:w="1227" w:type="pct"/>
            <w:shd w:val="clear" w:color="auto" w:fill="D9D9D9" w:themeFill="background1" w:themeFillShade="D9"/>
            <w:tcMar>
              <w:left w:w="29" w:type="dxa"/>
              <w:right w:w="29" w:type="dxa"/>
            </w:tcMar>
            <w:vAlign w:val="center"/>
          </w:tcPr>
          <w:p w14:paraId="21A57606" w14:textId="77777777" w:rsidR="00735F23" w:rsidRPr="00EA68F3" w:rsidRDefault="00735F23" w:rsidP="00081FF3">
            <w:pPr>
              <w:snapToGrid w:val="0"/>
              <w:spacing w:after="60" w:line="240" w:lineRule="auto"/>
              <w:rPr>
                <w:b/>
                <w:sz w:val="18"/>
                <w:szCs w:val="18"/>
              </w:rPr>
            </w:pPr>
            <w:r w:rsidRPr="00EA68F3">
              <w:rPr>
                <w:b/>
                <w:sz w:val="18"/>
                <w:szCs w:val="18"/>
              </w:rPr>
              <w:t>Remarks</w:t>
            </w:r>
          </w:p>
        </w:tc>
      </w:tr>
      <w:tr w:rsidR="00735F23" w:rsidRPr="00EA68F3" w14:paraId="7E3D4459" w14:textId="77777777" w:rsidTr="00081FF3">
        <w:trPr>
          <w:cantSplit/>
          <w:trHeight w:val="218"/>
        </w:trPr>
        <w:tc>
          <w:tcPr>
            <w:tcW w:w="375" w:type="pct"/>
          </w:tcPr>
          <w:p w14:paraId="159FA27C"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Class</w:t>
            </w:r>
          </w:p>
        </w:tc>
        <w:tc>
          <w:tcPr>
            <w:tcW w:w="1090" w:type="pct"/>
            <w:tcMar>
              <w:left w:w="29" w:type="dxa"/>
              <w:right w:w="29" w:type="dxa"/>
            </w:tcMar>
          </w:tcPr>
          <w:p w14:paraId="28292718"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S100_SupportFileDiscoveryMetadata</w:t>
            </w:r>
          </w:p>
        </w:tc>
        <w:tc>
          <w:tcPr>
            <w:tcW w:w="1039" w:type="pct"/>
            <w:tcMar>
              <w:left w:w="29" w:type="dxa"/>
              <w:right w:w="29" w:type="dxa"/>
            </w:tcMar>
          </w:tcPr>
          <w:p w14:paraId="4DCD9876"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Metadata about the individual support files in the Exchange Catalogue</w:t>
            </w:r>
          </w:p>
        </w:tc>
        <w:tc>
          <w:tcPr>
            <w:tcW w:w="270" w:type="pct"/>
            <w:tcMar>
              <w:left w:w="29" w:type="dxa"/>
              <w:right w:w="29" w:type="dxa"/>
            </w:tcMar>
          </w:tcPr>
          <w:p w14:paraId="635ED16A"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w:t>
            </w:r>
          </w:p>
        </w:tc>
        <w:tc>
          <w:tcPr>
            <w:tcW w:w="999" w:type="pct"/>
            <w:tcMar>
              <w:left w:w="29" w:type="dxa"/>
              <w:right w:w="29" w:type="dxa"/>
            </w:tcMar>
          </w:tcPr>
          <w:p w14:paraId="4794B496"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w:t>
            </w:r>
          </w:p>
        </w:tc>
        <w:tc>
          <w:tcPr>
            <w:tcW w:w="1227" w:type="pct"/>
            <w:tcMar>
              <w:left w:w="29" w:type="dxa"/>
              <w:right w:w="29" w:type="dxa"/>
            </w:tcMar>
          </w:tcPr>
          <w:p w14:paraId="2EE0B99B" w14:textId="7C96A207" w:rsidR="00735F23" w:rsidRPr="009D6884" w:rsidRDefault="00735F23" w:rsidP="00081FF3">
            <w:pPr>
              <w:snapToGrid w:val="0"/>
              <w:spacing w:after="60" w:line="240" w:lineRule="auto"/>
              <w:jc w:val="left"/>
              <w:rPr>
                <w:rFonts w:cs="Arial"/>
                <w:sz w:val="18"/>
                <w:szCs w:val="18"/>
              </w:rPr>
            </w:pPr>
          </w:p>
        </w:tc>
      </w:tr>
      <w:tr w:rsidR="00735F23" w:rsidRPr="00EA68F3" w14:paraId="094A3C8F" w14:textId="77777777" w:rsidTr="00081FF3">
        <w:trPr>
          <w:cantSplit/>
          <w:trHeight w:val="198"/>
        </w:trPr>
        <w:tc>
          <w:tcPr>
            <w:tcW w:w="375" w:type="pct"/>
          </w:tcPr>
          <w:p w14:paraId="0F7410C2"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72B390DB"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fileName</w:t>
            </w:r>
            <w:proofErr w:type="spellEnd"/>
          </w:p>
        </w:tc>
        <w:tc>
          <w:tcPr>
            <w:tcW w:w="1039" w:type="pct"/>
            <w:tcMar>
              <w:left w:w="29" w:type="dxa"/>
              <w:right w:w="29" w:type="dxa"/>
            </w:tcMar>
          </w:tcPr>
          <w:p w14:paraId="6DC90C1B"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Name of the support file</w:t>
            </w:r>
          </w:p>
        </w:tc>
        <w:tc>
          <w:tcPr>
            <w:tcW w:w="270" w:type="pct"/>
            <w:tcMar>
              <w:left w:w="29" w:type="dxa"/>
              <w:right w:w="29" w:type="dxa"/>
            </w:tcMar>
          </w:tcPr>
          <w:p w14:paraId="54E24D09"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1</w:t>
            </w:r>
          </w:p>
        </w:tc>
        <w:tc>
          <w:tcPr>
            <w:tcW w:w="999" w:type="pct"/>
            <w:tcMar>
              <w:left w:w="29" w:type="dxa"/>
              <w:right w:w="29" w:type="dxa"/>
            </w:tcMar>
          </w:tcPr>
          <w:p w14:paraId="08B23B66"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URI</w:t>
            </w:r>
          </w:p>
        </w:tc>
        <w:tc>
          <w:tcPr>
            <w:tcW w:w="1227" w:type="pct"/>
            <w:tcMar>
              <w:left w:w="29" w:type="dxa"/>
              <w:right w:w="29" w:type="dxa"/>
            </w:tcMar>
          </w:tcPr>
          <w:p w14:paraId="389D6576" w14:textId="63ED2C65" w:rsidR="00735F23" w:rsidRPr="009D6884" w:rsidRDefault="00735F23" w:rsidP="00081FF3">
            <w:pPr>
              <w:snapToGrid w:val="0"/>
              <w:spacing w:after="60" w:line="240" w:lineRule="auto"/>
              <w:jc w:val="left"/>
              <w:rPr>
                <w:rFonts w:cs="Arial"/>
                <w:sz w:val="18"/>
                <w:szCs w:val="18"/>
              </w:rPr>
            </w:pPr>
            <w:r w:rsidRPr="009D6884">
              <w:rPr>
                <w:rFonts w:cs="Arial"/>
                <w:sz w:val="18"/>
                <w:szCs w:val="18"/>
              </w:rPr>
              <w:t>See</w:t>
            </w:r>
            <w:r>
              <w:rPr>
                <w:rFonts w:cs="Arial"/>
                <w:sz w:val="18"/>
                <w:szCs w:val="18"/>
              </w:rPr>
              <w:t xml:space="preserve"> S-100</w:t>
            </w:r>
            <w:r w:rsidRPr="009D6884">
              <w:rPr>
                <w:rFonts w:cs="Arial"/>
                <w:sz w:val="18"/>
                <w:szCs w:val="18"/>
              </w:rPr>
              <w:t xml:space="preserve"> Part</w:t>
            </w:r>
            <w:r>
              <w:rPr>
                <w:rFonts w:cs="Arial"/>
                <w:sz w:val="18"/>
                <w:szCs w:val="18"/>
              </w:rPr>
              <w:t xml:space="preserve"> </w:t>
            </w:r>
            <w:r w:rsidRPr="009D6884">
              <w:rPr>
                <w:rFonts w:cs="Arial"/>
                <w:sz w:val="18"/>
                <w:szCs w:val="18"/>
              </w:rPr>
              <w:t>1, clause 1-4.6</w:t>
            </w:r>
          </w:p>
        </w:tc>
      </w:tr>
      <w:tr w:rsidR="00735F23" w:rsidRPr="00EA68F3" w14:paraId="62CF64D7" w14:textId="77777777" w:rsidTr="00081FF3">
        <w:trPr>
          <w:cantSplit/>
          <w:trHeight w:val="198"/>
        </w:trPr>
        <w:tc>
          <w:tcPr>
            <w:tcW w:w="375" w:type="pct"/>
          </w:tcPr>
          <w:p w14:paraId="0001E184"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633534D5"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revisionStatus</w:t>
            </w:r>
            <w:proofErr w:type="spellEnd"/>
          </w:p>
        </w:tc>
        <w:tc>
          <w:tcPr>
            <w:tcW w:w="1039" w:type="pct"/>
            <w:tcMar>
              <w:left w:w="29" w:type="dxa"/>
              <w:right w:w="29" w:type="dxa"/>
            </w:tcMar>
          </w:tcPr>
          <w:p w14:paraId="0B38ABD8"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 xml:space="preserve">The purpose for which the support file has been issued </w:t>
            </w:r>
          </w:p>
        </w:tc>
        <w:tc>
          <w:tcPr>
            <w:tcW w:w="270" w:type="pct"/>
            <w:tcMar>
              <w:left w:w="29" w:type="dxa"/>
              <w:right w:w="29" w:type="dxa"/>
            </w:tcMar>
          </w:tcPr>
          <w:p w14:paraId="1825445B"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1</w:t>
            </w:r>
          </w:p>
        </w:tc>
        <w:tc>
          <w:tcPr>
            <w:tcW w:w="999" w:type="pct"/>
            <w:tcMar>
              <w:left w:w="29" w:type="dxa"/>
              <w:right w:w="29" w:type="dxa"/>
            </w:tcMar>
          </w:tcPr>
          <w:p w14:paraId="68BC0417"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S100_SupportFileRevisionStatus</w:t>
            </w:r>
          </w:p>
        </w:tc>
        <w:tc>
          <w:tcPr>
            <w:tcW w:w="1227" w:type="pct"/>
            <w:tcMar>
              <w:left w:w="29" w:type="dxa"/>
              <w:right w:w="29" w:type="dxa"/>
            </w:tcMar>
          </w:tcPr>
          <w:p w14:paraId="0FF5C691"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For example new, replacement, etc</w:t>
            </w:r>
          </w:p>
        </w:tc>
      </w:tr>
      <w:tr w:rsidR="00735F23" w:rsidRPr="00EA68F3" w14:paraId="4802E080" w14:textId="77777777" w:rsidTr="00081FF3">
        <w:trPr>
          <w:cantSplit/>
          <w:trHeight w:val="198"/>
        </w:trPr>
        <w:tc>
          <w:tcPr>
            <w:tcW w:w="375" w:type="pct"/>
          </w:tcPr>
          <w:p w14:paraId="495C86D6"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7DADADCF"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editionNumber</w:t>
            </w:r>
            <w:proofErr w:type="spellEnd"/>
          </w:p>
        </w:tc>
        <w:tc>
          <w:tcPr>
            <w:tcW w:w="1039" w:type="pct"/>
            <w:tcMar>
              <w:left w:w="29" w:type="dxa"/>
              <w:right w:w="29" w:type="dxa"/>
            </w:tcMar>
          </w:tcPr>
          <w:p w14:paraId="0AF1D7E3"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The Edition number of the support file</w:t>
            </w:r>
          </w:p>
        </w:tc>
        <w:tc>
          <w:tcPr>
            <w:tcW w:w="270" w:type="pct"/>
            <w:tcMar>
              <w:left w:w="29" w:type="dxa"/>
              <w:right w:w="29" w:type="dxa"/>
            </w:tcMar>
          </w:tcPr>
          <w:p w14:paraId="7AF3D256"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1</w:t>
            </w:r>
          </w:p>
        </w:tc>
        <w:tc>
          <w:tcPr>
            <w:tcW w:w="999" w:type="pct"/>
            <w:tcMar>
              <w:left w:w="29" w:type="dxa"/>
              <w:right w:w="29" w:type="dxa"/>
            </w:tcMar>
          </w:tcPr>
          <w:p w14:paraId="76D93A41"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Integer</w:t>
            </w:r>
          </w:p>
        </w:tc>
        <w:tc>
          <w:tcPr>
            <w:tcW w:w="1227" w:type="pct"/>
            <w:tcMar>
              <w:left w:w="29" w:type="dxa"/>
              <w:right w:w="29" w:type="dxa"/>
            </w:tcMar>
          </w:tcPr>
          <w:p w14:paraId="069CCA20" w14:textId="0816E192" w:rsidR="00735F23" w:rsidRPr="009D6884" w:rsidRDefault="00735F23" w:rsidP="00081FF3">
            <w:pPr>
              <w:snapToGrid w:val="0"/>
              <w:spacing w:after="60" w:line="240" w:lineRule="auto"/>
              <w:jc w:val="left"/>
              <w:rPr>
                <w:rFonts w:cs="Arial"/>
                <w:sz w:val="18"/>
                <w:szCs w:val="18"/>
              </w:rPr>
            </w:pPr>
          </w:p>
        </w:tc>
      </w:tr>
      <w:tr w:rsidR="00735F23" w:rsidRPr="00EA68F3" w14:paraId="429A1F88" w14:textId="77777777" w:rsidTr="00081FF3">
        <w:trPr>
          <w:cantSplit/>
          <w:trHeight w:val="416"/>
        </w:trPr>
        <w:tc>
          <w:tcPr>
            <w:tcW w:w="375" w:type="pct"/>
          </w:tcPr>
          <w:p w14:paraId="316B7527"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lastRenderedPageBreak/>
              <w:t>Attribute</w:t>
            </w:r>
          </w:p>
        </w:tc>
        <w:tc>
          <w:tcPr>
            <w:tcW w:w="1090" w:type="pct"/>
            <w:tcMar>
              <w:left w:w="29" w:type="dxa"/>
              <w:right w:w="29" w:type="dxa"/>
            </w:tcMar>
          </w:tcPr>
          <w:p w14:paraId="027A2D2B"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issueDate</w:t>
            </w:r>
            <w:proofErr w:type="spellEnd"/>
          </w:p>
        </w:tc>
        <w:tc>
          <w:tcPr>
            <w:tcW w:w="1039" w:type="pct"/>
            <w:tcMar>
              <w:left w:w="29" w:type="dxa"/>
              <w:right w:w="29" w:type="dxa"/>
            </w:tcMar>
          </w:tcPr>
          <w:p w14:paraId="24236F7D"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Date on which the data was made available by the Data Producer</w:t>
            </w:r>
          </w:p>
        </w:tc>
        <w:tc>
          <w:tcPr>
            <w:tcW w:w="270" w:type="pct"/>
            <w:tcMar>
              <w:left w:w="29" w:type="dxa"/>
              <w:right w:w="29" w:type="dxa"/>
            </w:tcMar>
          </w:tcPr>
          <w:p w14:paraId="7E78CFF9"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0..1</w:t>
            </w:r>
          </w:p>
        </w:tc>
        <w:tc>
          <w:tcPr>
            <w:tcW w:w="999" w:type="pct"/>
            <w:tcMar>
              <w:left w:w="29" w:type="dxa"/>
              <w:right w:w="29" w:type="dxa"/>
            </w:tcMar>
          </w:tcPr>
          <w:p w14:paraId="7BCF71D3"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Date</w:t>
            </w:r>
          </w:p>
        </w:tc>
        <w:tc>
          <w:tcPr>
            <w:tcW w:w="1227" w:type="pct"/>
            <w:tcMar>
              <w:left w:w="29" w:type="dxa"/>
              <w:right w:w="29" w:type="dxa"/>
            </w:tcMar>
          </w:tcPr>
          <w:p w14:paraId="604E9AEB" w14:textId="77777777" w:rsidR="00735F23" w:rsidRPr="009D6884" w:rsidRDefault="00735F23" w:rsidP="00081FF3">
            <w:pPr>
              <w:snapToGrid w:val="0"/>
              <w:spacing w:after="60" w:line="240" w:lineRule="auto"/>
              <w:jc w:val="left"/>
              <w:rPr>
                <w:rFonts w:cs="Arial"/>
                <w:sz w:val="18"/>
                <w:szCs w:val="18"/>
              </w:rPr>
            </w:pPr>
            <w:r w:rsidRPr="00C27249">
              <w:rPr>
                <w:rFonts w:cs="Arial"/>
                <w:sz w:val="18"/>
                <w:szCs w:val="18"/>
              </w:rPr>
              <w:t>Date on which the support file was made available by its producer.</w:t>
            </w:r>
          </w:p>
        </w:tc>
      </w:tr>
      <w:tr w:rsidR="00735F23" w:rsidRPr="00EA68F3" w14:paraId="7127E836" w14:textId="77777777" w:rsidTr="00081FF3">
        <w:trPr>
          <w:cantSplit/>
          <w:trHeight w:val="416"/>
        </w:trPr>
        <w:tc>
          <w:tcPr>
            <w:tcW w:w="375" w:type="pct"/>
          </w:tcPr>
          <w:p w14:paraId="2DB88F68"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1C624AF2"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supportFileSpecification</w:t>
            </w:r>
            <w:proofErr w:type="spellEnd"/>
          </w:p>
        </w:tc>
        <w:tc>
          <w:tcPr>
            <w:tcW w:w="1039" w:type="pct"/>
            <w:tcMar>
              <w:left w:w="29" w:type="dxa"/>
              <w:right w:w="29" w:type="dxa"/>
            </w:tcMar>
          </w:tcPr>
          <w:p w14:paraId="01E1E84E"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The specification used to create this file</w:t>
            </w:r>
          </w:p>
        </w:tc>
        <w:tc>
          <w:tcPr>
            <w:tcW w:w="270" w:type="pct"/>
            <w:tcMar>
              <w:left w:w="29" w:type="dxa"/>
              <w:right w:w="29" w:type="dxa"/>
            </w:tcMar>
          </w:tcPr>
          <w:p w14:paraId="5299A943"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0..1</w:t>
            </w:r>
          </w:p>
        </w:tc>
        <w:tc>
          <w:tcPr>
            <w:tcW w:w="999" w:type="pct"/>
            <w:tcMar>
              <w:left w:w="29" w:type="dxa"/>
              <w:right w:w="29" w:type="dxa"/>
            </w:tcMar>
          </w:tcPr>
          <w:p w14:paraId="6BFF60A2"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S100_SupportFileSpecification</w:t>
            </w:r>
          </w:p>
        </w:tc>
        <w:tc>
          <w:tcPr>
            <w:tcW w:w="1227" w:type="pct"/>
            <w:tcMar>
              <w:left w:w="29" w:type="dxa"/>
              <w:right w:w="29" w:type="dxa"/>
            </w:tcMar>
          </w:tcPr>
          <w:p w14:paraId="3F2B09E8" w14:textId="77777777" w:rsidR="00735F23" w:rsidRPr="009D6884" w:rsidRDefault="00735F23" w:rsidP="00081FF3">
            <w:pPr>
              <w:snapToGrid w:val="0"/>
              <w:spacing w:after="60" w:line="240" w:lineRule="auto"/>
              <w:jc w:val="left"/>
              <w:rPr>
                <w:rFonts w:cs="Arial"/>
                <w:sz w:val="18"/>
                <w:szCs w:val="18"/>
              </w:rPr>
            </w:pPr>
            <w:r>
              <w:rPr>
                <w:rFonts w:cs="Arial"/>
                <w:sz w:val="18"/>
                <w:szCs w:val="18"/>
              </w:rPr>
              <w:t>May be omitted for language packs.</w:t>
            </w:r>
          </w:p>
        </w:tc>
      </w:tr>
      <w:tr w:rsidR="00735F23" w:rsidRPr="00EA68F3" w14:paraId="7F5B74EF" w14:textId="77777777" w:rsidTr="00081FF3">
        <w:trPr>
          <w:cantSplit/>
          <w:trHeight w:val="335"/>
        </w:trPr>
        <w:tc>
          <w:tcPr>
            <w:tcW w:w="375" w:type="pct"/>
          </w:tcPr>
          <w:p w14:paraId="23046524"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7AA8E3ED"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dataType</w:t>
            </w:r>
            <w:proofErr w:type="spellEnd"/>
          </w:p>
        </w:tc>
        <w:tc>
          <w:tcPr>
            <w:tcW w:w="1039" w:type="pct"/>
            <w:tcMar>
              <w:left w:w="29" w:type="dxa"/>
              <w:right w:w="29" w:type="dxa"/>
            </w:tcMar>
          </w:tcPr>
          <w:p w14:paraId="3C3CF0BC"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The format of the support file</w:t>
            </w:r>
          </w:p>
        </w:tc>
        <w:tc>
          <w:tcPr>
            <w:tcW w:w="270" w:type="pct"/>
            <w:tcMar>
              <w:left w:w="29" w:type="dxa"/>
              <w:right w:w="29" w:type="dxa"/>
            </w:tcMar>
          </w:tcPr>
          <w:p w14:paraId="08EC3D08"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1</w:t>
            </w:r>
          </w:p>
        </w:tc>
        <w:tc>
          <w:tcPr>
            <w:tcW w:w="999" w:type="pct"/>
            <w:tcMar>
              <w:left w:w="29" w:type="dxa"/>
              <w:right w:w="29" w:type="dxa"/>
            </w:tcMar>
          </w:tcPr>
          <w:p w14:paraId="69EE227D"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S100_SupportFileFormat</w:t>
            </w:r>
          </w:p>
        </w:tc>
        <w:tc>
          <w:tcPr>
            <w:tcW w:w="1227" w:type="pct"/>
            <w:tcMar>
              <w:left w:w="29" w:type="dxa"/>
              <w:right w:w="29" w:type="dxa"/>
            </w:tcMar>
          </w:tcPr>
          <w:p w14:paraId="6FADF34B" w14:textId="77777777" w:rsidR="00735F23" w:rsidRPr="009D6884" w:rsidRDefault="00735F23" w:rsidP="00081FF3">
            <w:pPr>
              <w:snapToGrid w:val="0"/>
              <w:spacing w:after="60" w:line="240" w:lineRule="auto"/>
              <w:jc w:val="left"/>
              <w:rPr>
                <w:rFonts w:cs="Arial"/>
                <w:sz w:val="18"/>
                <w:szCs w:val="18"/>
              </w:rPr>
            </w:pPr>
          </w:p>
        </w:tc>
      </w:tr>
      <w:tr w:rsidR="00735F23" w:rsidRPr="00EA68F3" w14:paraId="5E1F0376" w14:textId="77777777" w:rsidTr="00081FF3">
        <w:trPr>
          <w:cantSplit/>
          <w:trHeight w:val="335"/>
        </w:trPr>
        <w:tc>
          <w:tcPr>
            <w:tcW w:w="375" w:type="pct"/>
          </w:tcPr>
          <w:p w14:paraId="754181B0" w14:textId="17F3DE02" w:rsidR="00735F23" w:rsidRPr="009D6884" w:rsidRDefault="00735F23" w:rsidP="00081FF3">
            <w:pPr>
              <w:snapToGrid w:val="0"/>
              <w:spacing w:after="60" w:line="240" w:lineRule="auto"/>
              <w:jc w:val="left"/>
              <w:rPr>
                <w:rFonts w:cs="Arial"/>
                <w:sz w:val="18"/>
                <w:szCs w:val="18"/>
              </w:rPr>
            </w:pPr>
            <w:r>
              <w:rPr>
                <w:rFonts w:cs="Arial"/>
                <w:sz w:val="18"/>
                <w:szCs w:val="18"/>
              </w:rPr>
              <w:t>Attribute</w:t>
            </w:r>
          </w:p>
        </w:tc>
        <w:tc>
          <w:tcPr>
            <w:tcW w:w="1090" w:type="pct"/>
            <w:tcMar>
              <w:left w:w="29" w:type="dxa"/>
              <w:right w:w="29" w:type="dxa"/>
            </w:tcMar>
          </w:tcPr>
          <w:p w14:paraId="6D1921CA" w14:textId="21A2EBA3" w:rsidR="00735F23" w:rsidRPr="009D6884" w:rsidRDefault="00735F23" w:rsidP="00081FF3">
            <w:pPr>
              <w:snapToGrid w:val="0"/>
              <w:spacing w:after="60" w:line="240" w:lineRule="auto"/>
              <w:jc w:val="left"/>
              <w:rPr>
                <w:rFonts w:cs="Arial"/>
                <w:sz w:val="18"/>
                <w:szCs w:val="18"/>
              </w:rPr>
            </w:pPr>
            <w:proofErr w:type="spellStart"/>
            <w:r>
              <w:rPr>
                <w:rFonts w:cs="Arial"/>
                <w:sz w:val="18"/>
                <w:szCs w:val="18"/>
              </w:rPr>
              <w:t>otherDataTypeDescription</w:t>
            </w:r>
            <w:proofErr w:type="spellEnd"/>
          </w:p>
        </w:tc>
        <w:tc>
          <w:tcPr>
            <w:tcW w:w="1039" w:type="pct"/>
            <w:tcMar>
              <w:left w:w="29" w:type="dxa"/>
              <w:right w:w="29" w:type="dxa"/>
            </w:tcMar>
          </w:tcPr>
          <w:p w14:paraId="78322F1A" w14:textId="6C776B59" w:rsidR="00735F23" w:rsidRPr="009D6884" w:rsidRDefault="00735F23" w:rsidP="00081FF3">
            <w:pPr>
              <w:snapToGrid w:val="0"/>
              <w:spacing w:after="60" w:line="240" w:lineRule="auto"/>
              <w:jc w:val="left"/>
              <w:rPr>
                <w:rFonts w:cs="Arial"/>
                <w:sz w:val="18"/>
                <w:szCs w:val="18"/>
              </w:rPr>
            </w:pPr>
            <w:r w:rsidRPr="00735F23">
              <w:rPr>
                <w:rFonts w:cs="Arial"/>
                <w:sz w:val="18"/>
                <w:szCs w:val="18"/>
              </w:rPr>
              <w:t>Support file format other than those listed</w:t>
            </w:r>
          </w:p>
        </w:tc>
        <w:tc>
          <w:tcPr>
            <w:tcW w:w="270" w:type="pct"/>
            <w:tcMar>
              <w:left w:w="29" w:type="dxa"/>
              <w:right w:w="29" w:type="dxa"/>
            </w:tcMar>
          </w:tcPr>
          <w:p w14:paraId="3845E7DD" w14:textId="37C36B61" w:rsidR="00735F23" w:rsidRPr="009D6884" w:rsidRDefault="00735F23" w:rsidP="00081FF3">
            <w:pPr>
              <w:snapToGrid w:val="0"/>
              <w:spacing w:after="60" w:line="240" w:lineRule="auto"/>
              <w:jc w:val="center"/>
              <w:rPr>
                <w:rFonts w:cs="Arial"/>
                <w:sz w:val="18"/>
                <w:szCs w:val="18"/>
              </w:rPr>
            </w:pPr>
            <w:r>
              <w:rPr>
                <w:rFonts w:cs="Arial"/>
                <w:sz w:val="18"/>
                <w:szCs w:val="18"/>
              </w:rPr>
              <w:t>0..1</w:t>
            </w:r>
          </w:p>
        </w:tc>
        <w:tc>
          <w:tcPr>
            <w:tcW w:w="999" w:type="pct"/>
            <w:tcMar>
              <w:left w:w="29" w:type="dxa"/>
              <w:right w:w="29" w:type="dxa"/>
            </w:tcMar>
          </w:tcPr>
          <w:p w14:paraId="6CDCE705" w14:textId="08A6D258" w:rsidR="00735F23" w:rsidRPr="009D6884" w:rsidRDefault="00735F23" w:rsidP="00081FF3">
            <w:pPr>
              <w:snapToGrid w:val="0"/>
              <w:spacing w:after="60" w:line="240" w:lineRule="auto"/>
              <w:jc w:val="left"/>
              <w:rPr>
                <w:rFonts w:cs="Arial"/>
                <w:sz w:val="18"/>
                <w:szCs w:val="18"/>
              </w:rPr>
            </w:pPr>
            <w:proofErr w:type="spellStart"/>
            <w:r>
              <w:rPr>
                <w:rFonts w:cs="Arial"/>
                <w:sz w:val="18"/>
                <w:szCs w:val="18"/>
              </w:rPr>
              <w:t>CharacterString</w:t>
            </w:r>
            <w:proofErr w:type="spellEnd"/>
          </w:p>
        </w:tc>
        <w:tc>
          <w:tcPr>
            <w:tcW w:w="1227" w:type="pct"/>
            <w:tcMar>
              <w:left w:w="29" w:type="dxa"/>
              <w:right w:w="29" w:type="dxa"/>
            </w:tcMar>
          </w:tcPr>
          <w:p w14:paraId="71978D92" w14:textId="77777777" w:rsidR="00735F23" w:rsidRPr="009D6884" w:rsidRDefault="00735F23" w:rsidP="00081FF3">
            <w:pPr>
              <w:snapToGrid w:val="0"/>
              <w:spacing w:after="60" w:line="240" w:lineRule="auto"/>
              <w:jc w:val="left"/>
              <w:rPr>
                <w:rFonts w:cs="Arial"/>
                <w:sz w:val="18"/>
                <w:szCs w:val="18"/>
              </w:rPr>
            </w:pPr>
          </w:p>
        </w:tc>
      </w:tr>
      <w:tr w:rsidR="00735F23" w:rsidRPr="00EA68F3" w14:paraId="4C2BCF08" w14:textId="77777777" w:rsidTr="00081FF3">
        <w:trPr>
          <w:cantSplit/>
          <w:trHeight w:val="335"/>
        </w:trPr>
        <w:tc>
          <w:tcPr>
            <w:tcW w:w="375" w:type="pct"/>
          </w:tcPr>
          <w:p w14:paraId="72A1FC38"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4B55D2E0"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comment</w:t>
            </w:r>
          </w:p>
        </w:tc>
        <w:tc>
          <w:tcPr>
            <w:tcW w:w="1039" w:type="pct"/>
            <w:tcMar>
              <w:left w:w="29" w:type="dxa"/>
              <w:right w:w="29" w:type="dxa"/>
            </w:tcMar>
          </w:tcPr>
          <w:p w14:paraId="3687AFD2"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Optional comment</w:t>
            </w:r>
          </w:p>
        </w:tc>
        <w:tc>
          <w:tcPr>
            <w:tcW w:w="270" w:type="pct"/>
            <w:tcMar>
              <w:left w:w="29" w:type="dxa"/>
              <w:right w:w="29" w:type="dxa"/>
            </w:tcMar>
          </w:tcPr>
          <w:p w14:paraId="0E70D9F8"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0..1</w:t>
            </w:r>
          </w:p>
        </w:tc>
        <w:tc>
          <w:tcPr>
            <w:tcW w:w="999" w:type="pct"/>
            <w:tcMar>
              <w:left w:w="29" w:type="dxa"/>
              <w:right w:w="29" w:type="dxa"/>
            </w:tcMar>
          </w:tcPr>
          <w:p w14:paraId="1A66A7EF"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CharacterString</w:t>
            </w:r>
            <w:proofErr w:type="spellEnd"/>
          </w:p>
        </w:tc>
        <w:tc>
          <w:tcPr>
            <w:tcW w:w="1227" w:type="pct"/>
            <w:tcMar>
              <w:left w:w="29" w:type="dxa"/>
              <w:right w:w="29" w:type="dxa"/>
            </w:tcMar>
          </w:tcPr>
          <w:p w14:paraId="6F452F13" w14:textId="77777777" w:rsidR="00735F23" w:rsidRPr="009D6884" w:rsidRDefault="00735F23" w:rsidP="00081FF3">
            <w:pPr>
              <w:snapToGrid w:val="0"/>
              <w:spacing w:after="60" w:line="240" w:lineRule="auto"/>
              <w:jc w:val="left"/>
              <w:rPr>
                <w:rFonts w:cs="Arial"/>
                <w:sz w:val="18"/>
                <w:szCs w:val="18"/>
              </w:rPr>
            </w:pPr>
          </w:p>
        </w:tc>
      </w:tr>
      <w:tr w:rsidR="00735F23" w:rsidRPr="00EA68F3" w14:paraId="1D876CC6" w14:textId="77777777" w:rsidTr="00081FF3">
        <w:trPr>
          <w:cantSplit/>
          <w:trHeight w:val="335"/>
        </w:trPr>
        <w:tc>
          <w:tcPr>
            <w:tcW w:w="375" w:type="pct"/>
          </w:tcPr>
          <w:p w14:paraId="47B24BBC"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1E103F5E"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compressionFlag</w:t>
            </w:r>
            <w:proofErr w:type="spellEnd"/>
          </w:p>
        </w:tc>
        <w:tc>
          <w:tcPr>
            <w:tcW w:w="1039" w:type="pct"/>
            <w:tcMar>
              <w:left w:w="29" w:type="dxa"/>
              <w:right w:w="29" w:type="dxa"/>
            </w:tcMar>
          </w:tcPr>
          <w:p w14:paraId="705BCB58"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Indicates if the resource is compressed</w:t>
            </w:r>
          </w:p>
        </w:tc>
        <w:tc>
          <w:tcPr>
            <w:tcW w:w="270" w:type="pct"/>
            <w:tcMar>
              <w:left w:w="29" w:type="dxa"/>
              <w:right w:w="29" w:type="dxa"/>
            </w:tcMar>
          </w:tcPr>
          <w:p w14:paraId="0C94D2C7"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1</w:t>
            </w:r>
          </w:p>
        </w:tc>
        <w:tc>
          <w:tcPr>
            <w:tcW w:w="999" w:type="pct"/>
            <w:tcMar>
              <w:left w:w="29" w:type="dxa"/>
              <w:right w:w="29" w:type="dxa"/>
            </w:tcMar>
          </w:tcPr>
          <w:p w14:paraId="4466CDAC"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Boolean</w:t>
            </w:r>
          </w:p>
        </w:tc>
        <w:tc>
          <w:tcPr>
            <w:tcW w:w="1227" w:type="pct"/>
            <w:tcMar>
              <w:left w:w="29" w:type="dxa"/>
              <w:right w:w="29" w:type="dxa"/>
            </w:tcMar>
          </w:tcPr>
          <w:p w14:paraId="36ED0DDC" w14:textId="77777777" w:rsidR="00735F23" w:rsidRPr="009D6884" w:rsidRDefault="00735F23" w:rsidP="00081FF3">
            <w:pPr>
              <w:snapToGrid w:val="0"/>
              <w:spacing w:before="60" w:after="60"/>
              <w:jc w:val="left"/>
              <w:rPr>
                <w:rFonts w:cs="Arial"/>
                <w:sz w:val="18"/>
                <w:szCs w:val="18"/>
              </w:rPr>
            </w:pPr>
            <w:r>
              <w:rPr>
                <w:rFonts w:cs="Arial"/>
                <w:i/>
                <w:sz w:val="18"/>
                <w:szCs w:val="18"/>
              </w:rPr>
              <w:t>t</w:t>
            </w:r>
            <w:r w:rsidRPr="009D6884">
              <w:rPr>
                <w:rFonts w:cs="Arial"/>
                <w:i/>
                <w:sz w:val="18"/>
                <w:szCs w:val="18"/>
              </w:rPr>
              <w:t>rue</w:t>
            </w:r>
            <w:r w:rsidRPr="009D6884">
              <w:rPr>
                <w:rFonts w:cs="Arial"/>
                <w:sz w:val="18"/>
                <w:szCs w:val="18"/>
              </w:rPr>
              <w:t xml:space="preserve"> indicates a compressed resource</w:t>
            </w:r>
          </w:p>
          <w:p w14:paraId="3F398A9D" w14:textId="77777777" w:rsidR="00735F23" w:rsidRPr="009D6884" w:rsidRDefault="00735F23" w:rsidP="00081FF3">
            <w:pPr>
              <w:snapToGrid w:val="0"/>
              <w:spacing w:after="60" w:line="240" w:lineRule="auto"/>
              <w:jc w:val="left"/>
              <w:rPr>
                <w:rFonts w:cs="Arial"/>
                <w:sz w:val="18"/>
                <w:szCs w:val="18"/>
              </w:rPr>
            </w:pPr>
            <w:r>
              <w:rPr>
                <w:rFonts w:cs="Arial"/>
                <w:i/>
                <w:sz w:val="18"/>
                <w:szCs w:val="18"/>
              </w:rPr>
              <w:t>f</w:t>
            </w:r>
            <w:r w:rsidRPr="009D6884">
              <w:rPr>
                <w:rFonts w:cs="Arial"/>
                <w:i/>
                <w:sz w:val="18"/>
                <w:szCs w:val="18"/>
              </w:rPr>
              <w:t>alse</w:t>
            </w:r>
            <w:r w:rsidRPr="009D6884">
              <w:rPr>
                <w:rFonts w:cs="Arial"/>
                <w:sz w:val="18"/>
                <w:szCs w:val="18"/>
              </w:rPr>
              <w:t xml:space="preserve"> indicates an uncompressed resource</w:t>
            </w:r>
          </w:p>
        </w:tc>
      </w:tr>
      <w:tr w:rsidR="00735F23" w:rsidRPr="00EA68F3" w14:paraId="68D7D8DF" w14:textId="77777777" w:rsidTr="00081FF3">
        <w:trPr>
          <w:cantSplit/>
          <w:trHeight w:val="335"/>
        </w:trPr>
        <w:tc>
          <w:tcPr>
            <w:tcW w:w="375" w:type="pct"/>
          </w:tcPr>
          <w:p w14:paraId="6F64A332"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02D5A902"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digitalSignatureReference</w:t>
            </w:r>
            <w:proofErr w:type="spellEnd"/>
          </w:p>
        </w:tc>
        <w:tc>
          <w:tcPr>
            <w:tcW w:w="1039" w:type="pct"/>
            <w:tcMar>
              <w:left w:w="29" w:type="dxa"/>
              <w:right w:w="29" w:type="dxa"/>
            </w:tcMar>
          </w:tcPr>
          <w:p w14:paraId="59C15E4F"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 xml:space="preserve">Specifies the algorithm used to compute </w:t>
            </w:r>
            <w:proofErr w:type="spellStart"/>
            <w:r w:rsidRPr="009D6884">
              <w:rPr>
                <w:rFonts w:cs="Arial"/>
                <w:sz w:val="18"/>
                <w:szCs w:val="18"/>
              </w:rPr>
              <w:t>digitalSignatureValue</w:t>
            </w:r>
            <w:proofErr w:type="spellEnd"/>
          </w:p>
        </w:tc>
        <w:tc>
          <w:tcPr>
            <w:tcW w:w="270" w:type="pct"/>
            <w:tcMar>
              <w:left w:w="29" w:type="dxa"/>
              <w:right w:w="29" w:type="dxa"/>
            </w:tcMar>
          </w:tcPr>
          <w:p w14:paraId="6A4BD976"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1</w:t>
            </w:r>
          </w:p>
        </w:tc>
        <w:tc>
          <w:tcPr>
            <w:tcW w:w="999" w:type="pct"/>
            <w:tcMar>
              <w:left w:w="29" w:type="dxa"/>
              <w:right w:w="29" w:type="dxa"/>
            </w:tcMar>
          </w:tcPr>
          <w:p w14:paraId="7AE26FC3" w14:textId="77777777" w:rsidR="00735F23" w:rsidRPr="009D6884" w:rsidRDefault="00735F23" w:rsidP="00081FF3">
            <w:pPr>
              <w:snapToGrid w:val="0"/>
              <w:spacing w:before="60" w:after="60"/>
              <w:jc w:val="left"/>
              <w:rPr>
                <w:rFonts w:cs="Arial"/>
                <w:sz w:val="18"/>
                <w:szCs w:val="18"/>
              </w:rPr>
            </w:pPr>
            <w:r w:rsidRPr="009D6884">
              <w:rPr>
                <w:rFonts w:cs="Arial"/>
                <w:sz w:val="18"/>
                <w:szCs w:val="18"/>
              </w:rPr>
              <w:t>S100_DigitalSignatureReference</w:t>
            </w:r>
          </w:p>
          <w:p w14:paraId="5BE67B42"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(see Part 15)</w:t>
            </w:r>
          </w:p>
        </w:tc>
        <w:tc>
          <w:tcPr>
            <w:tcW w:w="1227" w:type="pct"/>
            <w:tcMar>
              <w:left w:w="29" w:type="dxa"/>
              <w:right w:w="29" w:type="dxa"/>
            </w:tcMar>
          </w:tcPr>
          <w:p w14:paraId="341370B7" w14:textId="77777777" w:rsidR="00735F23" w:rsidRPr="009D6884" w:rsidRDefault="00735F23" w:rsidP="00081FF3">
            <w:pPr>
              <w:snapToGrid w:val="0"/>
              <w:spacing w:after="60" w:line="240" w:lineRule="auto"/>
              <w:jc w:val="left"/>
              <w:rPr>
                <w:rFonts w:cs="Arial"/>
                <w:sz w:val="18"/>
                <w:szCs w:val="18"/>
              </w:rPr>
            </w:pPr>
          </w:p>
        </w:tc>
      </w:tr>
      <w:tr w:rsidR="00735F23" w:rsidRPr="00EA68F3" w14:paraId="226B63E1" w14:textId="77777777" w:rsidTr="00081FF3">
        <w:trPr>
          <w:cantSplit/>
          <w:trHeight w:val="335"/>
        </w:trPr>
        <w:tc>
          <w:tcPr>
            <w:tcW w:w="375" w:type="pct"/>
          </w:tcPr>
          <w:p w14:paraId="3BA7CC49"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2F54EE3A"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digitalSignatureValue</w:t>
            </w:r>
            <w:proofErr w:type="spellEnd"/>
          </w:p>
        </w:tc>
        <w:tc>
          <w:tcPr>
            <w:tcW w:w="1039" w:type="pct"/>
            <w:tcMar>
              <w:left w:w="29" w:type="dxa"/>
              <w:right w:w="29" w:type="dxa"/>
            </w:tcMar>
          </w:tcPr>
          <w:p w14:paraId="6843FB83"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Value derived from the digital signature</w:t>
            </w:r>
          </w:p>
        </w:tc>
        <w:tc>
          <w:tcPr>
            <w:tcW w:w="270" w:type="pct"/>
            <w:tcMar>
              <w:left w:w="29" w:type="dxa"/>
              <w:right w:w="29" w:type="dxa"/>
            </w:tcMar>
          </w:tcPr>
          <w:p w14:paraId="1314C5A2"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1..*</w:t>
            </w:r>
          </w:p>
        </w:tc>
        <w:tc>
          <w:tcPr>
            <w:tcW w:w="999" w:type="pct"/>
            <w:tcMar>
              <w:left w:w="29" w:type="dxa"/>
              <w:right w:w="29" w:type="dxa"/>
            </w:tcMar>
          </w:tcPr>
          <w:p w14:paraId="1EEE80B1" w14:textId="77777777" w:rsidR="00735F23" w:rsidRPr="009D6884" w:rsidRDefault="00735F23" w:rsidP="00081FF3">
            <w:pPr>
              <w:snapToGrid w:val="0"/>
              <w:spacing w:before="60" w:after="60"/>
              <w:jc w:val="left"/>
              <w:rPr>
                <w:rFonts w:cs="Arial"/>
                <w:sz w:val="18"/>
                <w:szCs w:val="18"/>
              </w:rPr>
            </w:pPr>
            <w:r w:rsidRPr="009D6884">
              <w:rPr>
                <w:rFonts w:cs="Arial"/>
                <w:sz w:val="18"/>
                <w:szCs w:val="18"/>
              </w:rPr>
              <w:t>S100_DigitalSignatureValue</w:t>
            </w:r>
          </w:p>
          <w:p w14:paraId="3ECBB98D"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(see Part 15)</w:t>
            </w:r>
          </w:p>
        </w:tc>
        <w:tc>
          <w:tcPr>
            <w:tcW w:w="1227" w:type="pct"/>
            <w:tcMar>
              <w:left w:w="29" w:type="dxa"/>
              <w:right w:w="29" w:type="dxa"/>
            </w:tcMar>
          </w:tcPr>
          <w:p w14:paraId="289A395B" w14:textId="77777777" w:rsidR="00735F23" w:rsidRPr="009D6884" w:rsidRDefault="00735F23" w:rsidP="00081FF3">
            <w:pPr>
              <w:snapToGrid w:val="0"/>
              <w:spacing w:before="60" w:after="60"/>
              <w:jc w:val="left"/>
              <w:rPr>
                <w:rFonts w:cs="Arial"/>
                <w:sz w:val="18"/>
                <w:szCs w:val="18"/>
              </w:rPr>
            </w:pPr>
            <w:r w:rsidRPr="009D6884">
              <w:rPr>
                <w:rFonts w:cs="Arial"/>
                <w:sz w:val="18"/>
                <w:szCs w:val="18"/>
              </w:rPr>
              <w:t xml:space="preserve">The value resulting from application of </w:t>
            </w:r>
            <w:proofErr w:type="spellStart"/>
            <w:r w:rsidRPr="009D6884">
              <w:rPr>
                <w:rFonts w:cs="Arial"/>
                <w:sz w:val="18"/>
                <w:szCs w:val="18"/>
              </w:rPr>
              <w:t>digitalSignatureReference</w:t>
            </w:r>
            <w:proofErr w:type="spellEnd"/>
          </w:p>
          <w:p w14:paraId="3F971773"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Implemented as the digital signature format specified in</w:t>
            </w:r>
            <w:r>
              <w:rPr>
                <w:rFonts w:cs="Arial"/>
                <w:sz w:val="18"/>
                <w:szCs w:val="18"/>
              </w:rPr>
              <w:t xml:space="preserve"> S-100</w:t>
            </w:r>
            <w:r w:rsidRPr="009D6884">
              <w:rPr>
                <w:rFonts w:cs="Arial"/>
                <w:sz w:val="18"/>
                <w:szCs w:val="18"/>
              </w:rPr>
              <w:t xml:space="preserve"> Part 15</w:t>
            </w:r>
          </w:p>
        </w:tc>
      </w:tr>
      <w:tr w:rsidR="00735F23" w:rsidRPr="00EA68F3" w14:paraId="592B9E5D" w14:textId="77777777" w:rsidTr="00081FF3">
        <w:trPr>
          <w:cantSplit/>
          <w:trHeight w:val="335"/>
        </w:trPr>
        <w:tc>
          <w:tcPr>
            <w:tcW w:w="375" w:type="pct"/>
          </w:tcPr>
          <w:p w14:paraId="0CE3850F"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0F744D85"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defaultLocale</w:t>
            </w:r>
            <w:proofErr w:type="spellEnd"/>
          </w:p>
        </w:tc>
        <w:tc>
          <w:tcPr>
            <w:tcW w:w="1039" w:type="pct"/>
            <w:tcMar>
              <w:left w:w="29" w:type="dxa"/>
              <w:right w:w="29" w:type="dxa"/>
            </w:tcMar>
          </w:tcPr>
          <w:p w14:paraId="7BCE9C36"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Default language and character set used in the support file</w:t>
            </w:r>
          </w:p>
        </w:tc>
        <w:tc>
          <w:tcPr>
            <w:tcW w:w="270" w:type="pct"/>
            <w:tcMar>
              <w:left w:w="29" w:type="dxa"/>
              <w:right w:w="29" w:type="dxa"/>
            </w:tcMar>
          </w:tcPr>
          <w:p w14:paraId="404BCCF6"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0..1</w:t>
            </w:r>
          </w:p>
        </w:tc>
        <w:tc>
          <w:tcPr>
            <w:tcW w:w="999" w:type="pct"/>
            <w:tcMar>
              <w:left w:w="29" w:type="dxa"/>
              <w:right w:w="29" w:type="dxa"/>
            </w:tcMar>
          </w:tcPr>
          <w:p w14:paraId="3702D142"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PT_Locale</w:t>
            </w:r>
            <w:proofErr w:type="spellEnd"/>
          </w:p>
        </w:tc>
        <w:tc>
          <w:tcPr>
            <w:tcW w:w="1227" w:type="pct"/>
            <w:tcMar>
              <w:left w:w="29" w:type="dxa"/>
              <w:right w:w="29" w:type="dxa"/>
            </w:tcMar>
          </w:tcPr>
          <w:p w14:paraId="0222AD4B" w14:textId="77777777" w:rsidR="00735F23" w:rsidRPr="009D6884" w:rsidRDefault="00735F23" w:rsidP="00081FF3">
            <w:pPr>
              <w:snapToGrid w:val="0"/>
              <w:spacing w:before="60" w:after="60"/>
              <w:jc w:val="left"/>
              <w:rPr>
                <w:rFonts w:cs="Arial"/>
                <w:sz w:val="18"/>
                <w:szCs w:val="18"/>
              </w:rPr>
            </w:pPr>
            <w:r w:rsidRPr="009D6884">
              <w:rPr>
                <w:rFonts w:cs="Arial"/>
                <w:sz w:val="18"/>
                <w:szCs w:val="18"/>
              </w:rPr>
              <w:t xml:space="preserve">In absence of </w:t>
            </w:r>
            <w:proofErr w:type="spellStart"/>
            <w:r w:rsidRPr="009D6884">
              <w:rPr>
                <w:rFonts w:cs="Arial"/>
                <w:sz w:val="18"/>
                <w:szCs w:val="18"/>
              </w:rPr>
              <w:t>defaultLocale</w:t>
            </w:r>
            <w:proofErr w:type="spellEnd"/>
            <w:r w:rsidRPr="009D6884">
              <w:rPr>
                <w:rFonts w:cs="Arial"/>
                <w:sz w:val="18"/>
                <w:szCs w:val="18"/>
              </w:rPr>
              <w:t xml:space="preserve"> the language is English in UTF-8</w:t>
            </w:r>
          </w:p>
          <w:p w14:paraId="075EC155"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 support file is expected to use only one as locale. Additional support files can be created for other locales</w:t>
            </w:r>
            <w:r>
              <w:rPr>
                <w:rFonts w:cs="Arial"/>
                <w:sz w:val="18"/>
                <w:szCs w:val="18"/>
              </w:rPr>
              <w:t>.</w:t>
            </w:r>
          </w:p>
        </w:tc>
      </w:tr>
      <w:tr w:rsidR="00735F23" w:rsidRPr="00EA68F3" w14:paraId="70F7BBCA" w14:textId="77777777" w:rsidTr="00081FF3">
        <w:trPr>
          <w:cantSplit/>
          <w:trHeight w:val="335"/>
        </w:trPr>
        <w:tc>
          <w:tcPr>
            <w:tcW w:w="375" w:type="pct"/>
          </w:tcPr>
          <w:p w14:paraId="7967475D"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0A29B9CB"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supportedResource</w:t>
            </w:r>
            <w:proofErr w:type="spellEnd"/>
          </w:p>
        </w:tc>
        <w:tc>
          <w:tcPr>
            <w:tcW w:w="1039" w:type="pct"/>
            <w:tcMar>
              <w:left w:w="29" w:type="dxa"/>
              <w:right w:w="29" w:type="dxa"/>
            </w:tcMar>
          </w:tcPr>
          <w:p w14:paraId="7DC94FB9"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Identifier of the resource supported by this support file</w:t>
            </w:r>
          </w:p>
        </w:tc>
        <w:tc>
          <w:tcPr>
            <w:tcW w:w="270" w:type="pct"/>
            <w:tcMar>
              <w:left w:w="29" w:type="dxa"/>
              <w:right w:w="29" w:type="dxa"/>
            </w:tcMar>
          </w:tcPr>
          <w:p w14:paraId="2F046824"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0..*</w:t>
            </w:r>
          </w:p>
        </w:tc>
        <w:tc>
          <w:tcPr>
            <w:tcW w:w="999" w:type="pct"/>
            <w:tcMar>
              <w:left w:w="29" w:type="dxa"/>
              <w:right w:w="29" w:type="dxa"/>
            </w:tcMar>
          </w:tcPr>
          <w:p w14:paraId="571BF156"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CharacterString</w:t>
            </w:r>
            <w:proofErr w:type="spellEnd"/>
          </w:p>
        </w:tc>
        <w:tc>
          <w:tcPr>
            <w:tcW w:w="1227" w:type="pct"/>
            <w:tcMar>
              <w:left w:w="29" w:type="dxa"/>
              <w:right w:w="29" w:type="dxa"/>
            </w:tcMar>
          </w:tcPr>
          <w:p w14:paraId="66065C49" w14:textId="77777777" w:rsidR="00735F23" w:rsidRDefault="00735F23" w:rsidP="00081FF3">
            <w:pPr>
              <w:snapToGrid w:val="0"/>
              <w:spacing w:after="60" w:line="240" w:lineRule="auto"/>
              <w:jc w:val="left"/>
              <w:rPr>
                <w:rFonts w:cs="Arial"/>
                <w:sz w:val="18"/>
                <w:szCs w:val="18"/>
              </w:rPr>
            </w:pPr>
            <w:r w:rsidRPr="009D6884">
              <w:rPr>
                <w:rFonts w:cs="Arial"/>
                <w:sz w:val="18"/>
                <w:szCs w:val="18"/>
              </w:rPr>
              <w:t xml:space="preserve">Conventions for identifiers are still to be developed </w:t>
            </w:r>
            <w:r>
              <w:rPr>
                <w:rFonts w:cs="Arial"/>
                <w:sz w:val="18"/>
                <w:szCs w:val="18"/>
              </w:rPr>
              <w:t>in S-100.</w:t>
            </w:r>
          </w:p>
          <w:p w14:paraId="1D0F59E1" w14:textId="6212E2F6" w:rsidR="00735F23" w:rsidRPr="009D6884" w:rsidRDefault="00735F23" w:rsidP="00081FF3">
            <w:pPr>
              <w:snapToGrid w:val="0"/>
              <w:spacing w:after="60" w:line="240" w:lineRule="auto"/>
              <w:jc w:val="left"/>
              <w:rPr>
                <w:rFonts w:cs="Arial"/>
                <w:sz w:val="18"/>
                <w:szCs w:val="18"/>
              </w:rPr>
            </w:pPr>
            <w:r>
              <w:rPr>
                <w:rFonts w:cs="Arial"/>
                <w:sz w:val="18"/>
                <w:szCs w:val="18"/>
              </w:rPr>
              <w:t xml:space="preserve">In the interim, S-131 will use the name of the feature catalogue file or the name of the dataset, as appropriate. </w:t>
            </w:r>
          </w:p>
        </w:tc>
      </w:tr>
      <w:tr w:rsidR="00735F23" w:rsidRPr="00EA68F3" w14:paraId="3DEF272A" w14:textId="77777777" w:rsidTr="00081FF3">
        <w:trPr>
          <w:cantSplit/>
          <w:trHeight w:val="335"/>
        </w:trPr>
        <w:tc>
          <w:tcPr>
            <w:tcW w:w="375" w:type="pct"/>
          </w:tcPr>
          <w:p w14:paraId="6AEC3748"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Attribute</w:t>
            </w:r>
          </w:p>
        </w:tc>
        <w:tc>
          <w:tcPr>
            <w:tcW w:w="1090" w:type="pct"/>
            <w:tcMar>
              <w:left w:w="29" w:type="dxa"/>
              <w:right w:w="29" w:type="dxa"/>
            </w:tcMar>
          </w:tcPr>
          <w:p w14:paraId="0311AB96" w14:textId="77777777" w:rsidR="00735F23" w:rsidRPr="009D6884" w:rsidRDefault="00735F23" w:rsidP="00081FF3">
            <w:pPr>
              <w:snapToGrid w:val="0"/>
              <w:spacing w:after="60" w:line="240" w:lineRule="auto"/>
              <w:jc w:val="left"/>
              <w:rPr>
                <w:rFonts w:cs="Arial"/>
                <w:sz w:val="18"/>
                <w:szCs w:val="18"/>
              </w:rPr>
            </w:pPr>
            <w:proofErr w:type="spellStart"/>
            <w:r w:rsidRPr="009D6884">
              <w:rPr>
                <w:rFonts w:cs="Arial"/>
                <w:sz w:val="18"/>
                <w:szCs w:val="18"/>
              </w:rPr>
              <w:t>resourcePurpose</w:t>
            </w:r>
            <w:proofErr w:type="spellEnd"/>
          </w:p>
        </w:tc>
        <w:tc>
          <w:tcPr>
            <w:tcW w:w="1039" w:type="pct"/>
            <w:tcMar>
              <w:left w:w="29" w:type="dxa"/>
              <w:right w:w="29" w:type="dxa"/>
            </w:tcMar>
          </w:tcPr>
          <w:p w14:paraId="57F058A8"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The purpose of the supporting resource</w:t>
            </w:r>
          </w:p>
        </w:tc>
        <w:tc>
          <w:tcPr>
            <w:tcW w:w="270" w:type="pct"/>
            <w:tcMar>
              <w:left w:w="29" w:type="dxa"/>
              <w:right w:w="29" w:type="dxa"/>
            </w:tcMar>
          </w:tcPr>
          <w:p w14:paraId="3A860398" w14:textId="77777777" w:rsidR="00735F23" w:rsidRPr="009D6884" w:rsidRDefault="00735F23" w:rsidP="00081FF3">
            <w:pPr>
              <w:snapToGrid w:val="0"/>
              <w:spacing w:after="60" w:line="240" w:lineRule="auto"/>
              <w:jc w:val="center"/>
              <w:rPr>
                <w:rFonts w:cs="Arial"/>
                <w:sz w:val="18"/>
                <w:szCs w:val="18"/>
              </w:rPr>
            </w:pPr>
            <w:r w:rsidRPr="009D6884">
              <w:rPr>
                <w:rFonts w:cs="Arial"/>
                <w:sz w:val="18"/>
                <w:szCs w:val="18"/>
              </w:rPr>
              <w:t>0..1</w:t>
            </w:r>
          </w:p>
        </w:tc>
        <w:tc>
          <w:tcPr>
            <w:tcW w:w="999" w:type="pct"/>
            <w:tcMar>
              <w:left w:w="29" w:type="dxa"/>
              <w:right w:w="29" w:type="dxa"/>
            </w:tcMar>
          </w:tcPr>
          <w:p w14:paraId="4244B18A"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S100_ResourcePurpose</w:t>
            </w:r>
          </w:p>
        </w:tc>
        <w:tc>
          <w:tcPr>
            <w:tcW w:w="1227" w:type="pct"/>
            <w:tcMar>
              <w:left w:w="29" w:type="dxa"/>
              <w:right w:w="29" w:type="dxa"/>
            </w:tcMar>
          </w:tcPr>
          <w:p w14:paraId="605BD45F" w14:textId="77777777" w:rsidR="00735F23" w:rsidRPr="009D6884" w:rsidRDefault="00735F23" w:rsidP="00081FF3">
            <w:pPr>
              <w:snapToGrid w:val="0"/>
              <w:spacing w:after="60" w:line="240" w:lineRule="auto"/>
              <w:jc w:val="left"/>
              <w:rPr>
                <w:rFonts w:cs="Arial"/>
                <w:sz w:val="18"/>
                <w:szCs w:val="18"/>
              </w:rPr>
            </w:pPr>
            <w:r w:rsidRPr="009D6884">
              <w:rPr>
                <w:rFonts w:cs="Arial"/>
                <w:sz w:val="18"/>
                <w:szCs w:val="18"/>
              </w:rPr>
              <w:t>Identifies how the supporting resource is used</w:t>
            </w:r>
          </w:p>
        </w:tc>
      </w:tr>
    </w:tbl>
    <w:p w14:paraId="532F3420" w14:textId="77777777" w:rsidR="00E73EDF" w:rsidRPr="00774650" w:rsidRDefault="00E73EDF" w:rsidP="00C128E3">
      <w:pPr>
        <w:spacing w:after="0" w:line="240" w:lineRule="auto"/>
      </w:pPr>
    </w:p>
    <w:p w14:paraId="54EFA03E" w14:textId="1CD6A9B1" w:rsidR="00E73EDF" w:rsidRPr="00774650" w:rsidRDefault="00E4720B" w:rsidP="00E035EC">
      <w:pPr>
        <w:pStyle w:val="Heading4"/>
        <w:keepLines/>
        <w:tabs>
          <w:tab w:val="clear" w:pos="940"/>
          <w:tab w:val="clear" w:pos="1140"/>
          <w:tab w:val="clear" w:pos="1360"/>
          <w:tab w:val="left" w:pos="993"/>
        </w:tabs>
        <w:spacing w:before="120" w:after="120" w:line="240" w:lineRule="auto"/>
        <w:ind w:left="993" w:hanging="993"/>
      </w:pPr>
      <w:r w:rsidRPr="00774650">
        <w:lastRenderedPageBreak/>
        <w:t>S100</w:t>
      </w:r>
      <w:r w:rsidR="007653F1" w:rsidRPr="00774650">
        <w:t>_Support</w:t>
      </w:r>
      <w:r w:rsidR="00190F85" w:rsidRPr="00774650">
        <w:t>File</w:t>
      </w:r>
      <w:r w:rsidR="007653F1" w:rsidRPr="00774650">
        <w:t>Format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7"/>
        <w:gridCol w:w="3013"/>
        <w:gridCol w:w="3431"/>
        <w:gridCol w:w="789"/>
        <w:gridCol w:w="5704"/>
      </w:tblGrid>
      <w:tr w:rsidR="00D85821" w:rsidRPr="00E000F5" w14:paraId="1865EFAF" w14:textId="77777777" w:rsidTr="00E000F5">
        <w:trPr>
          <w:cantSplit/>
        </w:trPr>
        <w:tc>
          <w:tcPr>
            <w:tcW w:w="404" w:type="pct"/>
            <w:shd w:val="clear" w:color="auto" w:fill="D9D9D9" w:themeFill="background1" w:themeFillShade="D9"/>
          </w:tcPr>
          <w:p w14:paraId="07E34497" w14:textId="7777777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b/>
                <w:sz w:val="18"/>
                <w:szCs w:val="18"/>
                <w:lang w:eastAsia="ar-SA"/>
              </w:rPr>
              <w:t>Role Name</w:t>
            </w:r>
          </w:p>
        </w:tc>
        <w:tc>
          <w:tcPr>
            <w:tcW w:w="1071" w:type="pct"/>
            <w:shd w:val="clear" w:color="auto" w:fill="D9D9D9" w:themeFill="background1" w:themeFillShade="D9"/>
          </w:tcPr>
          <w:p w14:paraId="34CB1512" w14:textId="7777777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b/>
                <w:sz w:val="18"/>
                <w:szCs w:val="18"/>
                <w:lang w:eastAsia="ar-SA"/>
              </w:rPr>
              <w:t>Name</w:t>
            </w:r>
          </w:p>
        </w:tc>
        <w:tc>
          <w:tcPr>
            <w:tcW w:w="1218" w:type="pct"/>
            <w:shd w:val="clear" w:color="auto" w:fill="D9D9D9" w:themeFill="background1" w:themeFillShade="D9"/>
          </w:tcPr>
          <w:p w14:paraId="6DF42090" w14:textId="7777777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b/>
                <w:sz w:val="18"/>
                <w:szCs w:val="18"/>
                <w:lang w:eastAsia="ar-SA"/>
              </w:rPr>
              <w:t>Description</w:t>
            </w:r>
          </w:p>
        </w:tc>
        <w:tc>
          <w:tcPr>
            <w:tcW w:w="286" w:type="pct"/>
            <w:shd w:val="clear" w:color="auto" w:fill="D9D9D9" w:themeFill="background1" w:themeFillShade="D9"/>
          </w:tcPr>
          <w:p w14:paraId="49922A06" w14:textId="72389CAD" w:rsidR="00D85821" w:rsidRPr="00E000F5" w:rsidRDefault="00D85821" w:rsidP="00C128E3">
            <w:pPr>
              <w:keepNext/>
              <w:keepLines/>
              <w:suppressAutoHyphens/>
              <w:snapToGrid w:val="0"/>
              <w:spacing w:before="60" w:after="60" w:line="240" w:lineRule="auto"/>
              <w:jc w:val="center"/>
              <w:rPr>
                <w:b/>
                <w:bCs/>
                <w:sz w:val="18"/>
                <w:szCs w:val="18"/>
                <w:lang w:eastAsia="ar-SA"/>
              </w:rPr>
            </w:pPr>
            <w:r w:rsidRPr="00E000F5">
              <w:rPr>
                <w:b/>
                <w:sz w:val="18"/>
                <w:szCs w:val="18"/>
                <w:lang w:eastAsia="ar-SA"/>
              </w:rPr>
              <w:t>Code</w:t>
            </w:r>
          </w:p>
        </w:tc>
        <w:tc>
          <w:tcPr>
            <w:tcW w:w="2020" w:type="pct"/>
            <w:shd w:val="clear" w:color="auto" w:fill="D9D9D9" w:themeFill="background1" w:themeFillShade="D9"/>
          </w:tcPr>
          <w:p w14:paraId="7E6233B0" w14:textId="7777777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b/>
                <w:sz w:val="18"/>
                <w:szCs w:val="18"/>
                <w:lang w:eastAsia="ar-SA"/>
              </w:rPr>
              <w:t>Remarks</w:t>
            </w:r>
          </w:p>
        </w:tc>
      </w:tr>
      <w:tr w:rsidR="00D85821" w:rsidRPr="00E000F5" w14:paraId="0DFC50F4" w14:textId="77777777" w:rsidTr="00E000F5">
        <w:trPr>
          <w:trHeight w:val="263"/>
        </w:trPr>
        <w:tc>
          <w:tcPr>
            <w:tcW w:w="404" w:type="pct"/>
          </w:tcPr>
          <w:p w14:paraId="19A8D316" w14:textId="00DF8D9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sz w:val="18"/>
                <w:szCs w:val="18"/>
                <w:lang w:eastAsia="ar-SA"/>
              </w:rPr>
              <w:t>Enumeration</w:t>
            </w:r>
          </w:p>
        </w:tc>
        <w:tc>
          <w:tcPr>
            <w:tcW w:w="1071" w:type="pct"/>
          </w:tcPr>
          <w:p w14:paraId="7CB6A38B" w14:textId="49A81FB0" w:rsidR="00D85821" w:rsidRPr="00E000F5" w:rsidRDefault="00D85821" w:rsidP="00C128E3">
            <w:pPr>
              <w:keepNext/>
              <w:keepLines/>
              <w:suppressAutoHyphens/>
              <w:snapToGrid w:val="0"/>
              <w:spacing w:before="60" w:after="60" w:line="240" w:lineRule="auto"/>
              <w:rPr>
                <w:b/>
                <w:bCs/>
                <w:sz w:val="18"/>
                <w:szCs w:val="18"/>
                <w:lang w:eastAsia="ar-SA"/>
              </w:rPr>
            </w:pPr>
            <w:r w:rsidRPr="00E000F5">
              <w:rPr>
                <w:sz w:val="18"/>
                <w:szCs w:val="18"/>
                <w:lang w:eastAsia="ar-SA"/>
              </w:rPr>
              <w:t>S100_SupportFileFormat</w:t>
            </w:r>
          </w:p>
        </w:tc>
        <w:tc>
          <w:tcPr>
            <w:tcW w:w="1218" w:type="pct"/>
          </w:tcPr>
          <w:p w14:paraId="05AD0050" w14:textId="1B478D55" w:rsidR="00D85821" w:rsidRPr="00E000F5" w:rsidRDefault="00D85821" w:rsidP="00C128E3">
            <w:pPr>
              <w:keepNext/>
              <w:keepLines/>
              <w:suppressAutoHyphens/>
              <w:snapToGrid w:val="0"/>
              <w:spacing w:before="60" w:after="60" w:line="240" w:lineRule="auto"/>
              <w:rPr>
                <w:b/>
                <w:bCs/>
                <w:sz w:val="18"/>
                <w:szCs w:val="18"/>
                <w:lang w:eastAsia="ar-SA"/>
              </w:rPr>
            </w:pPr>
            <w:r w:rsidRPr="00E000F5">
              <w:rPr>
                <w:sz w:val="18"/>
                <w:szCs w:val="18"/>
                <w:lang w:eastAsia="ar-SA"/>
              </w:rPr>
              <w:t>The format used for the support file</w:t>
            </w:r>
          </w:p>
        </w:tc>
        <w:tc>
          <w:tcPr>
            <w:tcW w:w="286" w:type="pct"/>
          </w:tcPr>
          <w:p w14:paraId="58F1B76E" w14:textId="77777777" w:rsidR="00D85821" w:rsidRPr="00E000F5" w:rsidRDefault="00D85821" w:rsidP="00C128E3">
            <w:pPr>
              <w:keepNext/>
              <w:keepLines/>
              <w:suppressAutoHyphens/>
              <w:snapToGrid w:val="0"/>
              <w:spacing w:before="60" w:after="60" w:line="240" w:lineRule="auto"/>
              <w:jc w:val="center"/>
              <w:rPr>
                <w:b/>
                <w:bCs/>
                <w:sz w:val="18"/>
                <w:szCs w:val="18"/>
                <w:lang w:eastAsia="ar-SA"/>
              </w:rPr>
            </w:pPr>
            <w:r w:rsidRPr="00E000F5">
              <w:rPr>
                <w:sz w:val="18"/>
                <w:szCs w:val="18"/>
                <w:lang w:eastAsia="ar-SA"/>
              </w:rPr>
              <w:t>-</w:t>
            </w:r>
          </w:p>
        </w:tc>
        <w:tc>
          <w:tcPr>
            <w:tcW w:w="2020" w:type="pct"/>
          </w:tcPr>
          <w:p w14:paraId="2532192B" w14:textId="758468CF" w:rsidR="00D85821" w:rsidRPr="005A0736" w:rsidRDefault="00D85821" w:rsidP="00C128E3">
            <w:pPr>
              <w:keepNext/>
              <w:keepLines/>
              <w:suppressAutoHyphens/>
              <w:snapToGrid w:val="0"/>
              <w:spacing w:before="60" w:after="60" w:line="240" w:lineRule="auto"/>
              <w:rPr>
                <w:b/>
                <w:bCs/>
                <w:sz w:val="18"/>
                <w:szCs w:val="18"/>
                <w:lang w:eastAsia="ar-SA"/>
              </w:rPr>
            </w:pPr>
            <w:r w:rsidRPr="005A0736">
              <w:rPr>
                <w:b/>
                <w:bCs/>
                <w:color w:val="FF0000"/>
                <w:sz w:val="18"/>
                <w:szCs w:val="18"/>
                <w:lang w:eastAsia="ar-SA"/>
                <w:rPrChange w:id="1732" w:author="Raphael Malyankar" w:date="2022-11-09T22:49:00Z">
                  <w:rPr>
                    <w:sz w:val="18"/>
                    <w:szCs w:val="18"/>
                    <w:lang w:eastAsia="ar-SA"/>
                  </w:rPr>
                </w:rPrChange>
              </w:rPr>
              <w:t xml:space="preserve">Values listed in S-100 Part </w:t>
            </w:r>
            <w:r w:rsidR="00C16466" w:rsidRPr="005A0736">
              <w:rPr>
                <w:b/>
                <w:bCs/>
                <w:color w:val="FF0000"/>
                <w:sz w:val="18"/>
                <w:szCs w:val="18"/>
                <w:lang w:eastAsia="ar-SA"/>
                <w:rPrChange w:id="1733" w:author="Raphael Malyankar" w:date="2022-11-09T22:49:00Z">
                  <w:rPr>
                    <w:sz w:val="18"/>
                    <w:szCs w:val="18"/>
                    <w:lang w:eastAsia="ar-SA"/>
                  </w:rPr>
                </w:rPrChange>
              </w:rPr>
              <w:t>17</w:t>
            </w:r>
            <w:r w:rsidRPr="005A0736">
              <w:rPr>
                <w:b/>
                <w:bCs/>
                <w:color w:val="FF0000"/>
                <w:sz w:val="18"/>
                <w:szCs w:val="18"/>
                <w:lang w:eastAsia="ar-SA"/>
                <w:rPrChange w:id="1734" w:author="Raphael Malyankar" w:date="2022-11-09T22:49:00Z">
                  <w:rPr>
                    <w:sz w:val="18"/>
                    <w:szCs w:val="18"/>
                    <w:lang w:eastAsia="ar-SA"/>
                  </w:rPr>
                </w:rPrChange>
              </w:rPr>
              <w:t xml:space="preserve"> but not mentioned in this table are not allowed</w:t>
            </w:r>
          </w:p>
        </w:tc>
      </w:tr>
      <w:tr w:rsidR="00D85821" w:rsidRPr="00E000F5" w14:paraId="50BBAE01" w14:textId="77777777" w:rsidTr="00E000F5">
        <w:trPr>
          <w:trHeight w:val="263"/>
        </w:trPr>
        <w:tc>
          <w:tcPr>
            <w:tcW w:w="404" w:type="pct"/>
          </w:tcPr>
          <w:p w14:paraId="23BA5B50" w14:textId="7777777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sz w:val="18"/>
                <w:szCs w:val="18"/>
                <w:lang w:eastAsia="ar-SA"/>
              </w:rPr>
              <w:t>Value</w:t>
            </w:r>
          </w:p>
        </w:tc>
        <w:tc>
          <w:tcPr>
            <w:tcW w:w="1071" w:type="pct"/>
          </w:tcPr>
          <w:p w14:paraId="3F4DC828" w14:textId="7777777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sz w:val="18"/>
                <w:szCs w:val="18"/>
                <w:lang w:eastAsia="ar-SA"/>
              </w:rPr>
              <w:t>ASCII</w:t>
            </w:r>
          </w:p>
        </w:tc>
        <w:tc>
          <w:tcPr>
            <w:tcW w:w="1218" w:type="pct"/>
          </w:tcPr>
          <w:p w14:paraId="260473EF" w14:textId="24C9478D" w:rsidR="00D85821" w:rsidRPr="00E000F5" w:rsidRDefault="00C65466" w:rsidP="00C128E3">
            <w:pPr>
              <w:keepNext/>
              <w:keepLines/>
              <w:suppressAutoHyphens/>
              <w:snapToGrid w:val="0"/>
              <w:spacing w:before="60" w:after="60" w:line="240" w:lineRule="auto"/>
              <w:rPr>
                <w:b/>
                <w:bCs/>
                <w:sz w:val="18"/>
                <w:szCs w:val="18"/>
                <w:lang w:eastAsia="ar-SA"/>
              </w:rPr>
            </w:pPr>
            <w:r w:rsidRPr="00E000F5">
              <w:rPr>
                <w:sz w:val="18"/>
                <w:szCs w:val="18"/>
              </w:rPr>
              <w:t>UTF-8 text excluding control codes</w:t>
            </w:r>
          </w:p>
        </w:tc>
        <w:tc>
          <w:tcPr>
            <w:tcW w:w="286" w:type="pct"/>
          </w:tcPr>
          <w:p w14:paraId="13E063A8" w14:textId="44A1DA4E" w:rsidR="00D85821" w:rsidRPr="00E000F5" w:rsidRDefault="00C16466" w:rsidP="00C128E3">
            <w:pPr>
              <w:keepNext/>
              <w:keepLines/>
              <w:suppressAutoHyphens/>
              <w:snapToGrid w:val="0"/>
              <w:spacing w:before="60" w:after="60" w:line="240" w:lineRule="auto"/>
              <w:jc w:val="center"/>
              <w:rPr>
                <w:bCs/>
                <w:sz w:val="18"/>
                <w:szCs w:val="18"/>
                <w:lang w:eastAsia="ar-SA"/>
              </w:rPr>
            </w:pPr>
            <w:r w:rsidRPr="00E000F5">
              <w:rPr>
                <w:bCs/>
                <w:sz w:val="18"/>
                <w:szCs w:val="18"/>
                <w:lang w:eastAsia="ar-SA"/>
              </w:rPr>
              <w:t>1</w:t>
            </w:r>
          </w:p>
        </w:tc>
        <w:tc>
          <w:tcPr>
            <w:tcW w:w="2020" w:type="pct"/>
          </w:tcPr>
          <w:p w14:paraId="375EF3CC" w14:textId="77777777" w:rsidR="00D85821" w:rsidRPr="00E000F5" w:rsidRDefault="00D85821" w:rsidP="00C128E3">
            <w:pPr>
              <w:keepNext/>
              <w:keepLines/>
              <w:suppressAutoHyphens/>
              <w:snapToGrid w:val="0"/>
              <w:spacing w:before="60" w:after="60" w:line="240" w:lineRule="auto"/>
              <w:rPr>
                <w:b/>
                <w:bCs/>
                <w:sz w:val="18"/>
                <w:szCs w:val="18"/>
                <w:lang w:eastAsia="ar-SA"/>
              </w:rPr>
            </w:pPr>
            <w:r w:rsidRPr="00E000F5">
              <w:rPr>
                <w:sz w:val="18"/>
                <w:szCs w:val="18"/>
                <w:lang w:eastAsia="ar-SA"/>
              </w:rPr>
              <w:t>Text</w:t>
            </w:r>
          </w:p>
        </w:tc>
      </w:tr>
      <w:tr w:rsidR="00D85821" w:rsidRPr="00E000F5" w14:paraId="70044369" w14:textId="77777777" w:rsidTr="00E000F5">
        <w:trPr>
          <w:trHeight w:val="263"/>
        </w:trPr>
        <w:tc>
          <w:tcPr>
            <w:tcW w:w="404" w:type="pct"/>
          </w:tcPr>
          <w:p w14:paraId="4B0F2E7C" w14:textId="77777777" w:rsidR="00D85821" w:rsidRPr="00E000F5" w:rsidRDefault="00D85821" w:rsidP="00C128E3">
            <w:pPr>
              <w:suppressAutoHyphens/>
              <w:snapToGrid w:val="0"/>
              <w:spacing w:before="60" w:after="60" w:line="240" w:lineRule="auto"/>
              <w:rPr>
                <w:b/>
                <w:bCs/>
                <w:sz w:val="18"/>
                <w:szCs w:val="18"/>
                <w:lang w:eastAsia="ar-SA"/>
              </w:rPr>
            </w:pPr>
            <w:r w:rsidRPr="00E000F5">
              <w:rPr>
                <w:sz w:val="18"/>
                <w:szCs w:val="18"/>
                <w:lang w:eastAsia="ar-SA"/>
              </w:rPr>
              <w:t>Value</w:t>
            </w:r>
          </w:p>
        </w:tc>
        <w:tc>
          <w:tcPr>
            <w:tcW w:w="1071" w:type="pct"/>
          </w:tcPr>
          <w:p w14:paraId="207727E3" w14:textId="77777777" w:rsidR="00D85821" w:rsidRPr="00E000F5" w:rsidRDefault="00D85821" w:rsidP="00C128E3">
            <w:pPr>
              <w:suppressAutoHyphens/>
              <w:snapToGrid w:val="0"/>
              <w:spacing w:before="60" w:after="60" w:line="240" w:lineRule="auto"/>
              <w:rPr>
                <w:b/>
                <w:bCs/>
                <w:sz w:val="18"/>
                <w:szCs w:val="18"/>
                <w:lang w:eastAsia="ar-SA"/>
              </w:rPr>
            </w:pPr>
            <w:r w:rsidRPr="00E000F5">
              <w:rPr>
                <w:sz w:val="18"/>
                <w:szCs w:val="18"/>
                <w:lang w:eastAsia="ar-SA"/>
              </w:rPr>
              <w:t>HTML</w:t>
            </w:r>
          </w:p>
        </w:tc>
        <w:tc>
          <w:tcPr>
            <w:tcW w:w="1218" w:type="pct"/>
          </w:tcPr>
          <w:p w14:paraId="1641E4F7" w14:textId="09993C71" w:rsidR="00D85821" w:rsidRPr="00E000F5" w:rsidRDefault="00F63B7C" w:rsidP="00C128E3">
            <w:pPr>
              <w:suppressAutoHyphens/>
              <w:snapToGrid w:val="0"/>
              <w:spacing w:before="60" w:after="60" w:line="240" w:lineRule="auto"/>
              <w:rPr>
                <w:b/>
                <w:bCs/>
                <w:sz w:val="18"/>
                <w:szCs w:val="18"/>
                <w:lang w:eastAsia="ar-SA"/>
              </w:rPr>
            </w:pPr>
            <w:r w:rsidRPr="00E000F5">
              <w:rPr>
                <w:sz w:val="18"/>
                <w:szCs w:val="18"/>
              </w:rPr>
              <w:t xml:space="preserve">Hypertext </w:t>
            </w:r>
            <w:proofErr w:type="spellStart"/>
            <w:r w:rsidRPr="00E000F5">
              <w:rPr>
                <w:sz w:val="18"/>
                <w:szCs w:val="18"/>
              </w:rPr>
              <w:t>Markup</w:t>
            </w:r>
            <w:proofErr w:type="spellEnd"/>
            <w:r w:rsidRPr="00E000F5">
              <w:rPr>
                <w:sz w:val="18"/>
                <w:szCs w:val="18"/>
              </w:rPr>
              <w:t xml:space="preserve"> Language</w:t>
            </w:r>
          </w:p>
        </w:tc>
        <w:tc>
          <w:tcPr>
            <w:tcW w:w="286" w:type="pct"/>
          </w:tcPr>
          <w:p w14:paraId="78F9A5BA" w14:textId="787AE602" w:rsidR="00D85821" w:rsidRPr="00E000F5" w:rsidRDefault="00AD1F36" w:rsidP="00C128E3">
            <w:pPr>
              <w:suppressAutoHyphens/>
              <w:snapToGrid w:val="0"/>
              <w:spacing w:before="60" w:after="60" w:line="240" w:lineRule="auto"/>
              <w:jc w:val="center"/>
              <w:rPr>
                <w:sz w:val="18"/>
                <w:szCs w:val="18"/>
                <w:lang w:eastAsia="ar-SA"/>
              </w:rPr>
            </w:pPr>
            <w:r w:rsidRPr="00E000F5">
              <w:rPr>
                <w:sz w:val="18"/>
                <w:szCs w:val="18"/>
                <w:lang w:eastAsia="ar-SA"/>
              </w:rPr>
              <w:t>3</w:t>
            </w:r>
          </w:p>
        </w:tc>
        <w:tc>
          <w:tcPr>
            <w:tcW w:w="2020" w:type="pct"/>
          </w:tcPr>
          <w:p w14:paraId="707267C7" w14:textId="77777777" w:rsidR="00D85821" w:rsidRPr="00E000F5" w:rsidRDefault="00D85821" w:rsidP="00C128E3">
            <w:pPr>
              <w:suppressAutoHyphens/>
              <w:snapToGrid w:val="0"/>
              <w:spacing w:before="60" w:after="60" w:line="240" w:lineRule="auto"/>
              <w:rPr>
                <w:b/>
                <w:bCs/>
                <w:sz w:val="18"/>
                <w:szCs w:val="18"/>
                <w:lang w:eastAsia="ar-SA"/>
              </w:rPr>
            </w:pPr>
          </w:p>
        </w:tc>
      </w:tr>
      <w:tr w:rsidR="00D85821" w:rsidRPr="00E000F5" w14:paraId="5ECA6155" w14:textId="77777777" w:rsidTr="00E000F5">
        <w:trPr>
          <w:trHeight w:val="289"/>
        </w:trPr>
        <w:tc>
          <w:tcPr>
            <w:tcW w:w="404" w:type="pct"/>
          </w:tcPr>
          <w:p w14:paraId="6E9B18BD" w14:textId="77777777" w:rsidR="00D85821" w:rsidRPr="00E000F5" w:rsidRDefault="00D85821" w:rsidP="00C128E3">
            <w:pPr>
              <w:suppressAutoHyphens/>
              <w:snapToGrid w:val="0"/>
              <w:spacing w:before="60" w:after="60" w:line="240" w:lineRule="auto"/>
              <w:rPr>
                <w:b/>
                <w:bCs/>
                <w:sz w:val="18"/>
                <w:szCs w:val="18"/>
                <w:lang w:eastAsia="ar-SA"/>
              </w:rPr>
            </w:pPr>
            <w:r w:rsidRPr="00E000F5">
              <w:rPr>
                <w:sz w:val="18"/>
                <w:szCs w:val="18"/>
                <w:lang w:eastAsia="ar-SA"/>
              </w:rPr>
              <w:t>Value</w:t>
            </w:r>
          </w:p>
        </w:tc>
        <w:tc>
          <w:tcPr>
            <w:tcW w:w="1071" w:type="pct"/>
          </w:tcPr>
          <w:p w14:paraId="4F1105C4" w14:textId="77777777" w:rsidR="00D85821" w:rsidRPr="00E000F5" w:rsidRDefault="00D85821" w:rsidP="00C128E3">
            <w:pPr>
              <w:suppressAutoHyphens/>
              <w:snapToGrid w:val="0"/>
              <w:spacing w:before="60" w:after="60" w:line="240" w:lineRule="auto"/>
              <w:rPr>
                <w:b/>
                <w:bCs/>
                <w:sz w:val="18"/>
                <w:szCs w:val="18"/>
                <w:lang w:eastAsia="ar-SA"/>
              </w:rPr>
            </w:pPr>
            <w:r w:rsidRPr="00E000F5">
              <w:rPr>
                <w:sz w:val="18"/>
                <w:szCs w:val="18"/>
                <w:lang w:eastAsia="ar-SA"/>
              </w:rPr>
              <w:t>XML</w:t>
            </w:r>
          </w:p>
        </w:tc>
        <w:tc>
          <w:tcPr>
            <w:tcW w:w="1218" w:type="pct"/>
          </w:tcPr>
          <w:p w14:paraId="5B171AD3" w14:textId="08510DBC" w:rsidR="00D85821" w:rsidRPr="00E000F5" w:rsidRDefault="007A7788" w:rsidP="00C128E3">
            <w:pPr>
              <w:suppressAutoHyphens/>
              <w:snapToGrid w:val="0"/>
              <w:spacing w:before="60" w:after="60" w:line="240" w:lineRule="auto"/>
              <w:rPr>
                <w:b/>
                <w:bCs/>
                <w:sz w:val="18"/>
                <w:szCs w:val="18"/>
                <w:lang w:eastAsia="ar-SA"/>
              </w:rPr>
            </w:pPr>
            <w:r w:rsidRPr="00E000F5">
              <w:rPr>
                <w:sz w:val="18"/>
                <w:szCs w:val="18"/>
              </w:rPr>
              <w:t xml:space="preserve">Extensible </w:t>
            </w:r>
            <w:proofErr w:type="spellStart"/>
            <w:r w:rsidRPr="00E000F5">
              <w:rPr>
                <w:sz w:val="18"/>
                <w:szCs w:val="18"/>
              </w:rPr>
              <w:t>Markup</w:t>
            </w:r>
            <w:proofErr w:type="spellEnd"/>
            <w:r w:rsidRPr="00E000F5">
              <w:rPr>
                <w:sz w:val="18"/>
                <w:szCs w:val="18"/>
              </w:rPr>
              <w:t xml:space="preserve"> Language</w:t>
            </w:r>
          </w:p>
        </w:tc>
        <w:tc>
          <w:tcPr>
            <w:tcW w:w="286" w:type="pct"/>
          </w:tcPr>
          <w:p w14:paraId="206CFCB4" w14:textId="163D93F3" w:rsidR="00D85821" w:rsidRPr="00E000F5" w:rsidRDefault="00AD1F36" w:rsidP="00C128E3">
            <w:pPr>
              <w:suppressAutoHyphens/>
              <w:snapToGrid w:val="0"/>
              <w:spacing w:before="60" w:after="60" w:line="240" w:lineRule="auto"/>
              <w:jc w:val="center"/>
              <w:rPr>
                <w:bCs/>
                <w:sz w:val="18"/>
                <w:szCs w:val="18"/>
                <w:lang w:eastAsia="ar-SA"/>
              </w:rPr>
            </w:pPr>
            <w:r w:rsidRPr="00E000F5">
              <w:rPr>
                <w:bCs/>
                <w:sz w:val="18"/>
                <w:szCs w:val="18"/>
                <w:lang w:eastAsia="ar-SA"/>
              </w:rPr>
              <w:t>4</w:t>
            </w:r>
          </w:p>
        </w:tc>
        <w:tc>
          <w:tcPr>
            <w:tcW w:w="2020" w:type="pct"/>
          </w:tcPr>
          <w:p w14:paraId="4B50333C" w14:textId="77777777" w:rsidR="00D85821" w:rsidRPr="00E000F5" w:rsidRDefault="00D85821" w:rsidP="00C128E3">
            <w:pPr>
              <w:suppressAutoHyphens/>
              <w:snapToGrid w:val="0"/>
              <w:spacing w:before="60" w:after="60" w:line="240" w:lineRule="auto"/>
              <w:rPr>
                <w:b/>
                <w:bCs/>
                <w:sz w:val="18"/>
                <w:szCs w:val="18"/>
                <w:lang w:eastAsia="ar-SA"/>
              </w:rPr>
            </w:pPr>
          </w:p>
        </w:tc>
      </w:tr>
      <w:tr w:rsidR="00D85821" w:rsidRPr="00E000F5" w14:paraId="0E728F03" w14:textId="77777777" w:rsidTr="00E000F5">
        <w:trPr>
          <w:trHeight w:val="289"/>
        </w:trPr>
        <w:tc>
          <w:tcPr>
            <w:tcW w:w="404" w:type="pct"/>
          </w:tcPr>
          <w:p w14:paraId="1504E03C" w14:textId="77777777" w:rsidR="00D85821" w:rsidRPr="00E000F5" w:rsidRDefault="00D85821" w:rsidP="00C128E3">
            <w:pPr>
              <w:suppressAutoHyphens/>
              <w:snapToGrid w:val="0"/>
              <w:spacing w:before="60" w:after="60" w:line="240" w:lineRule="auto"/>
              <w:rPr>
                <w:b/>
                <w:bCs/>
                <w:sz w:val="18"/>
                <w:szCs w:val="18"/>
                <w:lang w:eastAsia="ar-SA"/>
              </w:rPr>
            </w:pPr>
            <w:r w:rsidRPr="00E000F5">
              <w:rPr>
                <w:sz w:val="18"/>
                <w:szCs w:val="18"/>
                <w:lang w:eastAsia="ar-SA"/>
              </w:rPr>
              <w:t>Value</w:t>
            </w:r>
          </w:p>
        </w:tc>
        <w:tc>
          <w:tcPr>
            <w:tcW w:w="1071" w:type="pct"/>
          </w:tcPr>
          <w:p w14:paraId="771B15EA" w14:textId="00F16953" w:rsidR="00D85821" w:rsidRPr="00E000F5" w:rsidRDefault="00D85821" w:rsidP="00C128E3">
            <w:pPr>
              <w:suppressAutoHyphens/>
              <w:snapToGrid w:val="0"/>
              <w:spacing w:before="60" w:after="60" w:line="240" w:lineRule="auto"/>
              <w:rPr>
                <w:b/>
                <w:bCs/>
                <w:sz w:val="18"/>
                <w:szCs w:val="18"/>
                <w:lang w:eastAsia="ar-SA"/>
              </w:rPr>
            </w:pPr>
            <w:r w:rsidRPr="00E000F5">
              <w:rPr>
                <w:sz w:val="18"/>
                <w:szCs w:val="18"/>
                <w:lang w:eastAsia="ar-SA"/>
              </w:rPr>
              <w:t>TIFF</w:t>
            </w:r>
          </w:p>
        </w:tc>
        <w:tc>
          <w:tcPr>
            <w:tcW w:w="1218" w:type="pct"/>
          </w:tcPr>
          <w:p w14:paraId="6524B415" w14:textId="580533B2" w:rsidR="00D85821" w:rsidRPr="00E000F5" w:rsidRDefault="00190F8F" w:rsidP="00E035EC">
            <w:pPr>
              <w:tabs>
                <w:tab w:val="left" w:pos="877"/>
              </w:tabs>
              <w:suppressAutoHyphens/>
              <w:snapToGrid w:val="0"/>
              <w:spacing w:before="60" w:after="60" w:line="240" w:lineRule="auto"/>
              <w:rPr>
                <w:b/>
                <w:bCs/>
                <w:sz w:val="18"/>
                <w:szCs w:val="18"/>
                <w:lang w:eastAsia="ar-SA"/>
              </w:rPr>
            </w:pPr>
            <w:r w:rsidRPr="00E000F5">
              <w:rPr>
                <w:sz w:val="18"/>
                <w:szCs w:val="18"/>
              </w:rPr>
              <w:t>Tagged Image File Format</w:t>
            </w:r>
          </w:p>
        </w:tc>
        <w:tc>
          <w:tcPr>
            <w:tcW w:w="286" w:type="pct"/>
          </w:tcPr>
          <w:p w14:paraId="4C1D700E" w14:textId="4E26D39F" w:rsidR="00D85821" w:rsidRPr="00E000F5" w:rsidRDefault="00F75878" w:rsidP="00C128E3">
            <w:pPr>
              <w:suppressAutoHyphens/>
              <w:snapToGrid w:val="0"/>
              <w:spacing w:before="60" w:after="60" w:line="240" w:lineRule="auto"/>
              <w:jc w:val="center"/>
              <w:rPr>
                <w:bCs/>
                <w:sz w:val="18"/>
                <w:szCs w:val="18"/>
                <w:lang w:eastAsia="ar-SA"/>
              </w:rPr>
            </w:pPr>
            <w:r w:rsidRPr="00E000F5">
              <w:rPr>
                <w:bCs/>
                <w:sz w:val="18"/>
                <w:szCs w:val="18"/>
                <w:lang w:eastAsia="ar-SA"/>
              </w:rPr>
              <w:t>7</w:t>
            </w:r>
          </w:p>
        </w:tc>
        <w:tc>
          <w:tcPr>
            <w:tcW w:w="2020" w:type="pct"/>
          </w:tcPr>
          <w:p w14:paraId="3814BBBA" w14:textId="77777777" w:rsidR="00D85821" w:rsidRPr="00E000F5" w:rsidRDefault="00D85821" w:rsidP="00C128E3">
            <w:pPr>
              <w:suppressAutoHyphens/>
              <w:snapToGrid w:val="0"/>
              <w:spacing w:before="60" w:after="60" w:line="240" w:lineRule="auto"/>
              <w:rPr>
                <w:b/>
                <w:bCs/>
                <w:sz w:val="18"/>
                <w:szCs w:val="18"/>
                <w:lang w:eastAsia="ar-SA"/>
              </w:rPr>
            </w:pPr>
          </w:p>
        </w:tc>
      </w:tr>
    </w:tbl>
    <w:p w14:paraId="5BE521A8" w14:textId="77777777" w:rsidR="00E73EDF" w:rsidRPr="00774650" w:rsidRDefault="00E73EDF" w:rsidP="00E035EC">
      <w:pPr>
        <w:spacing w:after="0" w:line="240" w:lineRule="auto"/>
      </w:pPr>
    </w:p>
    <w:p w14:paraId="00491362" w14:textId="73B5B127" w:rsidR="00E73EDF" w:rsidRPr="00774650" w:rsidRDefault="007653F1" w:rsidP="00E035EC">
      <w:pPr>
        <w:pStyle w:val="Heading4"/>
        <w:tabs>
          <w:tab w:val="clear" w:pos="940"/>
          <w:tab w:val="clear" w:pos="1140"/>
          <w:tab w:val="clear" w:pos="1360"/>
          <w:tab w:val="left" w:pos="993"/>
        </w:tabs>
        <w:spacing w:before="120" w:after="120" w:line="240" w:lineRule="auto"/>
        <w:ind w:left="993" w:hanging="993"/>
      </w:pPr>
      <w:r w:rsidRPr="00774650">
        <w:t>S100_</w:t>
      </w:r>
      <w:r w:rsidR="009F7A34" w:rsidRPr="00774650">
        <w:t>SupportFile</w:t>
      </w:r>
      <w:r w:rsidR="009F7A34">
        <w:t>RevisionStatus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7"/>
        <w:gridCol w:w="3013"/>
        <w:gridCol w:w="3431"/>
        <w:gridCol w:w="789"/>
        <w:gridCol w:w="5704"/>
      </w:tblGrid>
      <w:tr w:rsidR="00D85821" w:rsidRPr="00137454" w14:paraId="181E4795" w14:textId="77777777" w:rsidTr="00137454">
        <w:trPr>
          <w:cantSplit/>
        </w:trPr>
        <w:tc>
          <w:tcPr>
            <w:tcW w:w="404" w:type="pct"/>
            <w:shd w:val="clear" w:color="auto" w:fill="D9D9D9" w:themeFill="background1" w:themeFillShade="D9"/>
          </w:tcPr>
          <w:p w14:paraId="0E7958EB" w14:textId="77777777" w:rsidR="00D85821" w:rsidRPr="00137454" w:rsidRDefault="00D85821" w:rsidP="00C128E3">
            <w:pPr>
              <w:suppressAutoHyphens/>
              <w:snapToGrid w:val="0"/>
              <w:spacing w:before="60" w:after="60" w:line="240" w:lineRule="auto"/>
              <w:rPr>
                <w:b/>
                <w:bCs/>
                <w:sz w:val="18"/>
                <w:szCs w:val="18"/>
                <w:lang w:eastAsia="ar-SA"/>
              </w:rPr>
            </w:pPr>
            <w:r w:rsidRPr="00137454">
              <w:rPr>
                <w:b/>
                <w:sz w:val="18"/>
                <w:szCs w:val="18"/>
                <w:lang w:eastAsia="ar-SA"/>
              </w:rPr>
              <w:t>Role Name</w:t>
            </w:r>
          </w:p>
        </w:tc>
        <w:tc>
          <w:tcPr>
            <w:tcW w:w="1071" w:type="pct"/>
            <w:shd w:val="clear" w:color="auto" w:fill="D9D9D9" w:themeFill="background1" w:themeFillShade="D9"/>
          </w:tcPr>
          <w:p w14:paraId="6054D955" w14:textId="77777777" w:rsidR="00D85821" w:rsidRPr="00137454" w:rsidRDefault="00D85821" w:rsidP="00C128E3">
            <w:pPr>
              <w:suppressAutoHyphens/>
              <w:snapToGrid w:val="0"/>
              <w:spacing w:before="60" w:after="60" w:line="240" w:lineRule="auto"/>
              <w:rPr>
                <w:b/>
                <w:bCs/>
                <w:sz w:val="18"/>
                <w:szCs w:val="18"/>
                <w:lang w:eastAsia="ar-SA"/>
              </w:rPr>
            </w:pPr>
            <w:r w:rsidRPr="00137454">
              <w:rPr>
                <w:b/>
                <w:sz w:val="18"/>
                <w:szCs w:val="18"/>
                <w:lang w:eastAsia="ar-SA"/>
              </w:rPr>
              <w:t>Name</w:t>
            </w:r>
          </w:p>
        </w:tc>
        <w:tc>
          <w:tcPr>
            <w:tcW w:w="1218" w:type="pct"/>
            <w:shd w:val="clear" w:color="auto" w:fill="D9D9D9" w:themeFill="background1" w:themeFillShade="D9"/>
          </w:tcPr>
          <w:p w14:paraId="32226F4C" w14:textId="77777777" w:rsidR="00D85821" w:rsidRPr="00137454" w:rsidRDefault="00D85821" w:rsidP="00C128E3">
            <w:pPr>
              <w:suppressAutoHyphens/>
              <w:snapToGrid w:val="0"/>
              <w:spacing w:before="60" w:after="60" w:line="240" w:lineRule="auto"/>
              <w:rPr>
                <w:b/>
                <w:bCs/>
                <w:sz w:val="18"/>
                <w:szCs w:val="18"/>
                <w:lang w:eastAsia="ar-SA"/>
              </w:rPr>
            </w:pPr>
            <w:r w:rsidRPr="00137454">
              <w:rPr>
                <w:b/>
                <w:sz w:val="18"/>
                <w:szCs w:val="18"/>
                <w:lang w:eastAsia="ar-SA"/>
              </w:rPr>
              <w:t>Description</w:t>
            </w:r>
          </w:p>
        </w:tc>
        <w:tc>
          <w:tcPr>
            <w:tcW w:w="286" w:type="pct"/>
            <w:shd w:val="clear" w:color="auto" w:fill="D9D9D9" w:themeFill="background1" w:themeFillShade="D9"/>
          </w:tcPr>
          <w:p w14:paraId="6E14855B" w14:textId="1B4078A0" w:rsidR="00D85821" w:rsidRPr="00137454" w:rsidRDefault="00D85821" w:rsidP="00C128E3">
            <w:pPr>
              <w:suppressAutoHyphens/>
              <w:snapToGrid w:val="0"/>
              <w:spacing w:before="60" w:after="60" w:line="240" w:lineRule="auto"/>
              <w:jc w:val="center"/>
              <w:rPr>
                <w:b/>
                <w:bCs/>
                <w:sz w:val="18"/>
                <w:szCs w:val="18"/>
                <w:lang w:eastAsia="ar-SA"/>
              </w:rPr>
            </w:pPr>
            <w:r w:rsidRPr="00137454">
              <w:rPr>
                <w:b/>
                <w:sz w:val="18"/>
                <w:szCs w:val="18"/>
                <w:lang w:eastAsia="ar-SA"/>
              </w:rPr>
              <w:t>Code</w:t>
            </w:r>
          </w:p>
        </w:tc>
        <w:tc>
          <w:tcPr>
            <w:tcW w:w="2020" w:type="pct"/>
            <w:shd w:val="clear" w:color="auto" w:fill="D9D9D9" w:themeFill="background1" w:themeFillShade="D9"/>
          </w:tcPr>
          <w:p w14:paraId="36B6A680" w14:textId="77777777" w:rsidR="00D85821" w:rsidRPr="00137454" w:rsidRDefault="00D85821" w:rsidP="00C128E3">
            <w:pPr>
              <w:suppressAutoHyphens/>
              <w:snapToGrid w:val="0"/>
              <w:spacing w:before="60" w:after="60" w:line="240" w:lineRule="auto"/>
              <w:rPr>
                <w:b/>
                <w:bCs/>
                <w:sz w:val="18"/>
                <w:szCs w:val="18"/>
                <w:lang w:eastAsia="ar-SA"/>
              </w:rPr>
            </w:pPr>
            <w:r w:rsidRPr="00137454">
              <w:rPr>
                <w:b/>
                <w:sz w:val="18"/>
                <w:szCs w:val="18"/>
                <w:lang w:eastAsia="ar-SA"/>
              </w:rPr>
              <w:t>Remarks</w:t>
            </w:r>
          </w:p>
        </w:tc>
      </w:tr>
      <w:tr w:rsidR="00D85821" w:rsidRPr="00137454" w14:paraId="0BCE59E6" w14:textId="77777777" w:rsidTr="00137454">
        <w:tc>
          <w:tcPr>
            <w:tcW w:w="404" w:type="pct"/>
          </w:tcPr>
          <w:p w14:paraId="5CACD2C1" w14:textId="136053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Enumeration</w:t>
            </w:r>
          </w:p>
        </w:tc>
        <w:tc>
          <w:tcPr>
            <w:tcW w:w="1071" w:type="pct"/>
          </w:tcPr>
          <w:p w14:paraId="6D1E15B8" w14:textId="1C5A0AFF" w:rsidR="00D85821" w:rsidRPr="00137454" w:rsidRDefault="00D85821" w:rsidP="007B4FED">
            <w:pPr>
              <w:suppressAutoHyphens/>
              <w:snapToGrid w:val="0"/>
              <w:spacing w:before="60" w:after="60" w:line="240" w:lineRule="auto"/>
              <w:rPr>
                <w:b/>
                <w:bCs/>
                <w:sz w:val="18"/>
                <w:szCs w:val="18"/>
                <w:lang w:eastAsia="ar-SA"/>
              </w:rPr>
            </w:pPr>
            <w:r w:rsidRPr="00137454">
              <w:rPr>
                <w:sz w:val="18"/>
                <w:szCs w:val="18"/>
                <w:lang w:eastAsia="ar-SA"/>
              </w:rPr>
              <w:t>S100_</w:t>
            </w:r>
            <w:r w:rsidR="007B4FED" w:rsidRPr="00137454">
              <w:rPr>
                <w:sz w:val="18"/>
                <w:szCs w:val="18"/>
                <w:lang w:eastAsia="ar-SA"/>
              </w:rPr>
              <w:t>SupportFileRevisionStatus</w:t>
            </w:r>
          </w:p>
        </w:tc>
        <w:tc>
          <w:tcPr>
            <w:tcW w:w="1218" w:type="pct"/>
          </w:tcPr>
          <w:p w14:paraId="36342B5B" w14:textId="77777777" w:rsidR="00D85821" w:rsidRPr="00137454" w:rsidRDefault="00D85821" w:rsidP="00C128E3">
            <w:pPr>
              <w:suppressAutoHyphens/>
              <w:snapToGrid w:val="0"/>
              <w:spacing w:before="60" w:after="60" w:line="240" w:lineRule="auto"/>
              <w:jc w:val="left"/>
              <w:rPr>
                <w:b/>
                <w:bCs/>
                <w:sz w:val="18"/>
                <w:szCs w:val="18"/>
                <w:lang w:eastAsia="ar-SA"/>
              </w:rPr>
            </w:pPr>
            <w:r w:rsidRPr="00137454">
              <w:rPr>
                <w:sz w:val="18"/>
                <w:szCs w:val="18"/>
                <w:lang w:eastAsia="ar-SA"/>
              </w:rPr>
              <w:t>The reason for inclusion of the support file in this exchange set</w:t>
            </w:r>
          </w:p>
        </w:tc>
        <w:tc>
          <w:tcPr>
            <w:tcW w:w="286" w:type="pct"/>
          </w:tcPr>
          <w:p w14:paraId="0A70111D" w14:textId="77777777" w:rsidR="00D85821" w:rsidRPr="00137454" w:rsidRDefault="00D85821" w:rsidP="00C128E3">
            <w:pPr>
              <w:suppressAutoHyphens/>
              <w:snapToGrid w:val="0"/>
              <w:spacing w:before="60" w:after="60" w:line="240" w:lineRule="auto"/>
              <w:jc w:val="center"/>
              <w:rPr>
                <w:b/>
                <w:bCs/>
                <w:sz w:val="18"/>
                <w:szCs w:val="18"/>
                <w:lang w:eastAsia="ar-SA"/>
              </w:rPr>
            </w:pPr>
            <w:r w:rsidRPr="00137454">
              <w:rPr>
                <w:sz w:val="18"/>
                <w:szCs w:val="18"/>
                <w:lang w:eastAsia="ar-SA"/>
              </w:rPr>
              <w:t>-</w:t>
            </w:r>
          </w:p>
        </w:tc>
        <w:tc>
          <w:tcPr>
            <w:tcW w:w="2020" w:type="pct"/>
          </w:tcPr>
          <w:p w14:paraId="1371B235" w14:textId="777777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w:t>
            </w:r>
          </w:p>
        </w:tc>
      </w:tr>
      <w:tr w:rsidR="00D85821" w:rsidRPr="00137454" w14:paraId="00144D92" w14:textId="77777777" w:rsidTr="00137454">
        <w:tc>
          <w:tcPr>
            <w:tcW w:w="404" w:type="pct"/>
          </w:tcPr>
          <w:p w14:paraId="065B7A57" w14:textId="777777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Value</w:t>
            </w:r>
          </w:p>
        </w:tc>
        <w:tc>
          <w:tcPr>
            <w:tcW w:w="1071" w:type="pct"/>
          </w:tcPr>
          <w:p w14:paraId="7E710E67" w14:textId="777777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new</w:t>
            </w:r>
          </w:p>
        </w:tc>
        <w:tc>
          <w:tcPr>
            <w:tcW w:w="1218" w:type="pct"/>
          </w:tcPr>
          <w:p w14:paraId="52428B77" w14:textId="77777777" w:rsidR="00D85821" w:rsidRPr="00137454" w:rsidRDefault="00D85821" w:rsidP="00C128E3">
            <w:pPr>
              <w:suppressAutoHyphens/>
              <w:snapToGrid w:val="0"/>
              <w:spacing w:before="60" w:after="60" w:line="240" w:lineRule="auto"/>
              <w:jc w:val="left"/>
              <w:rPr>
                <w:b/>
                <w:bCs/>
                <w:sz w:val="18"/>
                <w:szCs w:val="18"/>
                <w:lang w:eastAsia="ar-SA"/>
              </w:rPr>
            </w:pPr>
            <w:r w:rsidRPr="00137454">
              <w:rPr>
                <w:sz w:val="18"/>
                <w:szCs w:val="18"/>
                <w:lang w:eastAsia="ar-SA"/>
              </w:rPr>
              <w:t>A file which is new</w:t>
            </w:r>
          </w:p>
        </w:tc>
        <w:tc>
          <w:tcPr>
            <w:tcW w:w="286" w:type="pct"/>
          </w:tcPr>
          <w:p w14:paraId="5DED2C6B" w14:textId="47E74400" w:rsidR="00D85821" w:rsidRPr="00137454" w:rsidRDefault="0010513F" w:rsidP="00C128E3">
            <w:pPr>
              <w:suppressAutoHyphens/>
              <w:snapToGrid w:val="0"/>
              <w:spacing w:before="60" w:after="60" w:line="240" w:lineRule="auto"/>
              <w:jc w:val="center"/>
              <w:rPr>
                <w:bCs/>
                <w:sz w:val="18"/>
                <w:szCs w:val="18"/>
                <w:lang w:eastAsia="ar-SA"/>
              </w:rPr>
            </w:pPr>
            <w:r w:rsidRPr="00137454">
              <w:rPr>
                <w:bCs/>
                <w:sz w:val="18"/>
                <w:szCs w:val="18"/>
                <w:lang w:eastAsia="ar-SA"/>
              </w:rPr>
              <w:t>1</w:t>
            </w:r>
          </w:p>
        </w:tc>
        <w:tc>
          <w:tcPr>
            <w:tcW w:w="2020" w:type="pct"/>
          </w:tcPr>
          <w:p w14:paraId="6F71E969" w14:textId="40966A90" w:rsidR="00D85821" w:rsidRPr="00137454" w:rsidRDefault="00D85821" w:rsidP="00C128E3">
            <w:pPr>
              <w:suppressAutoHyphens/>
              <w:snapToGrid w:val="0"/>
              <w:spacing w:before="60" w:after="60" w:line="240" w:lineRule="auto"/>
              <w:jc w:val="left"/>
              <w:rPr>
                <w:b/>
                <w:bCs/>
                <w:sz w:val="18"/>
                <w:szCs w:val="18"/>
                <w:lang w:eastAsia="ar-SA"/>
              </w:rPr>
            </w:pPr>
            <w:r w:rsidRPr="00137454">
              <w:rPr>
                <w:sz w:val="18"/>
                <w:szCs w:val="18"/>
                <w:lang w:eastAsia="ar-SA"/>
              </w:rPr>
              <w:t>Signifies a new file</w:t>
            </w:r>
          </w:p>
        </w:tc>
      </w:tr>
      <w:tr w:rsidR="00D85821" w:rsidRPr="00137454" w14:paraId="5C6A2A51" w14:textId="77777777" w:rsidTr="00137454">
        <w:tc>
          <w:tcPr>
            <w:tcW w:w="404" w:type="pct"/>
          </w:tcPr>
          <w:p w14:paraId="25F08739" w14:textId="777777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Value</w:t>
            </w:r>
          </w:p>
        </w:tc>
        <w:tc>
          <w:tcPr>
            <w:tcW w:w="1071" w:type="pct"/>
          </w:tcPr>
          <w:p w14:paraId="17805D7E" w14:textId="777777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replacement</w:t>
            </w:r>
          </w:p>
        </w:tc>
        <w:tc>
          <w:tcPr>
            <w:tcW w:w="1218" w:type="pct"/>
          </w:tcPr>
          <w:p w14:paraId="328F6C56" w14:textId="77777777" w:rsidR="00D85821" w:rsidRPr="00137454" w:rsidRDefault="00D85821" w:rsidP="00C128E3">
            <w:pPr>
              <w:suppressAutoHyphens/>
              <w:snapToGrid w:val="0"/>
              <w:spacing w:before="60" w:after="60" w:line="240" w:lineRule="auto"/>
              <w:jc w:val="left"/>
              <w:rPr>
                <w:b/>
                <w:bCs/>
                <w:sz w:val="18"/>
                <w:szCs w:val="18"/>
                <w:lang w:eastAsia="ar-SA"/>
              </w:rPr>
            </w:pPr>
            <w:r w:rsidRPr="00137454">
              <w:rPr>
                <w:sz w:val="18"/>
                <w:szCs w:val="18"/>
                <w:lang w:eastAsia="ar-SA"/>
              </w:rPr>
              <w:t>A file which replaces an existing file</w:t>
            </w:r>
          </w:p>
        </w:tc>
        <w:tc>
          <w:tcPr>
            <w:tcW w:w="286" w:type="pct"/>
          </w:tcPr>
          <w:p w14:paraId="433BF69C" w14:textId="0AF7AA1E" w:rsidR="00D85821" w:rsidRPr="00137454" w:rsidRDefault="0010513F" w:rsidP="00C128E3">
            <w:pPr>
              <w:suppressAutoHyphens/>
              <w:snapToGrid w:val="0"/>
              <w:spacing w:before="60" w:after="60" w:line="240" w:lineRule="auto"/>
              <w:jc w:val="center"/>
              <w:rPr>
                <w:bCs/>
                <w:sz w:val="18"/>
                <w:szCs w:val="18"/>
                <w:lang w:eastAsia="ar-SA"/>
              </w:rPr>
            </w:pPr>
            <w:r w:rsidRPr="00137454">
              <w:rPr>
                <w:bCs/>
                <w:sz w:val="18"/>
                <w:szCs w:val="18"/>
                <w:lang w:eastAsia="ar-SA"/>
              </w:rPr>
              <w:t>2</w:t>
            </w:r>
          </w:p>
        </w:tc>
        <w:tc>
          <w:tcPr>
            <w:tcW w:w="2020" w:type="pct"/>
          </w:tcPr>
          <w:p w14:paraId="6F66F8F8" w14:textId="77777777" w:rsidR="00D85821" w:rsidRPr="00137454" w:rsidRDefault="00D85821" w:rsidP="00C128E3">
            <w:pPr>
              <w:suppressAutoHyphens/>
              <w:snapToGrid w:val="0"/>
              <w:spacing w:before="60" w:after="60" w:line="240" w:lineRule="auto"/>
              <w:jc w:val="left"/>
              <w:rPr>
                <w:b/>
                <w:bCs/>
                <w:sz w:val="18"/>
                <w:szCs w:val="18"/>
                <w:lang w:eastAsia="ar-SA"/>
              </w:rPr>
            </w:pPr>
            <w:r w:rsidRPr="00137454">
              <w:rPr>
                <w:sz w:val="18"/>
                <w:szCs w:val="18"/>
                <w:lang w:eastAsia="ar-SA"/>
              </w:rPr>
              <w:t>Signifies a replacement for a file of the same name</w:t>
            </w:r>
          </w:p>
        </w:tc>
      </w:tr>
      <w:tr w:rsidR="00D85821" w:rsidRPr="00137454" w14:paraId="4327A958" w14:textId="77777777" w:rsidTr="00137454">
        <w:tc>
          <w:tcPr>
            <w:tcW w:w="404" w:type="pct"/>
          </w:tcPr>
          <w:p w14:paraId="6FE658BD" w14:textId="777777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Value</w:t>
            </w:r>
          </w:p>
        </w:tc>
        <w:tc>
          <w:tcPr>
            <w:tcW w:w="1071" w:type="pct"/>
          </w:tcPr>
          <w:p w14:paraId="72E73967" w14:textId="77777777" w:rsidR="00D85821" w:rsidRPr="00137454" w:rsidRDefault="00D85821" w:rsidP="00C128E3">
            <w:pPr>
              <w:suppressAutoHyphens/>
              <w:snapToGrid w:val="0"/>
              <w:spacing w:before="60" w:after="60" w:line="240" w:lineRule="auto"/>
              <w:rPr>
                <w:b/>
                <w:bCs/>
                <w:sz w:val="18"/>
                <w:szCs w:val="18"/>
                <w:lang w:eastAsia="ar-SA"/>
              </w:rPr>
            </w:pPr>
            <w:r w:rsidRPr="00137454">
              <w:rPr>
                <w:sz w:val="18"/>
                <w:szCs w:val="18"/>
                <w:lang w:eastAsia="ar-SA"/>
              </w:rPr>
              <w:t>deletion</w:t>
            </w:r>
          </w:p>
        </w:tc>
        <w:tc>
          <w:tcPr>
            <w:tcW w:w="1218" w:type="pct"/>
          </w:tcPr>
          <w:p w14:paraId="2B92103E" w14:textId="77777777" w:rsidR="00D85821" w:rsidRPr="00137454" w:rsidRDefault="00D85821" w:rsidP="00C128E3">
            <w:pPr>
              <w:suppressAutoHyphens/>
              <w:snapToGrid w:val="0"/>
              <w:spacing w:before="60" w:after="60" w:line="240" w:lineRule="auto"/>
              <w:jc w:val="left"/>
              <w:rPr>
                <w:b/>
                <w:bCs/>
                <w:sz w:val="18"/>
                <w:szCs w:val="18"/>
                <w:lang w:eastAsia="ar-SA"/>
              </w:rPr>
            </w:pPr>
            <w:r w:rsidRPr="00137454">
              <w:rPr>
                <w:sz w:val="18"/>
                <w:szCs w:val="18"/>
                <w:lang w:eastAsia="ar-SA"/>
              </w:rPr>
              <w:t>Deletes an existing file</w:t>
            </w:r>
          </w:p>
        </w:tc>
        <w:tc>
          <w:tcPr>
            <w:tcW w:w="286" w:type="pct"/>
          </w:tcPr>
          <w:p w14:paraId="1D85DCB0" w14:textId="5402DB41" w:rsidR="00D85821" w:rsidRPr="00137454" w:rsidRDefault="0010513F" w:rsidP="00C128E3">
            <w:pPr>
              <w:suppressAutoHyphens/>
              <w:snapToGrid w:val="0"/>
              <w:spacing w:before="60" w:after="60" w:line="240" w:lineRule="auto"/>
              <w:jc w:val="center"/>
              <w:rPr>
                <w:bCs/>
                <w:sz w:val="18"/>
                <w:szCs w:val="18"/>
                <w:lang w:eastAsia="ar-SA"/>
              </w:rPr>
            </w:pPr>
            <w:r w:rsidRPr="00137454">
              <w:rPr>
                <w:bCs/>
                <w:sz w:val="18"/>
                <w:szCs w:val="18"/>
                <w:lang w:eastAsia="ar-SA"/>
              </w:rPr>
              <w:t>3</w:t>
            </w:r>
          </w:p>
        </w:tc>
        <w:tc>
          <w:tcPr>
            <w:tcW w:w="2020" w:type="pct"/>
          </w:tcPr>
          <w:p w14:paraId="6CE25D71" w14:textId="77777777" w:rsidR="00D85821" w:rsidRPr="00137454" w:rsidRDefault="00D85821" w:rsidP="00C128E3">
            <w:pPr>
              <w:suppressAutoHyphens/>
              <w:snapToGrid w:val="0"/>
              <w:spacing w:before="60" w:after="60" w:line="240" w:lineRule="auto"/>
              <w:jc w:val="left"/>
              <w:rPr>
                <w:b/>
                <w:bCs/>
                <w:sz w:val="18"/>
                <w:szCs w:val="18"/>
                <w:lang w:eastAsia="ar-SA"/>
              </w:rPr>
            </w:pPr>
            <w:r w:rsidRPr="00137454">
              <w:rPr>
                <w:sz w:val="18"/>
                <w:szCs w:val="18"/>
                <w:lang w:eastAsia="ar-SA"/>
              </w:rPr>
              <w:t>Signifies deletion of a file of that name</w:t>
            </w:r>
          </w:p>
        </w:tc>
      </w:tr>
    </w:tbl>
    <w:p w14:paraId="63986105" w14:textId="77777777" w:rsidR="00E73EDF" w:rsidRDefault="00E73EDF" w:rsidP="00E035EC">
      <w:pPr>
        <w:spacing w:after="0" w:line="240" w:lineRule="auto"/>
      </w:pPr>
    </w:p>
    <w:p w14:paraId="09D667B8" w14:textId="086E93AA" w:rsidR="009B1476" w:rsidRPr="001E42E8" w:rsidRDefault="009B1476" w:rsidP="00E035EC">
      <w:pPr>
        <w:pStyle w:val="Heading4"/>
        <w:tabs>
          <w:tab w:val="clear" w:pos="940"/>
          <w:tab w:val="clear" w:pos="1140"/>
          <w:tab w:val="clear" w:pos="1360"/>
          <w:tab w:val="left" w:pos="993"/>
        </w:tabs>
        <w:spacing w:before="120" w:after="120" w:line="240" w:lineRule="auto"/>
        <w:ind w:left="993" w:hanging="993"/>
      </w:pPr>
      <w:r w:rsidRPr="001E42E8">
        <w:t>S100_SupportFileSpecification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1"/>
        <w:gridCol w:w="3104"/>
        <w:gridCol w:w="3498"/>
        <w:gridCol w:w="822"/>
        <w:gridCol w:w="2492"/>
        <w:gridCol w:w="3127"/>
      </w:tblGrid>
      <w:tr w:rsidR="001E42E8" w:rsidRPr="00137454" w14:paraId="2EC85A12" w14:textId="77777777" w:rsidTr="00137454">
        <w:trPr>
          <w:cantSplit/>
        </w:trPr>
        <w:tc>
          <w:tcPr>
            <w:tcW w:w="399" w:type="pct"/>
            <w:shd w:val="clear" w:color="auto" w:fill="D9D9D9" w:themeFill="background1" w:themeFillShade="D9"/>
          </w:tcPr>
          <w:p w14:paraId="0155B79E" w14:textId="77777777" w:rsidR="009B1476" w:rsidRPr="00137454" w:rsidRDefault="009B1476" w:rsidP="00C128E3">
            <w:pPr>
              <w:snapToGrid w:val="0"/>
              <w:spacing w:before="60" w:after="60" w:line="240" w:lineRule="auto"/>
              <w:rPr>
                <w:b/>
                <w:bCs/>
                <w:sz w:val="18"/>
                <w:szCs w:val="18"/>
              </w:rPr>
            </w:pPr>
            <w:r w:rsidRPr="00137454">
              <w:rPr>
                <w:b/>
                <w:sz w:val="18"/>
                <w:szCs w:val="18"/>
              </w:rPr>
              <w:t>Role Name</w:t>
            </w:r>
          </w:p>
        </w:tc>
        <w:tc>
          <w:tcPr>
            <w:tcW w:w="1095" w:type="pct"/>
            <w:shd w:val="clear" w:color="auto" w:fill="D9D9D9" w:themeFill="background1" w:themeFillShade="D9"/>
          </w:tcPr>
          <w:p w14:paraId="5071DD99" w14:textId="77777777" w:rsidR="009B1476" w:rsidRPr="00137454" w:rsidRDefault="009B1476" w:rsidP="00C128E3">
            <w:pPr>
              <w:snapToGrid w:val="0"/>
              <w:spacing w:before="60" w:after="60" w:line="240" w:lineRule="auto"/>
              <w:rPr>
                <w:b/>
                <w:bCs/>
                <w:sz w:val="18"/>
                <w:szCs w:val="18"/>
              </w:rPr>
            </w:pPr>
            <w:r w:rsidRPr="00137454">
              <w:rPr>
                <w:b/>
                <w:sz w:val="18"/>
                <w:szCs w:val="18"/>
              </w:rPr>
              <w:t>Name</w:t>
            </w:r>
          </w:p>
        </w:tc>
        <w:tc>
          <w:tcPr>
            <w:tcW w:w="1234" w:type="pct"/>
            <w:shd w:val="clear" w:color="auto" w:fill="D9D9D9" w:themeFill="background1" w:themeFillShade="D9"/>
          </w:tcPr>
          <w:p w14:paraId="3B4F0F13" w14:textId="77777777" w:rsidR="009B1476" w:rsidRPr="00137454" w:rsidRDefault="009B1476" w:rsidP="00C128E3">
            <w:pPr>
              <w:snapToGrid w:val="0"/>
              <w:spacing w:before="60" w:after="60" w:line="240" w:lineRule="auto"/>
              <w:rPr>
                <w:b/>
                <w:bCs/>
                <w:sz w:val="18"/>
                <w:szCs w:val="18"/>
              </w:rPr>
            </w:pPr>
            <w:r w:rsidRPr="00137454">
              <w:rPr>
                <w:b/>
                <w:sz w:val="18"/>
                <w:szCs w:val="18"/>
              </w:rPr>
              <w:t>Description</w:t>
            </w:r>
          </w:p>
        </w:tc>
        <w:tc>
          <w:tcPr>
            <w:tcW w:w="290" w:type="pct"/>
            <w:shd w:val="clear" w:color="auto" w:fill="D9D9D9" w:themeFill="background1" w:themeFillShade="D9"/>
          </w:tcPr>
          <w:p w14:paraId="63021EB2" w14:textId="77777777" w:rsidR="009B1476" w:rsidRPr="00137454" w:rsidRDefault="009B1476" w:rsidP="00C128E3">
            <w:pPr>
              <w:snapToGrid w:val="0"/>
              <w:spacing w:before="60" w:after="60" w:line="240" w:lineRule="auto"/>
              <w:jc w:val="center"/>
              <w:rPr>
                <w:b/>
                <w:bCs/>
                <w:sz w:val="18"/>
                <w:szCs w:val="18"/>
              </w:rPr>
            </w:pPr>
            <w:proofErr w:type="spellStart"/>
            <w:r w:rsidRPr="00137454">
              <w:rPr>
                <w:b/>
                <w:sz w:val="18"/>
                <w:szCs w:val="18"/>
              </w:rPr>
              <w:t>Mult</w:t>
            </w:r>
            <w:proofErr w:type="spellEnd"/>
          </w:p>
        </w:tc>
        <w:tc>
          <w:tcPr>
            <w:tcW w:w="879" w:type="pct"/>
            <w:shd w:val="clear" w:color="auto" w:fill="D9D9D9" w:themeFill="background1" w:themeFillShade="D9"/>
          </w:tcPr>
          <w:p w14:paraId="636087DA" w14:textId="77777777" w:rsidR="009B1476" w:rsidRPr="00137454" w:rsidRDefault="009B1476" w:rsidP="00C128E3">
            <w:pPr>
              <w:snapToGrid w:val="0"/>
              <w:spacing w:before="60" w:after="60" w:line="240" w:lineRule="auto"/>
              <w:rPr>
                <w:b/>
                <w:bCs/>
                <w:sz w:val="18"/>
                <w:szCs w:val="18"/>
              </w:rPr>
            </w:pPr>
            <w:r w:rsidRPr="00137454">
              <w:rPr>
                <w:b/>
                <w:sz w:val="18"/>
                <w:szCs w:val="18"/>
              </w:rPr>
              <w:t>Type</w:t>
            </w:r>
          </w:p>
        </w:tc>
        <w:tc>
          <w:tcPr>
            <w:tcW w:w="1104" w:type="pct"/>
            <w:shd w:val="clear" w:color="auto" w:fill="D9D9D9" w:themeFill="background1" w:themeFillShade="D9"/>
          </w:tcPr>
          <w:p w14:paraId="09489356" w14:textId="77777777" w:rsidR="009B1476" w:rsidRPr="00137454" w:rsidRDefault="009B1476" w:rsidP="00C128E3">
            <w:pPr>
              <w:snapToGrid w:val="0"/>
              <w:spacing w:before="60" w:after="60" w:line="240" w:lineRule="auto"/>
              <w:rPr>
                <w:b/>
                <w:bCs/>
                <w:sz w:val="18"/>
                <w:szCs w:val="18"/>
              </w:rPr>
            </w:pPr>
            <w:r w:rsidRPr="00137454">
              <w:rPr>
                <w:b/>
                <w:sz w:val="18"/>
                <w:szCs w:val="18"/>
              </w:rPr>
              <w:t>Remarks</w:t>
            </w:r>
          </w:p>
        </w:tc>
      </w:tr>
      <w:tr w:rsidR="001E42E8" w:rsidRPr="00137454" w14:paraId="78AF1286" w14:textId="77777777" w:rsidTr="00137454">
        <w:trPr>
          <w:trHeight w:val="490"/>
        </w:trPr>
        <w:tc>
          <w:tcPr>
            <w:tcW w:w="399" w:type="pct"/>
          </w:tcPr>
          <w:p w14:paraId="49F57C21" w14:textId="01459474" w:rsidR="009B1476" w:rsidRPr="00137454" w:rsidRDefault="009B1476" w:rsidP="00C128E3">
            <w:pPr>
              <w:snapToGrid w:val="0"/>
              <w:spacing w:before="60" w:after="60" w:line="240" w:lineRule="auto"/>
              <w:rPr>
                <w:b/>
                <w:bCs/>
                <w:sz w:val="18"/>
                <w:szCs w:val="18"/>
              </w:rPr>
            </w:pPr>
            <w:r w:rsidRPr="00137454">
              <w:rPr>
                <w:sz w:val="18"/>
                <w:szCs w:val="18"/>
              </w:rPr>
              <w:t>Class</w:t>
            </w:r>
          </w:p>
        </w:tc>
        <w:tc>
          <w:tcPr>
            <w:tcW w:w="1095" w:type="pct"/>
          </w:tcPr>
          <w:p w14:paraId="69A7DCB2" w14:textId="3582BAAB" w:rsidR="009B1476" w:rsidRPr="00137454" w:rsidRDefault="009B1476" w:rsidP="00C128E3">
            <w:pPr>
              <w:snapToGrid w:val="0"/>
              <w:spacing w:before="60" w:after="60" w:line="240" w:lineRule="auto"/>
              <w:rPr>
                <w:b/>
                <w:bCs/>
                <w:sz w:val="18"/>
                <w:szCs w:val="18"/>
              </w:rPr>
            </w:pPr>
            <w:r w:rsidRPr="00137454">
              <w:rPr>
                <w:sz w:val="18"/>
                <w:szCs w:val="18"/>
              </w:rPr>
              <w:t>S100_SupportFileSpecification</w:t>
            </w:r>
          </w:p>
        </w:tc>
        <w:tc>
          <w:tcPr>
            <w:tcW w:w="1234" w:type="pct"/>
          </w:tcPr>
          <w:p w14:paraId="67CA8947" w14:textId="79BEBD8E" w:rsidR="009B1476" w:rsidRPr="00137454" w:rsidRDefault="009B1476" w:rsidP="00C128E3">
            <w:pPr>
              <w:snapToGrid w:val="0"/>
              <w:spacing w:before="60" w:after="60" w:line="240" w:lineRule="auto"/>
              <w:jc w:val="left"/>
              <w:rPr>
                <w:b/>
                <w:bCs/>
                <w:sz w:val="18"/>
                <w:szCs w:val="18"/>
              </w:rPr>
            </w:pPr>
            <w:r w:rsidRPr="00137454">
              <w:rPr>
                <w:sz w:val="18"/>
                <w:szCs w:val="18"/>
              </w:rPr>
              <w:t>The standard or specification to which a support file conforms</w:t>
            </w:r>
          </w:p>
        </w:tc>
        <w:tc>
          <w:tcPr>
            <w:tcW w:w="290" w:type="pct"/>
          </w:tcPr>
          <w:p w14:paraId="60016938" w14:textId="77C7CEE3" w:rsidR="009B1476" w:rsidRPr="00137454" w:rsidRDefault="009B1476" w:rsidP="00C128E3">
            <w:pPr>
              <w:snapToGrid w:val="0"/>
              <w:spacing w:before="60" w:after="60" w:line="240" w:lineRule="auto"/>
              <w:jc w:val="center"/>
              <w:rPr>
                <w:b/>
                <w:bCs/>
                <w:sz w:val="18"/>
                <w:szCs w:val="18"/>
              </w:rPr>
            </w:pPr>
            <w:r w:rsidRPr="00137454">
              <w:rPr>
                <w:sz w:val="18"/>
                <w:szCs w:val="18"/>
              </w:rPr>
              <w:t>-</w:t>
            </w:r>
          </w:p>
        </w:tc>
        <w:tc>
          <w:tcPr>
            <w:tcW w:w="879" w:type="pct"/>
          </w:tcPr>
          <w:p w14:paraId="312E6FEC" w14:textId="34935D6C" w:rsidR="009B1476" w:rsidRPr="00137454" w:rsidRDefault="009B1476" w:rsidP="00C128E3">
            <w:pPr>
              <w:snapToGrid w:val="0"/>
              <w:spacing w:before="60" w:after="60" w:line="240" w:lineRule="auto"/>
              <w:rPr>
                <w:b/>
                <w:bCs/>
                <w:sz w:val="18"/>
                <w:szCs w:val="18"/>
              </w:rPr>
            </w:pPr>
            <w:r w:rsidRPr="00137454">
              <w:rPr>
                <w:sz w:val="18"/>
                <w:szCs w:val="18"/>
              </w:rPr>
              <w:t>-</w:t>
            </w:r>
          </w:p>
        </w:tc>
        <w:tc>
          <w:tcPr>
            <w:tcW w:w="1104" w:type="pct"/>
          </w:tcPr>
          <w:p w14:paraId="5D887DC2" w14:textId="378334C7" w:rsidR="009B1476" w:rsidRPr="00137454" w:rsidRDefault="009B1476" w:rsidP="00C128E3">
            <w:pPr>
              <w:snapToGrid w:val="0"/>
              <w:spacing w:before="60" w:after="60" w:line="240" w:lineRule="auto"/>
              <w:rPr>
                <w:b/>
                <w:bCs/>
                <w:sz w:val="18"/>
                <w:szCs w:val="18"/>
              </w:rPr>
            </w:pPr>
            <w:r w:rsidRPr="00137454">
              <w:rPr>
                <w:sz w:val="18"/>
                <w:szCs w:val="18"/>
              </w:rPr>
              <w:t>-</w:t>
            </w:r>
          </w:p>
        </w:tc>
      </w:tr>
      <w:tr w:rsidR="001E42E8" w:rsidRPr="00137454" w14:paraId="382B27B3" w14:textId="77777777" w:rsidTr="00137454">
        <w:trPr>
          <w:trHeight w:val="321"/>
        </w:trPr>
        <w:tc>
          <w:tcPr>
            <w:tcW w:w="399" w:type="pct"/>
          </w:tcPr>
          <w:p w14:paraId="2DFC25FD" w14:textId="0CFE2B7C" w:rsidR="009B1476" w:rsidRPr="00137454" w:rsidRDefault="009B1476" w:rsidP="00C128E3">
            <w:pPr>
              <w:snapToGrid w:val="0"/>
              <w:spacing w:before="60" w:after="60" w:line="240" w:lineRule="auto"/>
              <w:rPr>
                <w:b/>
                <w:bCs/>
                <w:sz w:val="18"/>
                <w:szCs w:val="18"/>
              </w:rPr>
            </w:pPr>
            <w:r w:rsidRPr="00137454">
              <w:rPr>
                <w:sz w:val="18"/>
                <w:szCs w:val="18"/>
              </w:rPr>
              <w:t>Attribute</w:t>
            </w:r>
          </w:p>
        </w:tc>
        <w:tc>
          <w:tcPr>
            <w:tcW w:w="1095" w:type="pct"/>
          </w:tcPr>
          <w:p w14:paraId="3D4A35CC" w14:textId="0B4E50E5" w:rsidR="009B1476" w:rsidRPr="00137454" w:rsidRDefault="009B1476" w:rsidP="00C128E3">
            <w:pPr>
              <w:snapToGrid w:val="0"/>
              <w:spacing w:before="60" w:after="60" w:line="240" w:lineRule="auto"/>
              <w:rPr>
                <w:b/>
                <w:bCs/>
                <w:sz w:val="18"/>
                <w:szCs w:val="18"/>
              </w:rPr>
            </w:pPr>
            <w:r w:rsidRPr="00137454">
              <w:rPr>
                <w:sz w:val="18"/>
                <w:szCs w:val="18"/>
              </w:rPr>
              <w:t>name</w:t>
            </w:r>
          </w:p>
        </w:tc>
        <w:tc>
          <w:tcPr>
            <w:tcW w:w="1234" w:type="pct"/>
          </w:tcPr>
          <w:p w14:paraId="62FEB99C" w14:textId="5785141C" w:rsidR="009B1476" w:rsidRPr="00137454" w:rsidRDefault="009B1476" w:rsidP="00C128E3">
            <w:pPr>
              <w:snapToGrid w:val="0"/>
              <w:spacing w:before="60" w:after="60" w:line="240" w:lineRule="auto"/>
              <w:jc w:val="left"/>
              <w:rPr>
                <w:b/>
                <w:bCs/>
                <w:sz w:val="18"/>
                <w:szCs w:val="18"/>
              </w:rPr>
            </w:pPr>
            <w:r w:rsidRPr="00137454">
              <w:rPr>
                <w:sz w:val="18"/>
                <w:szCs w:val="18"/>
              </w:rPr>
              <w:t>The name of the specification used to create the support file</w:t>
            </w:r>
          </w:p>
        </w:tc>
        <w:tc>
          <w:tcPr>
            <w:tcW w:w="290" w:type="pct"/>
          </w:tcPr>
          <w:p w14:paraId="61238217" w14:textId="5EAE4D93" w:rsidR="009B1476" w:rsidRPr="00137454" w:rsidRDefault="009B1476" w:rsidP="00C128E3">
            <w:pPr>
              <w:snapToGrid w:val="0"/>
              <w:spacing w:before="60" w:after="60" w:line="240" w:lineRule="auto"/>
              <w:jc w:val="center"/>
              <w:rPr>
                <w:b/>
                <w:bCs/>
                <w:sz w:val="18"/>
                <w:szCs w:val="18"/>
              </w:rPr>
            </w:pPr>
            <w:r w:rsidRPr="00137454">
              <w:rPr>
                <w:sz w:val="18"/>
                <w:szCs w:val="18"/>
              </w:rPr>
              <w:t>1</w:t>
            </w:r>
          </w:p>
        </w:tc>
        <w:tc>
          <w:tcPr>
            <w:tcW w:w="879" w:type="pct"/>
          </w:tcPr>
          <w:p w14:paraId="2A42A631" w14:textId="1F621119" w:rsidR="009B1476" w:rsidRPr="00137454" w:rsidRDefault="009B1476" w:rsidP="00C128E3">
            <w:pPr>
              <w:snapToGrid w:val="0"/>
              <w:spacing w:before="60" w:after="60" w:line="240" w:lineRule="auto"/>
              <w:rPr>
                <w:b/>
                <w:bCs/>
                <w:sz w:val="18"/>
                <w:szCs w:val="18"/>
              </w:rPr>
            </w:pPr>
            <w:proofErr w:type="spellStart"/>
            <w:r w:rsidRPr="00137454">
              <w:rPr>
                <w:sz w:val="18"/>
                <w:szCs w:val="18"/>
              </w:rPr>
              <w:t>CharacterString</w:t>
            </w:r>
            <w:proofErr w:type="spellEnd"/>
          </w:p>
        </w:tc>
        <w:tc>
          <w:tcPr>
            <w:tcW w:w="1104" w:type="pct"/>
          </w:tcPr>
          <w:p w14:paraId="59EE669D" w14:textId="3874B757" w:rsidR="009B1476" w:rsidRPr="00137454" w:rsidRDefault="009B1476" w:rsidP="00C128E3">
            <w:pPr>
              <w:snapToGrid w:val="0"/>
              <w:spacing w:before="60" w:after="60" w:line="240" w:lineRule="auto"/>
              <w:rPr>
                <w:b/>
                <w:bCs/>
                <w:sz w:val="18"/>
                <w:szCs w:val="18"/>
              </w:rPr>
            </w:pPr>
          </w:p>
        </w:tc>
      </w:tr>
      <w:tr w:rsidR="001E42E8" w:rsidRPr="00137454" w14:paraId="07238A1C" w14:textId="77777777" w:rsidTr="00137454">
        <w:trPr>
          <w:trHeight w:val="337"/>
        </w:trPr>
        <w:tc>
          <w:tcPr>
            <w:tcW w:w="399" w:type="pct"/>
          </w:tcPr>
          <w:p w14:paraId="15D0B129" w14:textId="51BF9B0D" w:rsidR="009B1476" w:rsidRPr="00137454" w:rsidRDefault="009B1476" w:rsidP="00C128E3">
            <w:pPr>
              <w:snapToGrid w:val="0"/>
              <w:spacing w:before="60" w:after="60" w:line="240" w:lineRule="auto"/>
              <w:rPr>
                <w:b/>
                <w:bCs/>
                <w:sz w:val="18"/>
                <w:szCs w:val="18"/>
              </w:rPr>
            </w:pPr>
            <w:r w:rsidRPr="00137454">
              <w:rPr>
                <w:sz w:val="18"/>
                <w:szCs w:val="18"/>
              </w:rPr>
              <w:t>Attribute</w:t>
            </w:r>
          </w:p>
        </w:tc>
        <w:tc>
          <w:tcPr>
            <w:tcW w:w="1095" w:type="pct"/>
          </w:tcPr>
          <w:p w14:paraId="02293615" w14:textId="6F140DAB" w:rsidR="009B1476" w:rsidRPr="00137454" w:rsidRDefault="009B1476" w:rsidP="00C128E3">
            <w:pPr>
              <w:snapToGrid w:val="0"/>
              <w:spacing w:before="60" w:after="60" w:line="240" w:lineRule="auto"/>
              <w:rPr>
                <w:b/>
                <w:bCs/>
                <w:sz w:val="18"/>
                <w:szCs w:val="18"/>
              </w:rPr>
            </w:pPr>
            <w:r w:rsidRPr="00137454">
              <w:rPr>
                <w:sz w:val="18"/>
                <w:szCs w:val="18"/>
              </w:rPr>
              <w:t>version</w:t>
            </w:r>
          </w:p>
        </w:tc>
        <w:tc>
          <w:tcPr>
            <w:tcW w:w="1234" w:type="pct"/>
          </w:tcPr>
          <w:p w14:paraId="020C8259" w14:textId="67618320" w:rsidR="009B1476" w:rsidRPr="00137454" w:rsidRDefault="009B1476" w:rsidP="00C128E3">
            <w:pPr>
              <w:snapToGrid w:val="0"/>
              <w:spacing w:before="60" w:after="60" w:line="240" w:lineRule="auto"/>
              <w:jc w:val="left"/>
              <w:rPr>
                <w:b/>
                <w:bCs/>
                <w:sz w:val="18"/>
                <w:szCs w:val="18"/>
              </w:rPr>
            </w:pPr>
            <w:r w:rsidRPr="00137454">
              <w:rPr>
                <w:sz w:val="18"/>
                <w:szCs w:val="18"/>
              </w:rPr>
              <w:t>The version number of the specification</w:t>
            </w:r>
          </w:p>
        </w:tc>
        <w:tc>
          <w:tcPr>
            <w:tcW w:w="290" w:type="pct"/>
          </w:tcPr>
          <w:p w14:paraId="34F14516" w14:textId="7A87F6A2" w:rsidR="009B1476" w:rsidRPr="00137454" w:rsidRDefault="009B1476" w:rsidP="00C128E3">
            <w:pPr>
              <w:snapToGrid w:val="0"/>
              <w:spacing w:before="60" w:after="60" w:line="240" w:lineRule="auto"/>
              <w:jc w:val="center"/>
              <w:rPr>
                <w:b/>
                <w:bCs/>
                <w:sz w:val="18"/>
                <w:szCs w:val="18"/>
              </w:rPr>
            </w:pPr>
            <w:r w:rsidRPr="00137454">
              <w:rPr>
                <w:sz w:val="18"/>
                <w:szCs w:val="18"/>
              </w:rPr>
              <w:t>0..1</w:t>
            </w:r>
          </w:p>
        </w:tc>
        <w:tc>
          <w:tcPr>
            <w:tcW w:w="879" w:type="pct"/>
          </w:tcPr>
          <w:p w14:paraId="26F422AC" w14:textId="1F1A607E" w:rsidR="009B1476" w:rsidRPr="00137454" w:rsidRDefault="009B1476" w:rsidP="00C128E3">
            <w:pPr>
              <w:snapToGrid w:val="0"/>
              <w:spacing w:before="60" w:after="60" w:line="240" w:lineRule="auto"/>
              <w:rPr>
                <w:b/>
                <w:bCs/>
                <w:sz w:val="18"/>
                <w:szCs w:val="18"/>
              </w:rPr>
            </w:pPr>
            <w:proofErr w:type="spellStart"/>
            <w:r w:rsidRPr="00137454">
              <w:rPr>
                <w:sz w:val="18"/>
                <w:szCs w:val="18"/>
              </w:rPr>
              <w:t>CharacterString</w:t>
            </w:r>
            <w:proofErr w:type="spellEnd"/>
          </w:p>
        </w:tc>
        <w:tc>
          <w:tcPr>
            <w:tcW w:w="1104" w:type="pct"/>
          </w:tcPr>
          <w:p w14:paraId="7EE2EFD4" w14:textId="51F476AC" w:rsidR="009B1476" w:rsidRPr="00137454" w:rsidRDefault="009B1476" w:rsidP="00C128E3">
            <w:pPr>
              <w:snapToGrid w:val="0"/>
              <w:spacing w:before="60" w:after="60" w:line="240" w:lineRule="auto"/>
              <w:rPr>
                <w:b/>
                <w:bCs/>
                <w:sz w:val="18"/>
                <w:szCs w:val="18"/>
              </w:rPr>
            </w:pPr>
          </w:p>
        </w:tc>
      </w:tr>
      <w:tr w:rsidR="009B1476" w:rsidRPr="00137454" w14:paraId="78A98788" w14:textId="77777777" w:rsidTr="00137454">
        <w:trPr>
          <w:trHeight w:val="321"/>
        </w:trPr>
        <w:tc>
          <w:tcPr>
            <w:tcW w:w="399" w:type="pct"/>
          </w:tcPr>
          <w:p w14:paraId="1D457680" w14:textId="134EB80D" w:rsidR="009B1476" w:rsidRPr="00137454" w:rsidRDefault="009B1476" w:rsidP="00C128E3">
            <w:pPr>
              <w:snapToGrid w:val="0"/>
              <w:spacing w:before="60" w:after="60" w:line="240" w:lineRule="auto"/>
              <w:rPr>
                <w:b/>
                <w:bCs/>
                <w:sz w:val="18"/>
                <w:szCs w:val="18"/>
              </w:rPr>
            </w:pPr>
            <w:r w:rsidRPr="00137454">
              <w:rPr>
                <w:sz w:val="18"/>
                <w:szCs w:val="18"/>
              </w:rPr>
              <w:t>Attribute</w:t>
            </w:r>
          </w:p>
        </w:tc>
        <w:tc>
          <w:tcPr>
            <w:tcW w:w="1095" w:type="pct"/>
          </w:tcPr>
          <w:p w14:paraId="0CDFDA94" w14:textId="2A04C3F6" w:rsidR="009B1476" w:rsidRPr="00137454" w:rsidRDefault="009B1476" w:rsidP="00C128E3">
            <w:pPr>
              <w:snapToGrid w:val="0"/>
              <w:spacing w:before="60" w:after="60" w:line="240" w:lineRule="auto"/>
              <w:rPr>
                <w:b/>
                <w:bCs/>
                <w:sz w:val="18"/>
                <w:szCs w:val="18"/>
              </w:rPr>
            </w:pPr>
            <w:r w:rsidRPr="00137454">
              <w:rPr>
                <w:sz w:val="18"/>
                <w:szCs w:val="18"/>
              </w:rPr>
              <w:t>date</w:t>
            </w:r>
          </w:p>
        </w:tc>
        <w:tc>
          <w:tcPr>
            <w:tcW w:w="1234" w:type="pct"/>
          </w:tcPr>
          <w:p w14:paraId="02D11D96" w14:textId="75566131" w:rsidR="009B1476" w:rsidRPr="00137454" w:rsidRDefault="009B1476" w:rsidP="00C128E3">
            <w:pPr>
              <w:snapToGrid w:val="0"/>
              <w:spacing w:before="60" w:after="60" w:line="240" w:lineRule="auto"/>
              <w:jc w:val="left"/>
              <w:rPr>
                <w:b/>
                <w:bCs/>
                <w:sz w:val="18"/>
                <w:szCs w:val="18"/>
              </w:rPr>
            </w:pPr>
            <w:r w:rsidRPr="00137454">
              <w:rPr>
                <w:sz w:val="18"/>
                <w:szCs w:val="18"/>
              </w:rPr>
              <w:t>The version date of the specification</w:t>
            </w:r>
          </w:p>
        </w:tc>
        <w:tc>
          <w:tcPr>
            <w:tcW w:w="290" w:type="pct"/>
          </w:tcPr>
          <w:p w14:paraId="2B68B15A" w14:textId="3B29C21C" w:rsidR="009B1476" w:rsidRPr="00137454" w:rsidRDefault="009B1476" w:rsidP="00C128E3">
            <w:pPr>
              <w:snapToGrid w:val="0"/>
              <w:spacing w:before="60" w:after="60" w:line="240" w:lineRule="auto"/>
              <w:jc w:val="center"/>
              <w:rPr>
                <w:b/>
                <w:bCs/>
                <w:sz w:val="18"/>
                <w:szCs w:val="18"/>
              </w:rPr>
            </w:pPr>
            <w:r w:rsidRPr="00137454">
              <w:rPr>
                <w:sz w:val="18"/>
                <w:szCs w:val="18"/>
              </w:rPr>
              <w:t>0..1</w:t>
            </w:r>
          </w:p>
        </w:tc>
        <w:tc>
          <w:tcPr>
            <w:tcW w:w="879" w:type="pct"/>
          </w:tcPr>
          <w:p w14:paraId="6A688377" w14:textId="7CAE2268" w:rsidR="009B1476" w:rsidRPr="00137454" w:rsidRDefault="009B1476" w:rsidP="00C128E3">
            <w:pPr>
              <w:snapToGrid w:val="0"/>
              <w:spacing w:before="60" w:after="60" w:line="240" w:lineRule="auto"/>
              <w:rPr>
                <w:b/>
                <w:bCs/>
                <w:sz w:val="18"/>
                <w:szCs w:val="18"/>
              </w:rPr>
            </w:pPr>
            <w:r w:rsidRPr="00137454">
              <w:rPr>
                <w:sz w:val="18"/>
                <w:szCs w:val="18"/>
              </w:rPr>
              <w:t>Date</w:t>
            </w:r>
          </w:p>
        </w:tc>
        <w:tc>
          <w:tcPr>
            <w:tcW w:w="1104" w:type="pct"/>
          </w:tcPr>
          <w:p w14:paraId="46885ECC" w14:textId="77777777" w:rsidR="009B1476" w:rsidRPr="00137454" w:rsidRDefault="009B1476" w:rsidP="00C128E3">
            <w:pPr>
              <w:snapToGrid w:val="0"/>
              <w:spacing w:before="60" w:after="60" w:line="240" w:lineRule="auto"/>
              <w:rPr>
                <w:b/>
                <w:bCs/>
                <w:sz w:val="18"/>
                <w:szCs w:val="18"/>
              </w:rPr>
            </w:pPr>
          </w:p>
        </w:tc>
      </w:tr>
    </w:tbl>
    <w:p w14:paraId="45591DFD" w14:textId="77777777" w:rsidR="009B1476" w:rsidRDefault="009B1476" w:rsidP="007B4FED">
      <w:pPr>
        <w:spacing w:after="0" w:line="240" w:lineRule="auto"/>
      </w:pPr>
    </w:p>
    <w:p w14:paraId="4A6AA9DA" w14:textId="2B4F9684" w:rsidR="007B4FED" w:rsidRPr="002455BA" w:rsidRDefault="007B4FED" w:rsidP="007B4FED">
      <w:pPr>
        <w:pStyle w:val="Heading4"/>
        <w:tabs>
          <w:tab w:val="clear" w:pos="940"/>
          <w:tab w:val="clear" w:pos="1140"/>
          <w:tab w:val="clear" w:pos="1360"/>
          <w:tab w:val="left" w:pos="993"/>
        </w:tabs>
        <w:spacing w:before="120" w:after="120" w:line="240" w:lineRule="auto"/>
        <w:ind w:left="993" w:hanging="993"/>
      </w:pPr>
      <w:r w:rsidRPr="002455BA">
        <w:lastRenderedPageBreak/>
        <w:t>S100_</w:t>
      </w:r>
      <w:r>
        <w:t>ResourcePurpose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237"/>
        <w:gridCol w:w="3047"/>
        <w:gridCol w:w="3764"/>
        <w:gridCol w:w="703"/>
        <w:gridCol w:w="5423"/>
      </w:tblGrid>
      <w:tr w:rsidR="00AA4DED" w:rsidRPr="00137454" w14:paraId="025C3CBB" w14:textId="77777777" w:rsidTr="00137454">
        <w:trPr>
          <w:cantSplit/>
        </w:trPr>
        <w:tc>
          <w:tcPr>
            <w:tcW w:w="408" w:type="pct"/>
            <w:shd w:val="clear" w:color="auto" w:fill="D9D9D9" w:themeFill="background1" w:themeFillShade="D9"/>
          </w:tcPr>
          <w:p w14:paraId="5278F022" w14:textId="77777777" w:rsidR="00AA4DED" w:rsidRPr="00137454" w:rsidRDefault="00AA4DED" w:rsidP="00C128E3">
            <w:pPr>
              <w:keepNext/>
              <w:keepLines/>
              <w:snapToGrid w:val="0"/>
              <w:spacing w:before="60" w:after="60" w:line="240" w:lineRule="auto"/>
              <w:jc w:val="left"/>
              <w:rPr>
                <w:rFonts w:cs="Arial"/>
                <w:b/>
                <w:sz w:val="18"/>
                <w:szCs w:val="18"/>
              </w:rPr>
            </w:pPr>
            <w:r w:rsidRPr="00137454">
              <w:rPr>
                <w:rFonts w:cs="Arial"/>
                <w:b/>
                <w:sz w:val="18"/>
                <w:szCs w:val="18"/>
              </w:rPr>
              <w:t>Role Name</w:t>
            </w:r>
          </w:p>
        </w:tc>
        <w:tc>
          <w:tcPr>
            <w:tcW w:w="1082" w:type="pct"/>
            <w:shd w:val="clear" w:color="auto" w:fill="D9D9D9" w:themeFill="background1" w:themeFillShade="D9"/>
          </w:tcPr>
          <w:p w14:paraId="04A11EBF" w14:textId="77777777" w:rsidR="00AA4DED" w:rsidRPr="00137454" w:rsidRDefault="00AA4DED" w:rsidP="00C128E3">
            <w:pPr>
              <w:keepNext/>
              <w:keepLines/>
              <w:snapToGrid w:val="0"/>
              <w:spacing w:before="60" w:after="60" w:line="240" w:lineRule="auto"/>
              <w:jc w:val="left"/>
              <w:rPr>
                <w:rFonts w:cs="Arial"/>
                <w:b/>
                <w:sz w:val="18"/>
                <w:szCs w:val="18"/>
              </w:rPr>
            </w:pPr>
            <w:r w:rsidRPr="00137454">
              <w:rPr>
                <w:rFonts w:cs="Arial"/>
                <w:b/>
                <w:sz w:val="18"/>
                <w:szCs w:val="18"/>
              </w:rPr>
              <w:t>Name</w:t>
            </w:r>
          </w:p>
        </w:tc>
        <w:tc>
          <w:tcPr>
            <w:tcW w:w="1335" w:type="pct"/>
            <w:shd w:val="clear" w:color="auto" w:fill="D9D9D9" w:themeFill="background1" w:themeFillShade="D9"/>
          </w:tcPr>
          <w:p w14:paraId="3425496C" w14:textId="77777777" w:rsidR="00AA4DED" w:rsidRPr="00137454" w:rsidRDefault="00AA4DED" w:rsidP="00C128E3">
            <w:pPr>
              <w:keepNext/>
              <w:keepLines/>
              <w:snapToGrid w:val="0"/>
              <w:spacing w:before="60" w:after="60" w:line="240" w:lineRule="auto"/>
              <w:jc w:val="left"/>
              <w:rPr>
                <w:rFonts w:cs="Arial"/>
                <w:b/>
                <w:sz w:val="18"/>
                <w:szCs w:val="18"/>
              </w:rPr>
            </w:pPr>
            <w:r w:rsidRPr="00137454">
              <w:rPr>
                <w:rFonts w:cs="Arial"/>
                <w:b/>
                <w:sz w:val="18"/>
                <w:szCs w:val="18"/>
              </w:rPr>
              <w:t>Description</w:t>
            </w:r>
          </w:p>
        </w:tc>
        <w:tc>
          <w:tcPr>
            <w:tcW w:w="255" w:type="pct"/>
            <w:shd w:val="clear" w:color="auto" w:fill="D9D9D9" w:themeFill="background1" w:themeFillShade="D9"/>
          </w:tcPr>
          <w:p w14:paraId="157E8B61" w14:textId="77777777" w:rsidR="00AA4DED" w:rsidRPr="00137454" w:rsidRDefault="00AA4DED" w:rsidP="00C128E3">
            <w:pPr>
              <w:keepNext/>
              <w:keepLines/>
              <w:snapToGrid w:val="0"/>
              <w:spacing w:before="60" w:after="60" w:line="240" w:lineRule="auto"/>
              <w:jc w:val="center"/>
              <w:rPr>
                <w:rFonts w:cs="Arial"/>
                <w:b/>
                <w:sz w:val="18"/>
                <w:szCs w:val="18"/>
              </w:rPr>
            </w:pPr>
            <w:r w:rsidRPr="00137454">
              <w:rPr>
                <w:rFonts w:cs="Arial"/>
                <w:b/>
                <w:sz w:val="18"/>
                <w:szCs w:val="18"/>
              </w:rPr>
              <w:t>Code</w:t>
            </w:r>
          </w:p>
        </w:tc>
        <w:tc>
          <w:tcPr>
            <w:tcW w:w="1920" w:type="pct"/>
            <w:shd w:val="clear" w:color="auto" w:fill="D9D9D9" w:themeFill="background1" w:themeFillShade="D9"/>
          </w:tcPr>
          <w:p w14:paraId="32B5C53B" w14:textId="77777777" w:rsidR="00AA4DED" w:rsidRPr="00137454" w:rsidRDefault="00AA4DED" w:rsidP="00C128E3">
            <w:pPr>
              <w:keepNext/>
              <w:keepLines/>
              <w:snapToGrid w:val="0"/>
              <w:spacing w:before="60" w:after="60" w:line="240" w:lineRule="auto"/>
              <w:jc w:val="left"/>
              <w:rPr>
                <w:rFonts w:cs="Arial"/>
                <w:b/>
                <w:sz w:val="18"/>
                <w:szCs w:val="18"/>
              </w:rPr>
            </w:pPr>
            <w:r w:rsidRPr="00137454">
              <w:rPr>
                <w:rFonts w:cs="Arial"/>
                <w:b/>
                <w:sz w:val="18"/>
                <w:szCs w:val="18"/>
              </w:rPr>
              <w:t>Remarks</w:t>
            </w:r>
          </w:p>
        </w:tc>
      </w:tr>
      <w:tr w:rsidR="00AA4DED" w:rsidRPr="00137454" w14:paraId="739103E6" w14:textId="77777777" w:rsidTr="00137454">
        <w:trPr>
          <w:cantSplit/>
          <w:trHeight w:val="276"/>
        </w:trPr>
        <w:tc>
          <w:tcPr>
            <w:tcW w:w="408" w:type="pct"/>
          </w:tcPr>
          <w:p w14:paraId="279292AC" w14:textId="77777777" w:rsidR="00AA4DED" w:rsidRPr="00137454" w:rsidRDefault="00AA4DED" w:rsidP="00C128E3">
            <w:pPr>
              <w:keepNext/>
              <w:keepLines/>
              <w:snapToGrid w:val="0"/>
              <w:spacing w:before="60" w:after="60" w:line="240" w:lineRule="auto"/>
              <w:jc w:val="left"/>
              <w:rPr>
                <w:rFonts w:cs="Arial"/>
                <w:sz w:val="18"/>
                <w:szCs w:val="18"/>
              </w:rPr>
            </w:pPr>
            <w:r w:rsidRPr="00137454">
              <w:rPr>
                <w:rFonts w:cs="Arial"/>
                <w:sz w:val="18"/>
                <w:szCs w:val="18"/>
              </w:rPr>
              <w:t>Enumeration</w:t>
            </w:r>
          </w:p>
        </w:tc>
        <w:tc>
          <w:tcPr>
            <w:tcW w:w="1082" w:type="pct"/>
          </w:tcPr>
          <w:p w14:paraId="3D11A7EE" w14:textId="77777777" w:rsidR="00AA4DED" w:rsidRPr="00137454" w:rsidRDefault="00AA4DED" w:rsidP="00C128E3">
            <w:pPr>
              <w:keepNext/>
              <w:keepLines/>
              <w:snapToGrid w:val="0"/>
              <w:spacing w:before="60" w:after="60" w:line="240" w:lineRule="auto"/>
              <w:jc w:val="left"/>
              <w:rPr>
                <w:rFonts w:cs="Arial"/>
                <w:sz w:val="18"/>
                <w:szCs w:val="18"/>
              </w:rPr>
            </w:pPr>
            <w:r w:rsidRPr="00137454">
              <w:rPr>
                <w:rFonts w:cs="Arial"/>
                <w:sz w:val="18"/>
                <w:szCs w:val="18"/>
              </w:rPr>
              <w:t>S100_ResourcePurpose</w:t>
            </w:r>
          </w:p>
        </w:tc>
        <w:tc>
          <w:tcPr>
            <w:tcW w:w="1335" w:type="pct"/>
          </w:tcPr>
          <w:p w14:paraId="69641EF7" w14:textId="77777777" w:rsidR="00AA4DED" w:rsidRPr="00137454" w:rsidRDefault="00AA4DED" w:rsidP="00C128E3">
            <w:pPr>
              <w:keepNext/>
              <w:keepLines/>
              <w:snapToGrid w:val="0"/>
              <w:spacing w:before="60" w:after="60" w:line="240" w:lineRule="auto"/>
              <w:jc w:val="left"/>
              <w:rPr>
                <w:rFonts w:cs="Arial"/>
                <w:sz w:val="18"/>
                <w:szCs w:val="18"/>
              </w:rPr>
            </w:pPr>
            <w:r w:rsidRPr="00137454">
              <w:rPr>
                <w:rFonts w:eastAsia="Times New Roman" w:cs="Arial"/>
                <w:sz w:val="18"/>
                <w:szCs w:val="18"/>
                <w:lang w:val="en-US"/>
              </w:rPr>
              <w:t>Defines the purpose of the supporting resource</w:t>
            </w:r>
          </w:p>
        </w:tc>
        <w:tc>
          <w:tcPr>
            <w:tcW w:w="255" w:type="pct"/>
          </w:tcPr>
          <w:p w14:paraId="4104CAD6" w14:textId="77777777" w:rsidR="00AA4DED" w:rsidRPr="00137454" w:rsidRDefault="00AA4DED" w:rsidP="00C128E3">
            <w:pPr>
              <w:keepNext/>
              <w:keepLines/>
              <w:snapToGrid w:val="0"/>
              <w:spacing w:before="60" w:after="60" w:line="240" w:lineRule="auto"/>
              <w:jc w:val="center"/>
              <w:rPr>
                <w:rFonts w:cs="Arial"/>
                <w:sz w:val="18"/>
                <w:szCs w:val="18"/>
              </w:rPr>
            </w:pPr>
            <w:r w:rsidRPr="00137454">
              <w:rPr>
                <w:rFonts w:cs="Arial"/>
                <w:sz w:val="18"/>
                <w:szCs w:val="18"/>
              </w:rPr>
              <w:t>-</w:t>
            </w:r>
          </w:p>
        </w:tc>
        <w:tc>
          <w:tcPr>
            <w:tcW w:w="1920" w:type="pct"/>
          </w:tcPr>
          <w:p w14:paraId="6FE65D2A" w14:textId="77777777" w:rsidR="00AA4DED" w:rsidRPr="00137454" w:rsidRDefault="00AA4DED" w:rsidP="00C128E3">
            <w:pPr>
              <w:keepNext/>
              <w:keepLines/>
              <w:snapToGrid w:val="0"/>
              <w:spacing w:before="60" w:after="60" w:line="240" w:lineRule="auto"/>
              <w:jc w:val="left"/>
              <w:rPr>
                <w:rFonts w:cs="Arial"/>
                <w:sz w:val="18"/>
                <w:szCs w:val="18"/>
              </w:rPr>
            </w:pPr>
            <w:r w:rsidRPr="00137454">
              <w:rPr>
                <w:rFonts w:cs="Arial"/>
                <w:sz w:val="18"/>
                <w:szCs w:val="18"/>
              </w:rPr>
              <w:t>-</w:t>
            </w:r>
          </w:p>
        </w:tc>
      </w:tr>
      <w:tr w:rsidR="00AA4DED" w:rsidRPr="00137454" w14:paraId="556F62D1" w14:textId="77777777" w:rsidTr="00137454">
        <w:trPr>
          <w:cantSplit/>
          <w:trHeight w:val="304"/>
        </w:trPr>
        <w:tc>
          <w:tcPr>
            <w:tcW w:w="408" w:type="pct"/>
          </w:tcPr>
          <w:p w14:paraId="1D4F8146"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0E1F1181"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dataset</w:t>
            </w:r>
          </w:p>
        </w:tc>
        <w:tc>
          <w:tcPr>
            <w:tcW w:w="1335" w:type="pct"/>
          </w:tcPr>
          <w:p w14:paraId="58EF48BF"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 dataset</w:t>
            </w:r>
          </w:p>
        </w:tc>
        <w:tc>
          <w:tcPr>
            <w:tcW w:w="255" w:type="pct"/>
          </w:tcPr>
          <w:p w14:paraId="6EC69AC8"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1</w:t>
            </w:r>
          </w:p>
        </w:tc>
        <w:tc>
          <w:tcPr>
            <w:tcW w:w="1920" w:type="pct"/>
          </w:tcPr>
          <w:p w14:paraId="542CCADD"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14F3E74B" w14:textId="77777777" w:rsidTr="00137454">
        <w:trPr>
          <w:cantSplit/>
          <w:trHeight w:val="276"/>
        </w:trPr>
        <w:tc>
          <w:tcPr>
            <w:tcW w:w="408" w:type="pct"/>
          </w:tcPr>
          <w:p w14:paraId="2D2EC04C"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7593EB50" w14:textId="77777777" w:rsidR="00AA4DED" w:rsidRPr="00137454" w:rsidRDefault="00AA4DED" w:rsidP="00C128E3">
            <w:pPr>
              <w:snapToGrid w:val="0"/>
              <w:spacing w:before="60" w:after="60" w:line="240" w:lineRule="auto"/>
              <w:jc w:val="left"/>
              <w:rPr>
                <w:rFonts w:cs="Arial"/>
                <w:sz w:val="18"/>
                <w:szCs w:val="18"/>
              </w:rPr>
            </w:pPr>
            <w:proofErr w:type="spellStart"/>
            <w:r w:rsidRPr="00137454">
              <w:rPr>
                <w:rFonts w:cs="Arial"/>
                <w:sz w:val="18"/>
                <w:szCs w:val="18"/>
              </w:rPr>
              <w:t>featureCatalogue</w:t>
            </w:r>
            <w:proofErr w:type="spellEnd"/>
          </w:p>
        </w:tc>
        <w:tc>
          <w:tcPr>
            <w:tcW w:w="1335" w:type="pct"/>
          </w:tcPr>
          <w:p w14:paraId="46B755BF"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 Feature Catalogue for an S-100 data product</w:t>
            </w:r>
          </w:p>
        </w:tc>
        <w:tc>
          <w:tcPr>
            <w:tcW w:w="255" w:type="pct"/>
          </w:tcPr>
          <w:p w14:paraId="026159A1"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2</w:t>
            </w:r>
          </w:p>
        </w:tc>
        <w:tc>
          <w:tcPr>
            <w:tcW w:w="1920" w:type="pct"/>
          </w:tcPr>
          <w:p w14:paraId="6BB835C6"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0BE32134" w14:textId="77777777" w:rsidTr="00137454">
        <w:trPr>
          <w:cantSplit/>
          <w:trHeight w:val="276"/>
        </w:trPr>
        <w:tc>
          <w:tcPr>
            <w:tcW w:w="408" w:type="pct"/>
          </w:tcPr>
          <w:p w14:paraId="6BFCE41D"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5FC80B65" w14:textId="77777777" w:rsidR="00AA4DED" w:rsidRPr="00137454" w:rsidRDefault="00AA4DED" w:rsidP="00C128E3">
            <w:pPr>
              <w:snapToGrid w:val="0"/>
              <w:spacing w:before="60" w:after="60" w:line="240" w:lineRule="auto"/>
              <w:jc w:val="left"/>
              <w:rPr>
                <w:rFonts w:cs="Arial"/>
                <w:sz w:val="18"/>
                <w:szCs w:val="18"/>
              </w:rPr>
            </w:pPr>
            <w:proofErr w:type="spellStart"/>
            <w:r w:rsidRPr="00137454">
              <w:rPr>
                <w:rFonts w:cs="Arial"/>
                <w:sz w:val="18"/>
                <w:szCs w:val="18"/>
              </w:rPr>
              <w:t>portrayalCatalogue</w:t>
            </w:r>
            <w:proofErr w:type="spellEnd"/>
          </w:p>
        </w:tc>
        <w:tc>
          <w:tcPr>
            <w:tcW w:w="1335" w:type="pct"/>
          </w:tcPr>
          <w:p w14:paraId="1869FA09"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 Portrayal Catalogue for an S-100 data product</w:t>
            </w:r>
          </w:p>
        </w:tc>
        <w:tc>
          <w:tcPr>
            <w:tcW w:w="255" w:type="pct"/>
          </w:tcPr>
          <w:p w14:paraId="34A9E4AA"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3</w:t>
            </w:r>
          </w:p>
        </w:tc>
        <w:tc>
          <w:tcPr>
            <w:tcW w:w="1920" w:type="pct"/>
          </w:tcPr>
          <w:p w14:paraId="74B62CD7"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76E2EC92" w14:textId="77777777" w:rsidTr="00137454">
        <w:trPr>
          <w:cantSplit/>
          <w:trHeight w:val="304"/>
        </w:trPr>
        <w:tc>
          <w:tcPr>
            <w:tcW w:w="408" w:type="pct"/>
          </w:tcPr>
          <w:p w14:paraId="237D8D5A"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22A477C9" w14:textId="77777777" w:rsidR="00AA4DED" w:rsidRPr="00137454" w:rsidRDefault="00AA4DED" w:rsidP="00C128E3">
            <w:pPr>
              <w:snapToGrid w:val="0"/>
              <w:spacing w:before="60" w:after="60" w:line="240" w:lineRule="auto"/>
              <w:jc w:val="left"/>
              <w:rPr>
                <w:rFonts w:cs="Arial"/>
                <w:sz w:val="18"/>
                <w:szCs w:val="18"/>
              </w:rPr>
            </w:pPr>
            <w:proofErr w:type="spellStart"/>
            <w:r w:rsidRPr="00137454">
              <w:rPr>
                <w:rFonts w:cs="Arial"/>
                <w:sz w:val="18"/>
                <w:szCs w:val="18"/>
              </w:rPr>
              <w:t>interoperabilityCatalogue</w:t>
            </w:r>
            <w:proofErr w:type="spellEnd"/>
          </w:p>
        </w:tc>
        <w:tc>
          <w:tcPr>
            <w:tcW w:w="1335" w:type="pct"/>
          </w:tcPr>
          <w:p w14:paraId="1A941571"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An Interoperability Catalogue</w:t>
            </w:r>
          </w:p>
        </w:tc>
        <w:tc>
          <w:tcPr>
            <w:tcW w:w="255" w:type="pct"/>
          </w:tcPr>
          <w:p w14:paraId="3E07451A"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4</w:t>
            </w:r>
          </w:p>
        </w:tc>
        <w:tc>
          <w:tcPr>
            <w:tcW w:w="1920" w:type="pct"/>
          </w:tcPr>
          <w:p w14:paraId="37F2C100"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6E1125A6" w14:textId="77777777" w:rsidTr="00137454">
        <w:trPr>
          <w:cantSplit/>
          <w:trHeight w:val="304"/>
        </w:trPr>
        <w:tc>
          <w:tcPr>
            <w:tcW w:w="408" w:type="pct"/>
          </w:tcPr>
          <w:p w14:paraId="7A9A997E"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17FF6BBD" w14:textId="77777777" w:rsidR="00AA4DED" w:rsidRPr="00137454" w:rsidRDefault="00AA4DED" w:rsidP="00C128E3">
            <w:pPr>
              <w:snapToGrid w:val="0"/>
              <w:spacing w:before="60" w:after="60" w:line="240" w:lineRule="auto"/>
              <w:jc w:val="left"/>
              <w:rPr>
                <w:rFonts w:cs="Arial"/>
                <w:sz w:val="18"/>
                <w:szCs w:val="18"/>
              </w:rPr>
            </w:pPr>
            <w:proofErr w:type="spellStart"/>
            <w:r w:rsidRPr="00137454">
              <w:rPr>
                <w:rFonts w:cs="Arial"/>
                <w:sz w:val="18"/>
                <w:szCs w:val="18"/>
              </w:rPr>
              <w:t>supportFile</w:t>
            </w:r>
            <w:proofErr w:type="spellEnd"/>
          </w:p>
        </w:tc>
        <w:tc>
          <w:tcPr>
            <w:tcW w:w="1335" w:type="pct"/>
          </w:tcPr>
          <w:p w14:paraId="3CD4F9F7"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 support file</w:t>
            </w:r>
          </w:p>
        </w:tc>
        <w:tc>
          <w:tcPr>
            <w:tcW w:w="255" w:type="pct"/>
          </w:tcPr>
          <w:p w14:paraId="51865D6F"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5</w:t>
            </w:r>
          </w:p>
        </w:tc>
        <w:tc>
          <w:tcPr>
            <w:tcW w:w="1920" w:type="pct"/>
          </w:tcPr>
          <w:p w14:paraId="2ABB49F6"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3F30E24D" w14:textId="77777777" w:rsidTr="00137454">
        <w:trPr>
          <w:cantSplit/>
          <w:trHeight w:val="304"/>
        </w:trPr>
        <w:tc>
          <w:tcPr>
            <w:tcW w:w="408" w:type="pct"/>
          </w:tcPr>
          <w:p w14:paraId="22DE55DB"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46907279" w14:textId="77777777" w:rsidR="00AA4DED" w:rsidRPr="00137454" w:rsidRDefault="00AA4DED" w:rsidP="00C128E3">
            <w:pPr>
              <w:snapToGrid w:val="0"/>
              <w:spacing w:before="60" w:after="60" w:line="240" w:lineRule="auto"/>
              <w:jc w:val="left"/>
              <w:rPr>
                <w:rFonts w:cs="Arial"/>
                <w:sz w:val="18"/>
                <w:szCs w:val="18"/>
              </w:rPr>
            </w:pPr>
            <w:proofErr w:type="spellStart"/>
            <w:r w:rsidRPr="00137454">
              <w:rPr>
                <w:rFonts w:cs="Arial"/>
                <w:sz w:val="18"/>
                <w:szCs w:val="18"/>
              </w:rPr>
              <w:t>productVersion</w:t>
            </w:r>
            <w:proofErr w:type="spellEnd"/>
          </w:p>
        </w:tc>
        <w:tc>
          <w:tcPr>
            <w:tcW w:w="1335" w:type="pct"/>
          </w:tcPr>
          <w:p w14:paraId="2E84637A"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All datasets conforming to a specific version of an S-100 Product Specification</w:t>
            </w:r>
          </w:p>
        </w:tc>
        <w:tc>
          <w:tcPr>
            <w:tcW w:w="255" w:type="pct"/>
          </w:tcPr>
          <w:p w14:paraId="27E8F8CB"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6</w:t>
            </w:r>
          </w:p>
        </w:tc>
        <w:tc>
          <w:tcPr>
            <w:tcW w:w="1920" w:type="pct"/>
          </w:tcPr>
          <w:p w14:paraId="2F9D4370"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4E5B668C" w14:textId="77777777" w:rsidTr="00137454">
        <w:trPr>
          <w:cantSplit/>
          <w:trHeight w:val="304"/>
        </w:trPr>
        <w:tc>
          <w:tcPr>
            <w:tcW w:w="408" w:type="pct"/>
          </w:tcPr>
          <w:p w14:paraId="516669CE"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60F5E8C3" w14:textId="77777777" w:rsidR="00AA4DED" w:rsidRPr="00137454" w:rsidRDefault="00AA4DED" w:rsidP="00C128E3">
            <w:pPr>
              <w:snapToGrid w:val="0"/>
              <w:spacing w:before="60" w:after="60" w:line="240" w:lineRule="auto"/>
              <w:jc w:val="left"/>
              <w:rPr>
                <w:rFonts w:cs="Arial"/>
                <w:sz w:val="18"/>
                <w:szCs w:val="18"/>
              </w:rPr>
            </w:pPr>
            <w:proofErr w:type="spellStart"/>
            <w:r w:rsidRPr="00137454">
              <w:rPr>
                <w:rFonts w:cs="Arial"/>
                <w:sz w:val="18"/>
                <w:szCs w:val="18"/>
              </w:rPr>
              <w:t>productFamily</w:t>
            </w:r>
            <w:proofErr w:type="spellEnd"/>
          </w:p>
        </w:tc>
        <w:tc>
          <w:tcPr>
            <w:tcW w:w="1335" w:type="pct"/>
          </w:tcPr>
          <w:p w14:paraId="54EF7461"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All datasets conforming to any active version of an S-100 Product Specification</w:t>
            </w:r>
          </w:p>
        </w:tc>
        <w:tc>
          <w:tcPr>
            <w:tcW w:w="255" w:type="pct"/>
          </w:tcPr>
          <w:p w14:paraId="01508A87"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7</w:t>
            </w:r>
          </w:p>
        </w:tc>
        <w:tc>
          <w:tcPr>
            <w:tcW w:w="1920" w:type="pct"/>
          </w:tcPr>
          <w:p w14:paraId="09DF15FE"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5C4E953B" w14:textId="77777777" w:rsidTr="00137454">
        <w:trPr>
          <w:cantSplit/>
          <w:trHeight w:val="304"/>
        </w:trPr>
        <w:tc>
          <w:tcPr>
            <w:tcW w:w="408" w:type="pct"/>
          </w:tcPr>
          <w:p w14:paraId="2379F3D2"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188B911D"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software</w:t>
            </w:r>
          </w:p>
        </w:tc>
        <w:tc>
          <w:tcPr>
            <w:tcW w:w="1335" w:type="pct"/>
          </w:tcPr>
          <w:p w14:paraId="3D4AC680"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Application software</w:t>
            </w:r>
          </w:p>
        </w:tc>
        <w:tc>
          <w:tcPr>
            <w:tcW w:w="255" w:type="pct"/>
          </w:tcPr>
          <w:p w14:paraId="78ADE27B"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8</w:t>
            </w:r>
          </w:p>
        </w:tc>
        <w:tc>
          <w:tcPr>
            <w:tcW w:w="1920" w:type="pct"/>
          </w:tcPr>
          <w:p w14:paraId="41D67B8D"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0B78D8BE" w14:textId="77777777" w:rsidTr="00137454">
        <w:trPr>
          <w:cantSplit/>
          <w:trHeight w:val="304"/>
        </w:trPr>
        <w:tc>
          <w:tcPr>
            <w:tcW w:w="408" w:type="pct"/>
          </w:tcPr>
          <w:p w14:paraId="4DBFDD70"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549EE5D5"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system</w:t>
            </w:r>
          </w:p>
        </w:tc>
        <w:tc>
          <w:tcPr>
            <w:tcW w:w="1335" w:type="pct"/>
          </w:tcPr>
          <w:p w14:paraId="6EE3F58B"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Provides support or common information for a variety of applications and products</w:t>
            </w:r>
          </w:p>
        </w:tc>
        <w:tc>
          <w:tcPr>
            <w:tcW w:w="255" w:type="pct"/>
          </w:tcPr>
          <w:p w14:paraId="3A4FB52E"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9</w:t>
            </w:r>
          </w:p>
        </w:tc>
        <w:tc>
          <w:tcPr>
            <w:tcW w:w="1920" w:type="pct"/>
          </w:tcPr>
          <w:p w14:paraId="1EE67DE7"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5AA5946D" w14:textId="77777777" w:rsidTr="00137454">
        <w:trPr>
          <w:cantSplit/>
          <w:trHeight w:val="304"/>
        </w:trPr>
        <w:tc>
          <w:tcPr>
            <w:tcW w:w="408" w:type="pct"/>
          </w:tcPr>
          <w:p w14:paraId="361FB1FD"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78FBFCE4" w14:textId="77777777" w:rsidR="00AA4DED" w:rsidRPr="00137454" w:rsidRDefault="00AA4DED" w:rsidP="00C128E3">
            <w:pPr>
              <w:snapToGrid w:val="0"/>
              <w:spacing w:before="60" w:after="60" w:line="240" w:lineRule="auto"/>
              <w:jc w:val="left"/>
              <w:rPr>
                <w:rFonts w:cs="Arial"/>
                <w:sz w:val="18"/>
                <w:szCs w:val="18"/>
              </w:rPr>
            </w:pPr>
            <w:proofErr w:type="spellStart"/>
            <w:r w:rsidRPr="00137454">
              <w:rPr>
                <w:rFonts w:cs="Arial"/>
                <w:sz w:val="18"/>
                <w:szCs w:val="18"/>
              </w:rPr>
              <w:t>exchangeCatalogue</w:t>
            </w:r>
            <w:proofErr w:type="spellEnd"/>
          </w:p>
        </w:tc>
        <w:tc>
          <w:tcPr>
            <w:tcW w:w="1335" w:type="pct"/>
          </w:tcPr>
          <w:p w14:paraId="7621A9B1"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An Exchange Catalogue</w:t>
            </w:r>
          </w:p>
        </w:tc>
        <w:tc>
          <w:tcPr>
            <w:tcW w:w="255" w:type="pct"/>
          </w:tcPr>
          <w:p w14:paraId="0477D6AD"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10</w:t>
            </w:r>
          </w:p>
        </w:tc>
        <w:tc>
          <w:tcPr>
            <w:tcW w:w="1920" w:type="pct"/>
          </w:tcPr>
          <w:p w14:paraId="04736991" w14:textId="77777777" w:rsidR="00AA4DED" w:rsidRPr="00137454" w:rsidRDefault="00AA4DED" w:rsidP="00C128E3">
            <w:pPr>
              <w:snapToGrid w:val="0"/>
              <w:spacing w:before="60" w:after="60" w:line="240" w:lineRule="auto"/>
              <w:jc w:val="left"/>
              <w:rPr>
                <w:rFonts w:cs="Arial"/>
                <w:sz w:val="18"/>
                <w:szCs w:val="18"/>
              </w:rPr>
            </w:pPr>
          </w:p>
        </w:tc>
      </w:tr>
      <w:tr w:rsidR="00AA4DED" w:rsidRPr="00137454" w14:paraId="4131D9AE" w14:textId="77777777" w:rsidTr="00137454">
        <w:trPr>
          <w:cantSplit/>
          <w:trHeight w:val="304"/>
        </w:trPr>
        <w:tc>
          <w:tcPr>
            <w:tcW w:w="408" w:type="pct"/>
          </w:tcPr>
          <w:p w14:paraId="1D3BEEA5"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1F3EE9A3"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ISO Metadata</w:t>
            </w:r>
          </w:p>
        </w:tc>
        <w:tc>
          <w:tcPr>
            <w:tcW w:w="1335" w:type="pct"/>
          </w:tcPr>
          <w:p w14:paraId="4B95E6CF"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Dataset metadata in ISO format</w:t>
            </w:r>
          </w:p>
        </w:tc>
        <w:tc>
          <w:tcPr>
            <w:tcW w:w="255" w:type="pct"/>
          </w:tcPr>
          <w:p w14:paraId="50C46FCF"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11</w:t>
            </w:r>
          </w:p>
        </w:tc>
        <w:tc>
          <w:tcPr>
            <w:tcW w:w="1920" w:type="pct"/>
          </w:tcPr>
          <w:p w14:paraId="1B024586" w14:textId="77777777" w:rsidR="00AA4DED" w:rsidRPr="00137454" w:rsidDel="00C30E16" w:rsidRDefault="00AA4DED" w:rsidP="00C128E3">
            <w:pPr>
              <w:snapToGrid w:val="0"/>
              <w:spacing w:before="60" w:after="60" w:line="240" w:lineRule="auto"/>
              <w:jc w:val="left"/>
              <w:rPr>
                <w:rFonts w:cs="Arial"/>
                <w:sz w:val="18"/>
                <w:szCs w:val="18"/>
              </w:rPr>
            </w:pPr>
          </w:p>
        </w:tc>
      </w:tr>
      <w:tr w:rsidR="00AA4DED" w:rsidRPr="00137454" w14:paraId="197B09BD" w14:textId="77777777" w:rsidTr="00137454">
        <w:trPr>
          <w:cantSplit/>
          <w:trHeight w:val="304"/>
        </w:trPr>
        <w:tc>
          <w:tcPr>
            <w:tcW w:w="408" w:type="pct"/>
          </w:tcPr>
          <w:p w14:paraId="3078C44D"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240F7A84"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Language Pack</w:t>
            </w:r>
          </w:p>
        </w:tc>
        <w:tc>
          <w:tcPr>
            <w:tcW w:w="1335" w:type="pct"/>
          </w:tcPr>
          <w:p w14:paraId="00DBEACE"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 Language pack</w:t>
            </w:r>
          </w:p>
        </w:tc>
        <w:tc>
          <w:tcPr>
            <w:tcW w:w="255" w:type="pct"/>
          </w:tcPr>
          <w:p w14:paraId="0FCB93F1"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12</w:t>
            </w:r>
          </w:p>
        </w:tc>
        <w:tc>
          <w:tcPr>
            <w:tcW w:w="1920" w:type="pct"/>
          </w:tcPr>
          <w:p w14:paraId="0FF73363" w14:textId="77777777" w:rsidR="00AA4DED" w:rsidRPr="00137454" w:rsidDel="00C30E16" w:rsidRDefault="00AA4DED" w:rsidP="00C128E3">
            <w:pPr>
              <w:snapToGrid w:val="0"/>
              <w:spacing w:before="60" w:after="60" w:line="240" w:lineRule="auto"/>
              <w:jc w:val="left"/>
              <w:rPr>
                <w:rFonts w:cs="Arial"/>
                <w:sz w:val="18"/>
                <w:szCs w:val="18"/>
              </w:rPr>
            </w:pPr>
          </w:p>
        </w:tc>
      </w:tr>
      <w:tr w:rsidR="00AA4DED" w:rsidRPr="00137454" w14:paraId="3528B578" w14:textId="77777777" w:rsidTr="00137454">
        <w:trPr>
          <w:cantSplit/>
          <w:trHeight w:val="304"/>
        </w:trPr>
        <w:tc>
          <w:tcPr>
            <w:tcW w:w="408" w:type="pct"/>
          </w:tcPr>
          <w:p w14:paraId="20314C4D"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1E48DD62"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GML Schema</w:t>
            </w:r>
          </w:p>
        </w:tc>
        <w:tc>
          <w:tcPr>
            <w:tcW w:w="1335" w:type="pct"/>
          </w:tcPr>
          <w:p w14:paraId="6C61CBA8"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GML Application Schema</w:t>
            </w:r>
          </w:p>
        </w:tc>
        <w:tc>
          <w:tcPr>
            <w:tcW w:w="255" w:type="pct"/>
          </w:tcPr>
          <w:p w14:paraId="7ECEE66C"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13</w:t>
            </w:r>
          </w:p>
        </w:tc>
        <w:tc>
          <w:tcPr>
            <w:tcW w:w="1920" w:type="pct"/>
          </w:tcPr>
          <w:p w14:paraId="626AC587" w14:textId="77777777" w:rsidR="00AA4DED" w:rsidRPr="00137454" w:rsidDel="00C30E16" w:rsidRDefault="00AA4DED" w:rsidP="00C128E3">
            <w:pPr>
              <w:snapToGrid w:val="0"/>
              <w:spacing w:before="60" w:after="60" w:line="240" w:lineRule="auto"/>
              <w:jc w:val="left"/>
              <w:rPr>
                <w:rFonts w:cs="Arial"/>
                <w:sz w:val="18"/>
                <w:szCs w:val="18"/>
              </w:rPr>
            </w:pPr>
          </w:p>
        </w:tc>
      </w:tr>
      <w:tr w:rsidR="00AA4DED" w:rsidRPr="00137454" w14:paraId="2E254BA6" w14:textId="77777777" w:rsidTr="00137454">
        <w:trPr>
          <w:cantSplit/>
          <w:trHeight w:val="304"/>
        </w:trPr>
        <w:tc>
          <w:tcPr>
            <w:tcW w:w="408" w:type="pct"/>
          </w:tcPr>
          <w:p w14:paraId="75C685DF"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Value</w:t>
            </w:r>
          </w:p>
        </w:tc>
        <w:tc>
          <w:tcPr>
            <w:tcW w:w="1082" w:type="pct"/>
          </w:tcPr>
          <w:p w14:paraId="5C0AAE93"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other</w:t>
            </w:r>
          </w:p>
        </w:tc>
        <w:tc>
          <w:tcPr>
            <w:tcW w:w="1335" w:type="pct"/>
          </w:tcPr>
          <w:p w14:paraId="20D83344" w14:textId="77777777" w:rsidR="00AA4DED" w:rsidRPr="00137454" w:rsidRDefault="00AA4DED" w:rsidP="00C128E3">
            <w:pPr>
              <w:snapToGrid w:val="0"/>
              <w:spacing w:before="60" w:after="60" w:line="240" w:lineRule="auto"/>
              <w:jc w:val="left"/>
              <w:rPr>
                <w:rFonts w:cs="Arial"/>
                <w:sz w:val="18"/>
                <w:szCs w:val="18"/>
              </w:rPr>
            </w:pPr>
            <w:r w:rsidRPr="00137454">
              <w:rPr>
                <w:rFonts w:cs="Arial"/>
                <w:sz w:val="18"/>
                <w:szCs w:val="18"/>
              </w:rPr>
              <w:t>A type of resource not otherwise described</w:t>
            </w:r>
          </w:p>
        </w:tc>
        <w:tc>
          <w:tcPr>
            <w:tcW w:w="255" w:type="pct"/>
          </w:tcPr>
          <w:p w14:paraId="213386D4" w14:textId="77777777" w:rsidR="00AA4DED" w:rsidRPr="00137454" w:rsidRDefault="00AA4DED" w:rsidP="00C128E3">
            <w:pPr>
              <w:snapToGrid w:val="0"/>
              <w:spacing w:before="60" w:after="60" w:line="240" w:lineRule="auto"/>
              <w:jc w:val="center"/>
              <w:rPr>
                <w:rFonts w:cs="Arial"/>
                <w:sz w:val="18"/>
                <w:szCs w:val="18"/>
              </w:rPr>
            </w:pPr>
            <w:r w:rsidRPr="00137454">
              <w:rPr>
                <w:rFonts w:cs="Arial"/>
                <w:sz w:val="18"/>
                <w:szCs w:val="18"/>
              </w:rPr>
              <w:t>100</w:t>
            </w:r>
          </w:p>
        </w:tc>
        <w:tc>
          <w:tcPr>
            <w:tcW w:w="1920" w:type="pct"/>
          </w:tcPr>
          <w:p w14:paraId="50C845A9" w14:textId="77777777" w:rsidR="00AA4DED" w:rsidRPr="00137454" w:rsidRDefault="00AA4DED" w:rsidP="00C128E3">
            <w:pPr>
              <w:snapToGrid w:val="0"/>
              <w:spacing w:before="60" w:after="60" w:line="240" w:lineRule="auto"/>
              <w:jc w:val="left"/>
              <w:rPr>
                <w:rFonts w:cs="Arial"/>
                <w:sz w:val="18"/>
                <w:szCs w:val="18"/>
              </w:rPr>
            </w:pPr>
          </w:p>
        </w:tc>
      </w:tr>
    </w:tbl>
    <w:p w14:paraId="67D3DE51" w14:textId="77777777" w:rsidR="00AA4DED" w:rsidRDefault="00AA4DED" w:rsidP="007B4FED">
      <w:pPr>
        <w:spacing w:after="0" w:line="240" w:lineRule="auto"/>
      </w:pPr>
    </w:p>
    <w:p w14:paraId="67CEE4AA" w14:textId="2E14DA02" w:rsidR="00E73EDF" w:rsidRPr="001E42E8" w:rsidRDefault="00006534" w:rsidP="007B4FED">
      <w:pPr>
        <w:pStyle w:val="Heading3"/>
        <w:tabs>
          <w:tab w:val="clear" w:pos="660"/>
          <w:tab w:val="clear" w:pos="880"/>
          <w:tab w:val="left" w:pos="851"/>
        </w:tabs>
        <w:spacing w:before="120" w:after="120" w:line="240" w:lineRule="auto"/>
        <w:ind w:left="851" w:hanging="851"/>
      </w:pPr>
      <w:bookmarkStart w:id="1735" w:name="_Toc439685327"/>
      <w:bookmarkStart w:id="1736" w:name="_Toc120228717"/>
      <w:r w:rsidRPr="001E42E8">
        <w:t>S100</w:t>
      </w:r>
      <w:r w:rsidR="007653F1" w:rsidRPr="001E42E8">
        <w:t>_Catalogue</w:t>
      </w:r>
      <w:r w:rsidR="00741C68">
        <w:t>Discovery</w:t>
      </w:r>
      <w:r w:rsidR="007653F1" w:rsidRPr="001E42E8">
        <w:t>Metadata</w:t>
      </w:r>
      <w:bookmarkEnd w:id="1735"/>
      <w:bookmarkEnd w:id="1736"/>
    </w:p>
    <w:p w14:paraId="07274486" w14:textId="7ACCD7C7" w:rsidR="00E73EDF" w:rsidRDefault="007653F1" w:rsidP="007C62F7">
      <w:pPr>
        <w:spacing w:after="120" w:line="240" w:lineRule="auto"/>
      </w:pPr>
      <w:r w:rsidRPr="001E42E8">
        <w:t>This is an optional element that allows for the delivery of S-1</w:t>
      </w:r>
      <w:r w:rsidR="00137454">
        <w:t>3</w:t>
      </w:r>
      <w:r w:rsidRPr="001E42E8">
        <w:t xml:space="preserve">1 </w:t>
      </w:r>
      <w:r w:rsidR="007B4FED">
        <w:t>F</w:t>
      </w:r>
      <w:r w:rsidRPr="001E42E8">
        <w:t xml:space="preserve">eature and </w:t>
      </w:r>
      <w:r w:rsidR="007B4FED">
        <w:t>P</w:t>
      </w:r>
      <w:r w:rsidRPr="001E42E8">
        <w:t xml:space="preserve">ortrayal </w:t>
      </w:r>
      <w:r w:rsidR="007B4FED">
        <w:t>C</w:t>
      </w:r>
      <w:r w:rsidRPr="001E42E8">
        <w:t xml:space="preserve">atalogues within the </w:t>
      </w:r>
      <w:r w:rsidR="007C62F7">
        <w:t>E</w:t>
      </w:r>
      <w:r w:rsidRPr="001E42E8">
        <w:t xml:space="preserve">xchange </w:t>
      </w:r>
      <w:r w:rsidR="007C62F7">
        <w:t>S</w:t>
      </w:r>
      <w:r w:rsidRPr="001E42E8">
        <w:t>et.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58" w:type="dxa"/>
          <w:left w:w="58" w:type="dxa"/>
          <w:bottom w:w="58" w:type="dxa"/>
          <w:right w:w="58" w:type="dxa"/>
        </w:tblCellMar>
        <w:tblLook w:val="0000" w:firstRow="0" w:lastRow="0" w:firstColumn="0" w:lastColumn="0" w:noHBand="0" w:noVBand="0"/>
      </w:tblPr>
      <w:tblGrid>
        <w:gridCol w:w="1093"/>
        <w:gridCol w:w="2940"/>
        <w:gridCol w:w="2958"/>
        <w:gridCol w:w="565"/>
        <w:gridCol w:w="2680"/>
        <w:gridCol w:w="3809"/>
      </w:tblGrid>
      <w:tr w:rsidR="00137454" w:rsidRPr="00EA68F3" w14:paraId="31EE6A12" w14:textId="77777777" w:rsidTr="0062465A">
        <w:trPr>
          <w:cantSplit/>
          <w:trHeight w:val="198"/>
        </w:trPr>
        <w:tc>
          <w:tcPr>
            <w:tcW w:w="450" w:type="pct"/>
            <w:shd w:val="clear" w:color="auto" w:fill="D9D9D9" w:themeFill="background1" w:themeFillShade="D9"/>
          </w:tcPr>
          <w:p w14:paraId="6FC1475F" w14:textId="77777777" w:rsidR="00137454" w:rsidRPr="00EA68F3" w:rsidRDefault="00137454" w:rsidP="00081FF3">
            <w:pPr>
              <w:snapToGrid w:val="0"/>
              <w:spacing w:after="0" w:line="240" w:lineRule="auto"/>
              <w:rPr>
                <w:b/>
                <w:sz w:val="18"/>
                <w:szCs w:val="18"/>
              </w:rPr>
            </w:pPr>
            <w:bookmarkStart w:id="1737" w:name="_Hlk104477131"/>
            <w:r w:rsidRPr="00EA68F3">
              <w:rPr>
                <w:b/>
                <w:sz w:val="18"/>
                <w:szCs w:val="18"/>
              </w:rPr>
              <w:t>Role Name</w:t>
            </w:r>
          </w:p>
        </w:tc>
        <w:tc>
          <w:tcPr>
            <w:tcW w:w="824" w:type="pct"/>
            <w:shd w:val="clear" w:color="auto" w:fill="D9D9D9" w:themeFill="background1" w:themeFillShade="D9"/>
            <w:tcMar>
              <w:left w:w="29" w:type="dxa"/>
              <w:right w:w="29" w:type="dxa"/>
            </w:tcMar>
            <w:vAlign w:val="center"/>
          </w:tcPr>
          <w:p w14:paraId="64DBF08F" w14:textId="77777777" w:rsidR="00137454" w:rsidRPr="00EA68F3" w:rsidRDefault="00137454" w:rsidP="00081FF3">
            <w:pPr>
              <w:snapToGrid w:val="0"/>
              <w:spacing w:after="0" w:line="240" w:lineRule="auto"/>
              <w:rPr>
                <w:b/>
                <w:sz w:val="18"/>
                <w:szCs w:val="18"/>
              </w:rPr>
            </w:pPr>
            <w:r w:rsidRPr="00EA68F3">
              <w:rPr>
                <w:b/>
                <w:sz w:val="18"/>
                <w:szCs w:val="18"/>
              </w:rPr>
              <w:t>Name</w:t>
            </w:r>
          </w:p>
        </w:tc>
        <w:tc>
          <w:tcPr>
            <w:tcW w:w="1114" w:type="pct"/>
            <w:shd w:val="clear" w:color="auto" w:fill="D9D9D9" w:themeFill="background1" w:themeFillShade="D9"/>
            <w:tcMar>
              <w:left w:w="29" w:type="dxa"/>
              <w:right w:w="29" w:type="dxa"/>
            </w:tcMar>
            <w:vAlign w:val="center"/>
          </w:tcPr>
          <w:p w14:paraId="64A89143" w14:textId="77777777" w:rsidR="00137454" w:rsidRPr="00EA68F3" w:rsidRDefault="00137454" w:rsidP="00081FF3">
            <w:pPr>
              <w:snapToGrid w:val="0"/>
              <w:spacing w:after="0" w:line="240" w:lineRule="auto"/>
              <w:rPr>
                <w:b/>
                <w:sz w:val="18"/>
                <w:szCs w:val="18"/>
              </w:rPr>
            </w:pPr>
            <w:r w:rsidRPr="00EA68F3">
              <w:rPr>
                <w:b/>
                <w:sz w:val="18"/>
                <w:szCs w:val="18"/>
              </w:rPr>
              <w:t>Description</w:t>
            </w:r>
          </w:p>
        </w:tc>
        <w:tc>
          <w:tcPr>
            <w:tcW w:w="262" w:type="pct"/>
            <w:shd w:val="clear" w:color="auto" w:fill="D9D9D9" w:themeFill="background1" w:themeFillShade="D9"/>
            <w:tcMar>
              <w:left w:w="29" w:type="dxa"/>
              <w:right w:w="29" w:type="dxa"/>
            </w:tcMar>
            <w:vAlign w:val="center"/>
          </w:tcPr>
          <w:p w14:paraId="31D9A616" w14:textId="77777777" w:rsidR="00137454" w:rsidRPr="00EA68F3" w:rsidRDefault="00137454" w:rsidP="00081FF3">
            <w:pPr>
              <w:snapToGrid w:val="0"/>
              <w:spacing w:after="0" w:line="240" w:lineRule="auto"/>
              <w:jc w:val="center"/>
              <w:rPr>
                <w:b/>
                <w:sz w:val="18"/>
                <w:szCs w:val="18"/>
              </w:rPr>
            </w:pPr>
            <w:proofErr w:type="spellStart"/>
            <w:r w:rsidRPr="00EA68F3">
              <w:rPr>
                <w:b/>
                <w:sz w:val="18"/>
                <w:szCs w:val="18"/>
              </w:rPr>
              <w:t>Mult</w:t>
            </w:r>
            <w:proofErr w:type="spellEnd"/>
          </w:p>
        </w:tc>
        <w:tc>
          <w:tcPr>
            <w:tcW w:w="933" w:type="pct"/>
            <w:shd w:val="clear" w:color="auto" w:fill="D9D9D9" w:themeFill="background1" w:themeFillShade="D9"/>
            <w:tcMar>
              <w:left w:w="29" w:type="dxa"/>
              <w:right w:w="29" w:type="dxa"/>
            </w:tcMar>
            <w:vAlign w:val="center"/>
          </w:tcPr>
          <w:p w14:paraId="05C55F4E" w14:textId="77777777" w:rsidR="00137454" w:rsidRPr="00EA68F3" w:rsidRDefault="00137454" w:rsidP="00081FF3">
            <w:pPr>
              <w:snapToGrid w:val="0"/>
              <w:spacing w:after="0" w:line="240" w:lineRule="auto"/>
              <w:rPr>
                <w:b/>
                <w:sz w:val="18"/>
                <w:szCs w:val="18"/>
              </w:rPr>
            </w:pPr>
            <w:r w:rsidRPr="00EA68F3">
              <w:rPr>
                <w:b/>
                <w:sz w:val="18"/>
                <w:szCs w:val="18"/>
              </w:rPr>
              <w:t>Type</w:t>
            </w:r>
          </w:p>
        </w:tc>
        <w:tc>
          <w:tcPr>
            <w:tcW w:w="1417" w:type="pct"/>
            <w:shd w:val="clear" w:color="auto" w:fill="D9D9D9" w:themeFill="background1" w:themeFillShade="D9"/>
            <w:tcMar>
              <w:left w:w="29" w:type="dxa"/>
              <w:right w:w="29" w:type="dxa"/>
            </w:tcMar>
            <w:vAlign w:val="center"/>
          </w:tcPr>
          <w:p w14:paraId="7FE5E77C" w14:textId="77777777" w:rsidR="00137454" w:rsidRPr="00EA68F3" w:rsidRDefault="00137454" w:rsidP="00081FF3">
            <w:pPr>
              <w:snapToGrid w:val="0"/>
              <w:spacing w:after="0" w:line="240" w:lineRule="auto"/>
              <w:rPr>
                <w:b/>
                <w:sz w:val="18"/>
                <w:szCs w:val="18"/>
              </w:rPr>
            </w:pPr>
            <w:r w:rsidRPr="00EA68F3">
              <w:rPr>
                <w:b/>
                <w:sz w:val="18"/>
                <w:szCs w:val="18"/>
              </w:rPr>
              <w:t>Remarks</w:t>
            </w:r>
          </w:p>
        </w:tc>
      </w:tr>
      <w:tr w:rsidR="00137454" w:rsidRPr="00EA68F3" w14:paraId="1D0941B9" w14:textId="77777777" w:rsidTr="00081FF3">
        <w:trPr>
          <w:cantSplit/>
          <w:trHeight w:val="218"/>
        </w:trPr>
        <w:tc>
          <w:tcPr>
            <w:tcW w:w="450" w:type="pct"/>
          </w:tcPr>
          <w:p w14:paraId="22680F48"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Class</w:t>
            </w:r>
          </w:p>
        </w:tc>
        <w:tc>
          <w:tcPr>
            <w:tcW w:w="824" w:type="pct"/>
            <w:tcMar>
              <w:left w:w="29" w:type="dxa"/>
              <w:right w:w="29" w:type="dxa"/>
            </w:tcMar>
          </w:tcPr>
          <w:p w14:paraId="0D1EEF5D"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S100_CatalogueDiscoveryMetadata</w:t>
            </w:r>
          </w:p>
        </w:tc>
        <w:tc>
          <w:tcPr>
            <w:tcW w:w="1114" w:type="pct"/>
            <w:tcMar>
              <w:left w:w="29" w:type="dxa"/>
              <w:right w:w="29" w:type="dxa"/>
            </w:tcMar>
          </w:tcPr>
          <w:p w14:paraId="76D16AB8"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Class for S-100 Catalogue metadata</w:t>
            </w:r>
          </w:p>
        </w:tc>
        <w:tc>
          <w:tcPr>
            <w:tcW w:w="262" w:type="pct"/>
            <w:tcMar>
              <w:left w:w="29" w:type="dxa"/>
              <w:right w:w="29" w:type="dxa"/>
            </w:tcMar>
          </w:tcPr>
          <w:p w14:paraId="5AF80DED"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w:t>
            </w:r>
          </w:p>
        </w:tc>
        <w:tc>
          <w:tcPr>
            <w:tcW w:w="933" w:type="pct"/>
            <w:tcMar>
              <w:left w:w="29" w:type="dxa"/>
              <w:right w:w="29" w:type="dxa"/>
            </w:tcMar>
          </w:tcPr>
          <w:p w14:paraId="793B2B50"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w:t>
            </w:r>
          </w:p>
        </w:tc>
        <w:tc>
          <w:tcPr>
            <w:tcW w:w="1417" w:type="pct"/>
            <w:tcMar>
              <w:left w:w="29" w:type="dxa"/>
              <w:right w:w="29" w:type="dxa"/>
            </w:tcMar>
          </w:tcPr>
          <w:p w14:paraId="6DF9A3AE"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w:t>
            </w:r>
          </w:p>
        </w:tc>
      </w:tr>
      <w:tr w:rsidR="00137454" w:rsidRPr="00EA68F3" w14:paraId="40A4632D" w14:textId="77777777" w:rsidTr="00081FF3">
        <w:trPr>
          <w:cantSplit/>
          <w:trHeight w:val="198"/>
        </w:trPr>
        <w:tc>
          <w:tcPr>
            <w:tcW w:w="450" w:type="pct"/>
          </w:tcPr>
          <w:p w14:paraId="072B2543"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lastRenderedPageBreak/>
              <w:t>Attribute</w:t>
            </w:r>
          </w:p>
        </w:tc>
        <w:tc>
          <w:tcPr>
            <w:tcW w:w="824" w:type="pct"/>
            <w:tcMar>
              <w:left w:w="29" w:type="dxa"/>
              <w:right w:w="29" w:type="dxa"/>
            </w:tcMar>
          </w:tcPr>
          <w:p w14:paraId="1D4120A8"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fileName</w:t>
            </w:r>
            <w:proofErr w:type="spellEnd"/>
          </w:p>
        </w:tc>
        <w:tc>
          <w:tcPr>
            <w:tcW w:w="1114" w:type="pct"/>
            <w:tcMar>
              <w:left w:w="29" w:type="dxa"/>
              <w:right w:w="29" w:type="dxa"/>
            </w:tcMar>
          </w:tcPr>
          <w:p w14:paraId="668E920A"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The name for the Catalogue</w:t>
            </w:r>
          </w:p>
        </w:tc>
        <w:tc>
          <w:tcPr>
            <w:tcW w:w="262" w:type="pct"/>
            <w:tcMar>
              <w:left w:w="29" w:type="dxa"/>
              <w:right w:w="29" w:type="dxa"/>
            </w:tcMar>
          </w:tcPr>
          <w:p w14:paraId="06856EA4"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47F2375C"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URI</w:t>
            </w:r>
          </w:p>
        </w:tc>
        <w:tc>
          <w:tcPr>
            <w:tcW w:w="1417" w:type="pct"/>
            <w:tcMar>
              <w:left w:w="29" w:type="dxa"/>
              <w:right w:w="29" w:type="dxa"/>
            </w:tcMar>
          </w:tcPr>
          <w:p w14:paraId="32429D96"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See </w:t>
            </w:r>
            <w:r>
              <w:rPr>
                <w:rFonts w:cs="Arial"/>
                <w:sz w:val="18"/>
                <w:szCs w:val="18"/>
              </w:rPr>
              <w:t xml:space="preserve">S-100 </w:t>
            </w:r>
            <w:r w:rsidRPr="000711EA">
              <w:rPr>
                <w:rFonts w:cs="Arial"/>
                <w:sz w:val="18"/>
                <w:szCs w:val="18"/>
              </w:rPr>
              <w:t>Part1, clause 1-4.6</w:t>
            </w:r>
          </w:p>
        </w:tc>
      </w:tr>
      <w:tr w:rsidR="00137454" w:rsidRPr="00EA68F3" w14:paraId="6EB8AB3A" w14:textId="77777777" w:rsidTr="00081FF3">
        <w:trPr>
          <w:cantSplit/>
          <w:trHeight w:val="198"/>
        </w:trPr>
        <w:tc>
          <w:tcPr>
            <w:tcW w:w="450" w:type="pct"/>
          </w:tcPr>
          <w:p w14:paraId="7D7D8D76"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54A8D915"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purpose</w:t>
            </w:r>
          </w:p>
        </w:tc>
        <w:tc>
          <w:tcPr>
            <w:tcW w:w="1114" w:type="pct"/>
            <w:tcMar>
              <w:left w:w="29" w:type="dxa"/>
              <w:right w:w="29" w:type="dxa"/>
            </w:tcMar>
          </w:tcPr>
          <w:p w14:paraId="6C9CE626"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The purpose for which the Catalogue has been issued </w:t>
            </w:r>
          </w:p>
        </w:tc>
        <w:tc>
          <w:tcPr>
            <w:tcW w:w="262" w:type="pct"/>
            <w:tcMar>
              <w:left w:w="29" w:type="dxa"/>
              <w:right w:w="29" w:type="dxa"/>
            </w:tcMar>
          </w:tcPr>
          <w:p w14:paraId="5A3632BE"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0..1</w:t>
            </w:r>
          </w:p>
        </w:tc>
        <w:tc>
          <w:tcPr>
            <w:tcW w:w="933" w:type="pct"/>
            <w:tcMar>
              <w:left w:w="29" w:type="dxa"/>
              <w:right w:w="29" w:type="dxa"/>
            </w:tcMar>
          </w:tcPr>
          <w:p w14:paraId="6C459570"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S100_Purpose</w:t>
            </w:r>
          </w:p>
          <w:p w14:paraId="4482D18A"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w:t>
            </w:r>
            <w:proofErr w:type="spellStart"/>
            <w:r w:rsidRPr="000711EA">
              <w:rPr>
                <w:rFonts w:cs="Arial"/>
                <w:sz w:val="18"/>
                <w:szCs w:val="18"/>
              </w:rPr>
              <w:t>codelist</w:t>
            </w:r>
            <w:proofErr w:type="spellEnd"/>
            <w:r w:rsidRPr="000711EA">
              <w:rPr>
                <w:rFonts w:cs="Arial"/>
                <w:sz w:val="18"/>
                <w:szCs w:val="18"/>
              </w:rPr>
              <w:t>)</w:t>
            </w:r>
          </w:p>
        </w:tc>
        <w:tc>
          <w:tcPr>
            <w:tcW w:w="1417" w:type="pct"/>
            <w:tcMar>
              <w:left w:w="29" w:type="dxa"/>
              <w:right w:w="29" w:type="dxa"/>
            </w:tcMar>
          </w:tcPr>
          <w:p w14:paraId="69AD6BAE" w14:textId="77777777" w:rsidR="00137454" w:rsidRPr="000711EA" w:rsidRDefault="00137454" w:rsidP="00081FF3">
            <w:pPr>
              <w:spacing w:after="0" w:line="240" w:lineRule="auto"/>
              <w:jc w:val="left"/>
              <w:rPr>
                <w:rFonts w:cs="Arial"/>
                <w:sz w:val="18"/>
                <w:szCs w:val="18"/>
                <w:lang w:eastAsia="en-US"/>
              </w:rPr>
            </w:pPr>
            <w:r w:rsidRPr="000711EA">
              <w:rPr>
                <w:rFonts w:cs="Arial"/>
                <w:sz w:val="18"/>
                <w:szCs w:val="18"/>
                <w:lang w:eastAsia="en-US"/>
              </w:rPr>
              <w:t>The values must be one of the following:</w:t>
            </w:r>
          </w:p>
          <w:p w14:paraId="3D08D62A" w14:textId="77777777" w:rsidR="00137454" w:rsidRPr="000711EA" w:rsidRDefault="00137454" w:rsidP="00081FF3">
            <w:pPr>
              <w:spacing w:after="0" w:line="240" w:lineRule="auto"/>
              <w:jc w:val="left"/>
              <w:rPr>
                <w:rFonts w:cs="Arial"/>
                <w:sz w:val="18"/>
                <w:szCs w:val="18"/>
                <w:lang w:eastAsia="en-US"/>
              </w:rPr>
            </w:pPr>
            <w:r w:rsidRPr="000711EA">
              <w:rPr>
                <w:rFonts w:cs="Arial"/>
                <w:i/>
                <w:sz w:val="18"/>
                <w:szCs w:val="18"/>
                <w:lang w:eastAsia="en-US"/>
              </w:rPr>
              <w:t>2</w:t>
            </w:r>
            <w:r w:rsidRPr="000711EA">
              <w:rPr>
                <w:rFonts w:cs="Arial"/>
                <w:sz w:val="18"/>
                <w:szCs w:val="18"/>
                <w:lang w:eastAsia="en-US"/>
              </w:rPr>
              <w:t xml:space="preserve">  new edition</w:t>
            </w:r>
          </w:p>
          <w:p w14:paraId="170CEEF0" w14:textId="77777777" w:rsidR="00137454" w:rsidRPr="000711EA" w:rsidRDefault="00137454" w:rsidP="00081FF3">
            <w:pPr>
              <w:snapToGrid w:val="0"/>
              <w:spacing w:after="0" w:line="240" w:lineRule="auto"/>
              <w:jc w:val="left"/>
              <w:rPr>
                <w:rFonts w:cs="Arial"/>
                <w:sz w:val="18"/>
                <w:szCs w:val="18"/>
              </w:rPr>
            </w:pPr>
            <w:r w:rsidRPr="000711EA">
              <w:rPr>
                <w:rFonts w:cs="Arial"/>
                <w:i/>
                <w:sz w:val="18"/>
                <w:szCs w:val="18"/>
                <w:lang w:eastAsia="en-US"/>
              </w:rPr>
              <w:t>5</w:t>
            </w:r>
            <w:r w:rsidRPr="000711EA">
              <w:rPr>
                <w:rFonts w:cs="Arial"/>
                <w:sz w:val="18"/>
                <w:szCs w:val="18"/>
                <w:lang w:eastAsia="en-US"/>
              </w:rPr>
              <w:t xml:space="preserve">  cancellation</w:t>
            </w:r>
          </w:p>
          <w:p w14:paraId="66373352"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Default is new edition</w:t>
            </w:r>
          </w:p>
        </w:tc>
      </w:tr>
      <w:tr w:rsidR="00137454" w:rsidRPr="00EA68F3" w14:paraId="170E5FFF" w14:textId="77777777" w:rsidTr="00081FF3">
        <w:trPr>
          <w:cantSplit/>
          <w:trHeight w:val="198"/>
        </w:trPr>
        <w:tc>
          <w:tcPr>
            <w:tcW w:w="450" w:type="pct"/>
          </w:tcPr>
          <w:p w14:paraId="3D8DB320"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001DB190"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editionNumber</w:t>
            </w:r>
            <w:proofErr w:type="spellEnd"/>
          </w:p>
        </w:tc>
        <w:tc>
          <w:tcPr>
            <w:tcW w:w="1114" w:type="pct"/>
            <w:tcMar>
              <w:left w:w="29" w:type="dxa"/>
              <w:right w:w="29" w:type="dxa"/>
            </w:tcMar>
          </w:tcPr>
          <w:p w14:paraId="0E319A1D"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The Edition number of the Catalogue</w:t>
            </w:r>
          </w:p>
        </w:tc>
        <w:tc>
          <w:tcPr>
            <w:tcW w:w="262" w:type="pct"/>
            <w:tcMar>
              <w:left w:w="29" w:type="dxa"/>
              <w:right w:w="29" w:type="dxa"/>
            </w:tcMar>
          </w:tcPr>
          <w:p w14:paraId="1FF1F1E0"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1FD8EE15"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Integer</w:t>
            </w:r>
          </w:p>
        </w:tc>
        <w:tc>
          <w:tcPr>
            <w:tcW w:w="1417" w:type="pct"/>
            <w:tcMar>
              <w:left w:w="29" w:type="dxa"/>
              <w:right w:w="29" w:type="dxa"/>
            </w:tcMar>
          </w:tcPr>
          <w:p w14:paraId="60326129"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Initially set to 1 for a given </w:t>
            </w:r>
            <w:proofErr w:type="spellStart"/>
            <w:r w:rsidRPr="000711EA">
              <w:rPr>
                <w:rFonts w:cs="Arial"/>
                <w:sz w:val="18"/>
                <w:szCs w:val="18"/>
              </w:rPr>
              <w:t>productSpecification.number</w:t>
            </w:r>
            <w:proofErr w:type="spellEnd"/>
          </w:p>
          <w:p w14:paraId="07C65151"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Increased by 1 for each subsequent </w:t>
            </w:r>
            <w:proofErr w:type="spellStart"/>
            <w:r w:rsidRPr="000711EA">
              <w:rPr>
                <w:rFonts w:cs="Arial"/>
                <w:sz w:val="18"/>
                <w:szCs w:val="18"/>
              </w:rPr>
              <w:t>newEdition</w:t>
            </w:r>
            <w:proofErr w:type="spellEnd"/>
          </w:p>
          <w:p w14:paraId="5E2A47B9"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Uniquely identifies the version of the Catalogue</w:t>
            </w:r>
          </w:p>
        </w:tc>
      </w:tr>
      <w:tr w:rsidR="00137454" w:rsidRPr="00EA68F3" w14:paraId="2D019248" w14:textId="77777777" w:rsidTr="00081FF3">
        <w:trPr>
          <w:cantSplit/>
          <w:trHeight w:val="416"/>
        </w:trPr>
        <w:tc>
          <w:tcPr>
            <w:tcW w:w="450" w:type="pct"/>
          </w:tcPr>
          <w:p w14:paraId="1D8580AC"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25A6017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scope</w:t>
            </w:r>
          </w:p>
        </w:tc>
        <w:tc>
          <w:tcPr>
            <w:tcW w:w="1114" w:type="pct"/>
            <w:tcMar>
              <w:left w:w="29" w:type="dxa"/>
              <w:right w:w="29" w:type="dxa"/>
            </w:tcMar>
          </w:tcPr>
          <w:p w14:paraId="6C92971B"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Subject domain of the Catalogue</w:t>
            </w:r>
          </w:p>
        </w:tc>
        <w:tc>
          <w:tcPr>
            <w:tcW w:w="262" w:type="pct"/>
            <w:tcMar>
              <w:left w:w="29" w:type="dxa"/>
              <w:right w:w="29" w:type="dxa"/>
            </w:tcMar>
          </w:tcPr>
          <w:p w14:paraId="4EBBCA17"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1544A1C2"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S100_CatalogueScope</w:t>
            </w:r>
          </w:p>
        </w:tc>
        <w:tc>
          <w:tcPr>
            <w:tcW w:w="1417" w:type="pct"/>
            <w:tcMar>
              <w:left w:w="29" w:type="dxa"/>
              <w:right w:w="29" w:type="dxa"/>
            </w:tcMar>
          </w:tcPr>
          <w:p w14:paraId="04FE5B4F" w14:textId="77777777" w:rsidR="00137454" w:rsidRPr="000711EA" w:rsidRDefault="00137454" w:rsidP="00081FF3">
            <w:pPr>
              <w:snapToGrid w:val="0"/>
              <w:spacing w:after="0" w:line="240" w:lineRule="auto"/>
              <w:jc w:val="left"/>
              <w:rPr>
                <w:rFonts w:cs="Arial"/>
                <w:sz w:val="18"/>
                <w:szCs w:val="18"/>
              </w:rPr>
            </w:pPr>
          </w:p>
        </w:tc>
      </w:tr>
      <w:tr w:rsidR="00137454" w:rsidRPr="00EA68F3" w14:paraId="5B347C2C" w14:textId="77777777" w:rsidTr="00081FF3">
        <w:trPr>
          <w:cantSplit/>
          <w:trHeight w:val="416"/>
        </w:trPr>
        <w:tc>
          <w:tcPr>
            <w:tcW w:w="450" w:type="pct"/>
          </w:tcPr>
          <w:p w14:paraId="3055B0EB"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6270FC43"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versionNumber</w:t>
            </w:r>
            <w:proofErr w:type="spellEnd"/>
          </w:p>
        </w:tc>
        <w:tc>
          <w:tcPr>
            <w:tcW w:w="1114" w:type="pct"/>
            <w:tcMar>
              <w:left w:w="29" w:type="dxa"/>
              <w:right w:w="29" w:type="dxa"/>
            </w:tcMar>
          </w:tcPr>
          <w:p w14:paraId="238A8ED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The version identifier of the Catalogue</w:t>
            </w:r>
          </w:p>
        </w:tc>
        <w:tc>
          <w:tcPr>
            <w:tcW w:w="262" w:type="pct"/>
            <w:tcMar>
              <w:left w:w="29" w:type="dxa"/>
              <w:right w:w="29" w:type="dxa"/>
            </w:tcMar>
          </w:tcPr>
          <w:p w14:paraId="1596117E"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3929C446"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CharacterString</w:t>
            </w:r>
            <w:proofErr w:type="spellEnd"/>
          </w:p>
        </w:tc>
        <w:tc>
          <w:tcPr>
            <w:tcW w:w="1417" w:type="pct"/>
            <w:tcMar>
              <w:left w:w="29" w:type="dxa"/>
              <w:right w:w="29" w:type="dxa"/>
            </w:tcMar>
          </w:tcPr>
          <w:p w14:paraId="125B7F6F"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Human readable version identifier</w:t>
            </w:r>
          </w:p>
        </w:tc>
      </w:tr>
      <w:tr w:rsidR="00137454" w:rsidRPr="00EA68F3" w14:paraId="73C6BEC2" w14:textId="77777777" w:rsidTr="00081FF3">
        <w:trPr>
          <w:cantSplit/>
          <w:trHeight w:val="335"/>
        </w:trPr>
        <w:tc>
          <w:tcPr>
            <w:tcW w:w="450" w:type="pct"/>
          </w:tcPr>
          <w:p w14:paraId="078C7C5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338A5BE9"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issueDate</w:t>
            </w:r>
            <w:proofErr w:type="spellEnd"/>
          </w:p>
        </w:tc>
        <w:tc>
          <w:tcPr>
            <w:tcW w:w="1114" w:type="pct"/>
            <w:tcMar>
              <w:left w:w="29" w:type="dxa"/>
              <w:right w:w="29" w:type="dxa"/>
            </w:tcMar>
          </w:tcPr>
          <w:p w14:paraId="5DF4D8BA"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The issue date of the Catalogue</w:t>
            </w:r>
          </w:p>
        </w:tc>
        <w:tc>
          <w:tcPr>
            <w:tcW w:w="262" w:type="pct"/>
            <w:tcMar>
              <w:left w:w="29" w:type="dxa"/>
              <w:right w:w="29" w:type="dxa"/>
            </w:tcMar>
          </w:tcPr>
          <w:p w14:paraId="152B44AB"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37F61995"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Date</w:t>
            </w:r>
          </w:p>
        </w:tc>
        <w:tc>
          <w:tcPr>
            <w:tcW w:w="1417" w:type="pct"/>
            <w:tcMar>
              <w:left w:w="29" w:type="dxa"/>
              <w:right w:w="29" w:type="dxa"/>
            </w:tcMar>
          </w:tcPr>
          <w:p w14:paraId="77402B36" w14:textId="77777777" w:rsidR="00137454" w:rsidRPr="000711EA" w:rsidRDefault="00137454" w:rsidP="00081FF3">
            <w:pPr>
              <w:snapToGrid w:val="0"/>
              <w:spacing w:after="0" w:line="240" w:lineRule="auto"/>
              <w:jc w:val="left"/>
              <w:rPr>
                <w:rFonts w:cs="Arial"/>
                <w:sz w:val="18"/>
                <w:szCs w:val="18"/>
              </w:rPr>
            </w:pPr>
          </w:p>
        </w:tc>
      </w:tr>
      <w:tr w:rsidR="00137454" w:rsidRPr="00EA68F3" w14:paraId="0EA0978C" w14:textId="77777777" w:rsidTr="00081FF3">
        <w:trPr>
          <w:cantSplit/>
          <w:trHeight w:val="335"/>
        </w:trPr>
        <w:tc>
          <w:tcPr>
            <w:tcW w:w="450" w:type="pct"/>
          </w:tcPr>
          <w:p w14:paraId="2A911A5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1BABDA1D"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productSpecification</w:t>
            </w:r>
            <w:proofErr w:type="spellEnd"/>
          </w:p>
        </w:tc>
        <w:tc>
          <w:tcPr>
            <w:tcW w:w="1114" w:type="pct"/>
            <w:tcMar>
              <w:left w:w="29" w:type="dxa"/>
              <w:right w:w="29" w:type="dxa"/>
            </w:tcMar>
          </w:tcPr>
          <w:p w14:paraId="2ADB5CF5"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The Product Specification used to create this file</w:t>
            </w:r>
          </w:p>
        </w:tc>
        <w:tc>
          <w:tcPr>
            <w:tcW w:w="262" w:type="pct"/>
            <w:tcMar>
              <w:left w:w="29" w:type="dxa"/>
              <w:right w:w="29" w:type="dxa"/>
            </w:tcMar>
          </w:tcPr>
          <w:p w14:paraId="3C89F55A"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1396491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S100_ProductSpecification</w:t>
            </w:r>
          </w:p>
        </w:tc>
        <w:tc>
          <w:tcPr>
            <w:tcW w:w="1417" w:type="pct"/>
            <w:tcMar>
              <w:left w:w="29" w:type="dxa"/>
              <w:right w:w="29" w:type="dxa"/>
            </w:tcMar>
          </w:tcPr>
          <w:p w14:paraId="077E2D68" w14:textId="77777777" w:rsidR="00137454" w:rsidRPr="000711EA" w:rsidRDefault="00137454" w:rsidP="00081FF3">
            <w:pPr>
              <w:snapToGrid w:val="0"/>
              <w:spacing w:after="0" w:line="240" w:lineRule="auto"/>
              <w:jc w:val="left"/>
              <w:rPr>
                <w:rFonts w:cs="Arial"/>
                <w:sz w:val="18"/>
                <w:szCs w:val="18"/>
              </w:rPr>
            </w:pPr>
          </w:p>
        </w:tc>
      </w:tr>
      <w:tr w:rsidR="00137454" w:rsidRPr="00EA68F3" w14:paraId="750BE295" w14:textId="77777777" w:rsidTr="00081FF3">
        <w:trPr>
          <w:cantSplit/>
          <w:trHeight w:val="335"/>
        </w:trPr>
        <w:tc>
          <w:tcPr>
            <w:tcW w:w="450" w:type="pct"/>
          </w:tcPr>
          <w:p w14:paraId="41E2822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29A78655"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digitalSignatureReference</w:t>
            </w:r>
            <w:proofErr w:type="spellEnd"/>
          </w:p>
        </w:tc>
        <w:tc>
          <w:tcPr>
            <w:tcW w:w="1114" w:type="pct"/>
            <w:tcMar>
              <w:left w:w="29" w:type="dxa"/>
              <w:right w:w="29" w:type="dxa"/>
            </w:tcMar>
          </w:tcPr>
          <w:p w14:paraId="1AD929E5"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Specifies the algorithm used to compute </w:t>
            </w:r>
            <w:proofErr w:type="spellStart"/>
            <w:r w:rsidRPr="000711EA">
              <w:rPr>
                <w:rFonts w:cs="Arial"/>
                <w:sz w:val="18"/>
                <w:szCs w:val="18"/>
              </w:rPr>
              <w:t>digitalSignatureValue</w:t>
            </w:r>
            <w:proofErr w:type="spellEnd"/>
          </w:p>
        </w:tc>
        <w:tc>
          <w:tcPr>
            <w:tcW w:w="262" w:type="pct"/>
            <w:tcMar>
              <w:left w:w="29" w:type="dxa"/>
              <w:right w:w="29" w:type="dxa"/>
            </w:tcMar>
          </w:tcPr>
          <w:p w14:paraId="182906D1"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78F7447B"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S100_DigitalSignatureReference</w:t>
            </w:r>
          </w:p>
          <w:p w14:paraId="410B2A9B"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(see </w:t>
            </w:r>
            <w:r>
              <w:rPr>
                <w:rFonts w:cs="Arial"/>
                <w:sz w:val="18"/>
                <w:szCs w:val="18"/>
              </w:rPr>
              <w:t xml:space="preserve">S-100 </w:t>
            </w:r>
            <w:r w:rsidRPr="000711EA">
              <w:rPr>
                <w:rFonts w:cs="Arial"/>
                <w:sz w:val="18"/>
                <w:szCs w:val="18"/>
              </w:rPr>
              <w:t>Part 15)</w:t>
            </w:r>
          </w:p>
        </w:tc>
        <w:tc>
          <w:tcPr>
            <w:tcW w:w="1417" w:type="pct"/>
            <w:tcMar>
              <w:left w:w="29" w:type="dxa"/>
              <w:right w:w="29" w:type="dxa"/>
            </w:tcMar>
          </w:tcPr>
          <w:p w14:paraId="646E42F7" w14:textId="77777777" w:rsidR="00137454" w:rsidRPr="000711EA" w:rsidRDefault="00137454" w:rsidP="00081FF3">
            <w:pPr>
              <w:snapToGrid w:val="0"/>
              <w:spacing w:after="0" w:line="240" w:lineRule="auto"/>
              <w:jc w:val="left"/>
              <w:rPr>
                <w:rFonts w:cs="Arial"/>
                <w:sz w:val="18"/>
                <w:szCs w:val="18"/>
              </w:rPr>
            </w:pPr>
          </w:p>
        </w:tc>
      </w:tr>
      <w:tr w:rsidR="00137454" w:rsidRPr="00EA68F3" w14:paraId="31F15DC6" w14:textId="77777777" w:rsidTr="00081FF3">
        <w:trPr>
          <w:cantSplit/>
          <w:trHeight w:val="335"/>
        </w:trPr>
        <w:tc>
          <w:tcPr>
            <w:tcW w:w="450" w:type="pct"/>
          </w:tcPr>
          <w:p w14:paraId="64005AB3"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7CA46681"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digitalSignatureValue</w:t>
            </w:r>
            <w:proofErr w:type="spellEnd"/>
          </w:p>
        </w:tc>
        <w:tc>
          <w:tcPr>
            <w:tcW w:w="1114" w:type="pct"/>
            <w:tcMar>
              <w:left w:w="29" w:type="dxa"/>
              <w:right w:w="29" w:type="dxa"/>
            </w:tcMar>
          </w:tcPr>
          <w:p w14:paraId="49FD6F21"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Value derived from the digital signature</w:t>
            </w:r>
          </w:p>
        </w:tc>
        <w:tc>
          <w:tcPr>
            <w:tcW w:w="262" w:type="pct"/>
            <w:tcMar>
              <w:left w:w="29" w:type="dxa"/>
              <w:right w:w="29" w:type="dxa"/>
            </w:tcMar>
          </w:tcPr>
          <w:p w14:paraId="1A9D2007"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18E27A9F"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S100_DigitalSignatureValue</w:t>
            </w:r>
          </w:p>
          <w:p w14:paraId="4386E39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(see </w:t>
            </w:r>
            <w:r>
              <w:rPr>
                <w:rFonts w:cs="Arial"/>
                <w:sz w:val="18"/>
                <w:szCs w:val="18"/>
              </w:rPr>
              <w:t xml:space="preserve">S-100 </w:t>
            </w:r>
            <w:r w:rsidRPr="000711EA">
              <w:rPr>
                <w:rFonts w:cs="Arial"/>
                <w:sz w:val="18"/>
                <w:szCs w:val="18"/>
              </w:rPr>
              <w:t>Part 15)</w:t>
            </w:r>
          </w:p>
        </w:tc>
        <w:tc>
          <w:tcPr>
            <w:tcW w:w="1417" w:type="pct"/>
            <w:tcMar>
              <w:left w:w="29" w:type="dxa"/>
              <w:right w:w="29" w:type="dxa"/>
            </w:tcMar>
          </w:tcPr>
          <w:p w14:paraId="28D578FD"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The value resulting from application of </w:t>
            </w:r>
            <w:proofErr w:type="spellStart"/>
            <w:r w:rsidRPr="00915EBF">
              <w:rPr>
                <w:rFonts w:cs="Arial"/>
                <w:i/>
                <w:iCs/>
                <w:sz w:val="18"/>
                <w:szCs w:val="18"/>
              </w:rPr>
              <w:t>digitalSignatureReference</w:t>
            </w:r>
            <w:proofErr w:type="spellEnd"/>
          </w:p>
          <w:p w14:paraId="208F3BAF"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Implemented as the digital signature format specified in Part 15</w:t>
            </w:r>
          </w:p>
        </w:tc>
      </w:tr>
      <w:tr w:rsidR="00137454" w:rsidRPr="00EA68F3" w14:paraId="405E45F3" w14:textId="77777777" w:rsidTr="00081FF3">
        <w:trPr>
          <w:cantSplit/>
          <w:trHeight w:val="335"/>
        </w:trPr>
        <w:tc>
          <w:tcPr>
            <w:tcW w:w="450" w:type="pct"/>
          </w:tcPr>
          <w:p w14:paraId="13A74D6C"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1451EF92"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compressionFlag</w:t>
            </w:r>
            <w:proofErr w:type="spellEnd"/>
          </w:p>
        </w:tc>
        <w:tc>
          <w:tcPr>
            <w:tcW w:w="1114" w:type="pct"/>
            <w:tcMar>
              <w:left w:w="29" w:type="dxa"/>
              <w:right w:w="29" w:type="dxa"/>
            </w:tcMar>
          </w:tcPr>
          <w:p w14:paraId="26606485"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Indicates if the resource is compressed</w:t>
            </w:r>
          </w:p>
        </w:tc>
        <w:tc>
          <w:tcPr>
            <w:tcW w:w="262" w:type="pct"/>
            <w:tcMar>
              <w:left w:w="29" w:type="dxa"/>
              <w:right w:w="29" w:type="dxa"/>
            </w:tcMar>
          </w:tcPr>
          <w:p w14:paraId="5AFD09CC"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1</w:t>
            </w:r>
          </w:p>
        </w:tc>
        <w:tc>
          <w:tcPr>
            <w:tcW w:w="933" w:type="pct"/>
            <w:tcMar>
              <w:left w:w="29" w:type="dxa"/>
              <w:right w:w="29" w:type="dxa"/>
            </w:tcMar>
          </w:tcPr>
          <w:p w14:paraId="386DBBE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Boolean</w:t>
            </w:r>
          </w:p>
        </w:tc>
        <w:tc>
          <w:tcPr>
            <w:tcW w:w="1417" w:type="pct"/>
            <w:tcMar>
              <w:left w:w="29" w:type="dxa"/>
              <w:right w:w="29" w:type="dxa"/>
            </w:tcMar>
          </w:tcPr>
          <w:p w14:paraId="64CDD911" w14:textId="77777777" w:rsidR="00137454" w:rsidRPr="000711EA" w:rsidRDefault="00137454" w:rsidP="00081FF3">
            <w:pPr>
              <w:snapToGrid w:val="0"/>
              <w:spacing w:after="0" w:line="240" w:lineRule="auto"/>
              <w:jc w:val="left"/>
              <w:rPr>
                <w:rFonts w:cs="Arial"/>
                <w:sz w:val="18"/>
                <w:szCs w:val="18"/>
              </w:rPr>
            </w:pPr>
            <w:r>
              <w:rPr>
                <w:rFonts w:cs="Arial"/>
                <w:i/>
                <w:sz w:val="18"/>
                <w:szCs w:val="18"/>
              </w:rPr>
              <w:t>t</w:t>
            </w:r>
            <w:r w:rsidRPr="000711EA">
              <w:rPr>
                <w:rFonts w:cs="Arial"/>
                <w:i/>
                <w:sz w:val="18"/>
                <w:szCs w:val="18"/>
              </w:rPr>
              <w:t>rue</w:t>
            </w:r>
            <w:r w:rsidRPr="000711EA">
              <w:rPr>
                <w:rFonts w:cs="Arial"/>
                <w:sz w:val="18"/>
                <w:szCs w:val="18"/>
              </w:rPr>
              <w:t xml:space="preserve"> indicates a compressed resource</w:t>
            </w:r>
          </w:p>
          <w:p w14:paraId="480D46B4" w14:textId="77777777" w:rsidR="00137454" w:rsidRPr="000711EA" w:rsidRDefault="00137454" w:rsidP="00081FF3">
            <w:pPr>
              <w:snapToGrid w:val="0"/>
              <w:spacing w:after="0" w:line="240" w:lineRule="auto"/>
              <w:jc w:val="left"/>
              <w:rPr>
                <w:rFonts w:cs="Arial"/>
                <w:sz w:val="18"/>
                <w:szCs w:val="18"/>
              </w:rPr>
            </w:pPr>
            <w:r>
              <w:rPr>
                <w:rFonts w:cs="Arial"/>
                <w:i/>
                <w:sz w:val="18"/>
                <w:szCs w:val="18"/>
              </w:rPr>
              <w:t>f</w:t>
            </w:r>
            <w:r w:rsidRPr="000711EA">
              <w:rPr>
                <w:rFonts w:cs="Arial"/>
                <w:i/>
                <w:sz w:val="18"/>
                <w:szCs w:val="18"/>
              </w:rPr>
              <w:t>alse</w:t>
            </w:r>
            <w:r w:rsidRPr="000711EA">
              <w:rPr>
                <w:rFonts w:cs="Arial"/>
                <w:sz w:val="18"/>
                <w:szCs w:val="18"/>
              </w:rPr>
              <w:t xml:space="preserve"> indicates an uncompressed resource</w:t>
            </w:r>
          </w:p>
        </w:tc>
      </w:tr>
      <w:tr w:rsidR="00137454" w:rsidRPr="00EA68F3" w14:paraId="44749A9B" w14:textId="77777777" w:rsidTr="00081FF3">
        <w:trPr>
          <w:cantSplit/>
          <w:trHeight w:val="335"/>
        </w:trPr>
        <w:tc>
          <w:tcPr>
            <w:tcW w:w="450" w:type="pct"/>
          </w:tcPr>
          <w:p w14:paraId="7BAE5DF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6B57624F"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defaultLocale</w:t>
            </w:r>
            <w:proofErr w:type="spellEnd"/>
          </w:p>
        </w:tc>
        <w:tc>
          <w:tcPr>
            <w:tcW w:w="1114" w:type="pct"/>
            <w:tcMar>
              <w:left w:w="29" w:type="dxa"/>
              <w:right w:w="29" w:type="dxa"/>
            </w:tcMar>
          </w:tcPr>
          <w:p w14:paraId="12635688"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Default language and character set used in the Catalogue</w:t>
            </w:r>
          </w:p>
        </w:tc>
        <w:tc>
          <w:tcPr>
            <w:tcW w:w="262" w:type="pct"/>
            <w:tcMar>
              <w:left w:w="29" w:type="dxa"/>
              <w:right w:w="29" w:type="dxa"/>
            </w:tcMar>
          </w:tcPr>
          <w:p w14:paraId="07FB4D31"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0..1</w:t>
            </w:r>
          </w:p>
        </w:tc>
        <w:tc>
          <w:tcPr>
            <w:tcW w:w="933" w:type="pct"/>
            <w:tcMar>
              <w:left w:w="29" w:type="dxa"/>
              <w:right w:w="29" w:type="dxa"/>
            </w:tcMar>
          </w:tcPr>
          <w:p w14:paraId="4ECD039A"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PT_Locale</w:t>
            </w:r>
            <w:proofErr w:type="spellEnd"/>
          </w:p>
        </w:tc>
        <w:tc>
          <w:tcPr>
            <w:tcW w:w="1417" w:type="pct"/>
            <w:tcMar>
              <w:left w:w="29" w:type="dxa"/>
              <w:right w:w="29" w:type="dxa"/>
            </w:tcMar>
          </w:tcPr>
          <w:p w14:paraId="2A100AA1"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 xml:space="preserve">In absence of </w:t>
            </w:r>
            <w:proofErr w:type="spellStart"/>
            <w:r w:rsidRPr="00915EBF">
              <w:rPr>
                <w:rFonts w:cs="Arial"/>
                <w:i/>
                <w:iCs/>
                <w:sz w:val="18"/>
                <w:szCs w:val="18"/>
              </w:rPr>
              <w:t>defaultLocale</w:t>
            </w:r>
            <w:proofErr w:type="spellEnd"/>
            <w:r w:rsidRPr="000711EA">
              <w:rPr>
                <w:rFonts w:cs="Arial"/>
                <w:sz w:val="18"/>
                <w:szCs w:val="18"/>
              </w:rPr>
              <w:t xml:space="preserve"> the language is English in UTF-8</w:t>
            </w:r>
          </w:p>
        </w:tc>
      </w:tr>
      <w:tr w:rsidR="00137454" w:rsidRPr="00EA68F3" w14:paraId="53566337" w14:textId="77777777" w:rsidTr="00081FF3">
        <w:trPr>
          <w:cantSplit/>
          <w:trHeight w:val="335"/>
        </w:trPr>
        <w:tc>
          <w:tcPr>
            <w:tcW w:w="450" w:type="pct"/>
          </w:tcPr>
          <w:p w14:paraId="485BF729"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Attribute</w:t>
            </w:r>
          </w:p>
        </w:tc>
        <w:tc>
          <w:tcPr>
            <w:tcW w:w="824" w:type="pct"/>
            <w:tcMar>
              <w:left w:w="29" w:type="dxa"/>
              <w:right w:w="29" w:type="dxa"/>
            </w:tcMar>
          </w:tcPr>
          <w:p w14:paraId="0B25CB58"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otherLocale</w:t>
            </w:r>
            <w:proofErr w:type="spellEnd"/>
          </w:p>
        </w:tc>
        <w:tc>
          <w:tcPr>
            <w:tcW w:w="1114" w:type="pct"/>
            <w:tcMar>
              <w:left w:w="29" w:type="dxa"/>
              <w:right w:w="29" w:type="dxa"/>
            </w:tcMar>
          </w:tcPr>
          <w:p w14:paraId="43F6B494" w14:textId="77777777" w:rsidR="00137454" w:rsidRPr="000711EA" w:rsidRDefault="00137454" w:rsidP="00081FF3">
            <w:pPr>
              <w:snapToGrid w:val="0"/>
              <w:spacing w:after="0" w:line="240" w:lineRule="auto"/>
              <w:jc w:val="left"/>
              <w:rPr>
                <w:rFonts w:cs="Arial"/>
                <w:sz w:val="18"/>
                <w:szCs w:val="18"/>
              </w:rPr>
            </w:pPr>
            <w:r w:rsidRPr="000711EA">
              <w:rPr>
                <w:rFonts w:cs="Arial"/>
                <w:sz w:val="18"/>
                <w:szCs w:val="18"/>
              </w:rPr>
              <w:t>Other languages and character sets used in the Catalogue</w:t>
            </w:r>
          </w:p>
        </w:tc>
        <w:tc>
          <w:tcPr>
            <w:tcW w:w="262" w:type="pct"/>
            <w:tcMar>
              <w:left w:w="29" w:type="dxa"/>
              <w:right w:w="29" w:type="dxa"/>
            </w:tcMar>
          </w:tcPr>
          <w:p w14:paraId="6A7A61C9" w14:textId="77777777" w:rsidR="00137454" w:rsidRPr="000711EA" w:rsidRDefault="00137454" w:rsidP="00081FF3">
            <w:pPr>
              <w:snapToGrid w:val="0"/>
              <w:spacing w:after="0" w:line="240" w:lineRule="auto"/>
              <w:jc w:val="center"/>
              <w:rPr>
                <w:rFonts w:cs="Arial"/>
                <w:sz w:val="18"/>
                <w:szCs w:val="18"/>
              </w:rPr>
            </w:pPr>
            <w:r w:rsidRPr="000711EA">
              <w:rPr>
                <w:rFonts w:cs="Arial"/>
                <w:sz w:val="18"/>
                <w:szCs w:val="18"/>
              </w:rPr>
              <w:t>0..*</w:t>
            </w:r>
          </w:p>
        </w:tc>
        <w:tc>
          <w:tcPr>
            <w:tcW w:w="933" w:type="pct"/>
            <w:tcMar>
              <w:left w:w="29" w:type="dxa"/>
              <w:right w:w="29" w:type="dxa"/>
            </w:tcMar>
          </w:tcPr>
          <w:p w14:paraId="74065BEB" w14:textId="77777777" w:rsidR="00137454" w:rsidRPr="000711EA" w:rsidRDefault="00137454" w:rsidP="00081FF3">
            <w:pPr>
              <w:snapToGrid w:val="0"/>
              <w:spacing w:after="0" w:line="240" w:lineRule="auto"/>
              <w:jc w:val="left"/>
              <w:rPr>
                <w:rFonts w:cs="Arial"/>
                <w:sz w:val="18"/>
                <w:szCs w:val="18"/>
              </w:rPr>
            </w:pPr>
            <w:proofErr w:type="spellStart"/>
            <w:r w:rsidRPr="000711EA">
              <w:rPr>
                <w:rFonts w:cs="Arial"/>
                <w:sz w:val="18"/>
                <w:szCs w:val="18"/>
              </w:rPr>
              <w:t>PT_Locale</w:t>
            </w:r>
            <w:proofErr w:type="spellEnd"/>
          </w:p>
        </w:tc>
        <w:tc>
          <w:tcPr>
            <w:tcW w:w="1417" w:type="pct"/>
            <w:tcMar>
              <w:left w:w="29" w:type="dxa"/>
              <w:right w:w="29" w:type="dxa"/>
            </w:tcMar>
          </w:tcPr>
          <w:p w14:paraId="330148E6" w14:textId="77777777" w:rsidR="00137454" w:rsidRPr="000711EA" w:rsidRDefault="00137454" w:rsidP="00081FF3">
            <w:pPr>
              <w:snapToGrid w:val="0"/>
              <w:spacing w:after="0" w:line="240" w:lineRule="auto"/>
              <w:jc w:val="left"/>
              <w:rPr>
                <w:rFonts w:cs="Arial"/>
                <w:sz w:val="18"/>
                <w:szCs w:val="18"/>
              </w:rPr>
            </w:pPr>
          </w:p>
        </w:tc>
      </w:tr>
      <w:bookmarkEnd w:id="1737"/>
    </w:tbl>
    <w:p w14:paraId="1F7EEB8D" w14:textId="631F363F" w:rsidR="00137454" w:rsidRDefault="00137454" w:rsidP="007C62F7">
      <w:pPr>
        <w:spacing w:after="120" w:line="240" w:lineRule="auto"/>
      </w:pPr>
    </w:p>
    <w:p w14:paraId="3F70E74D" w14:textId="77777777" w:rsidR="00137454" w:rsidRPr="001E42E8" w:rsidRDefault="00137454" w:rsidP="007C62F7">
      <w:pPr>
        <w:spacing w:after="120" w:line="240" w:lineRule="auto"/>
      </w:pPr>
    </w:p>
    <w:p w14:paraId="67F4DD29" w14:textId="77777777" w:rsidR="003526BF" w:rsidRPr="003526BF" w:rsidRDefault="003526BF" w:rsidP="00FA6CBA">
      <w:pPr>
        <w:spacing w:after="0" w:line="240" w:lineRule="auto"/>
      </w:pPr>
    </w:p>
    <w:p w14:paraId="23DF317C" w14:textId="77777777" w:rsidR="00E73EDF" w:rsidRPr="00382BE3" w:rsidRDefault="007653F1" w:rsidP="00FA6CBA">
      <w:pPr>
        <w:pStyle w:val="Heading4"/>
        <w:tabs>
          <w:tab w:val="clear" w:pos="940"/>
          <w:tab w:val="clear" w:pos="1140"/>
          <w:tab w:val="clear" w:pos="1360"/>
          <w:tab w:val="left" w:pos="993"/>
        </w:tabs>
        <w:spacing w:before="120" w:after="120" w:line="240" w:lineRule="auto"/>
        <w:ind w:left="993" w:hanging="993"/>
      </w:pPr>
      <w:r w:rsidRPr="00382BE3">
        <w:lastRenderedPageBreak/>
        <w:t>S100_CatalogueScope</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37"/>
        <w:gridCol w:w="2988"/>
        <w:gridCol w:w="3430"/>
        <w:gridCol w:w="795"/>
        <w:gridCol w:w="5724"/>
      </w:tblGrid>
      <w:tr w:rsidR="00D85821" w:rsidRPr="009B708D" w14:paraId="4DBE441B" w14:textId="77777777" w:rsidTr="009B708D">
        <w:trPr>
          <w:cantSplit/>
        </w:trPr>
        <w:tc>
          <w:tcPr>
            <w:tcW w:w="412" w:type="pct"/>
            <w:shd w:val="clear" w:color="auto" w:fill="D9D9D9" w:themeFill="background1" w:themeFillShade="D9"/>
          </w:tcPr>
          <w:p w14:paraId="447A1659" w14:textId="77777777" w:rsidR="00D85821" w:rsidRPr="009B708D" w:rsidRDefault="00D85821" w:rsidP="00C128E3">
            <w:pPr>
              <w:snapToGrid w:val="0"/>
              <w:spacing w:before="60" w:after="60" w:line="240" w:lineRule="auto"/>
              <w:rPr>
                <w:b/>
                <w:bCs/>
                <w:sz w:val="18"/>
                <w:szCs w:val="18"/>
              </w:rPr>
            </w:pPr>
            <w:r w:rsidRPr="009B708D">
              <w:rPr>
                <w:b/>
                <w:sz w:val="18"/>
                <w:szCs w:val="18"/>
              </w:rPr>
              <w:t>Role Name</w:t>
            </w:r>
          </w:p>
        </w:tc>
        <w:tc>
          <w:tcPr>
            <w:tcW w:w="1060" w:type="pct"/>
            <w:shd w:val="clear" w:color="auto" w:fill="D9D9D9" w:themeFill="background1" w:themeFillShade="D9"/>
          </w:tcPr>
          <w:p w14:paraId="1AB825EE" w14:textId="77777777" w:rsidR="00D85821" w:rsidRPr="009B708D" w:rsidRDefault="00D85821" w:rsidP="00C128E3">
            <w:pPr>
              <w:snapToGrid w:val="0"/>
              <w:spacing w:before="60" w:after="60" w:line="240" w:lineRule="auto"/>
              <w:rPr>
                <w:b/>
                <w:bCs/>
                <w:sz w:val="18"/>
                <w:szCs w:val="18"/>
              </w:rPr>
            </w:pPr>
            <w:r w:rsidRPr="009B708D">
              <w:rPr>
                <w:b/>
                <w:sz w:val="18"/>
                <w:szCs w:val="18"/>
              </w:rPr>
              <w:t>Name</w:t>
            </w:r>
          </w:p>
        </w:tc>
        <w:tc>
          <w:tcPr>
            <w:tcW w:w="1216" w:type="pct"/>
            <w:shd w:val="clear" w:color="auto" w:fill="D9D9D9" w:themeFill="background1" w:themeFillShade="D9"/>
          </w:tcPr>
          <w:p w14:paraId="2593EDE2" w14:textId="77777777" w:rsidR="00D85821" w:rsidRPr="009B708D" w:rsidRDefault="00D85821" w:rsidP="00C128E3">
            <w:pPr>
              <w:snapToGrid w:val="0"/>
              <w:spacing w:before="60" w:after="60" w:line="240" w:lineRule="auto"/>
              <w:rPr>
                <w:b/>
                <w:bCs/>
                <w:sz w:val="18"/>
                <w:szCs w:val="18"/>
              </w:rPr>
            </w:pPr>
            <w:r w:rsidRPr="009B708D">
              <w:rPr>
                <w:b/>
                <w:sz w:val="18"/>
                <w:szCs w:val="18"/>
              </w:rPr>
              <w:t>Description</w:t>
            </w:r>
          </w:p>
        </w:tc>
        <w:tc>
          <w:tcPr>
            <w:tcW w:w="286" w:type="pct"/>
            <w:shd w:val="clear" w:color="auto" w:fill="D9D9D9" w:themeFill="background1" w:themeFillShade="D9"/>
          </w:tcPr>
          <w:p w14:paraId="3719C973" w14:textId="2499432F" w:rsidR="00D85821" w:rsidRPr="009B708D" w:rsidRDefault="00D85821" w:rsidP="00C128E3">
            <w:pPr>
              <w:snapToGrid w:val="0"/>
              <w:spacing w:before="60" w:after="60" w:line="240" w:lineRule="auto"/>
              <w:jc w:val="center"/>
              <w:rPr>
                <w:b/>
                <w:bCs/>
                <w:sz w:val="18"/>
                <w:szCs w:val="18"/>
              </w:rPr>
            </w:pPr>
            <w:r w:rsidRPr="009B708D">
              <w:rPr>
                <w:b/>
                <w:sz w:val="18"/>
                <w:szCs w:val="18"/>
              </w:rPr>
              <w:t>Code</w:t>
            </w:r>
          </w:p>
        </w:tc>
        <w:tc>
          <w:tcPr>
            <w:tcW w:w="2025" w:type="pct"/>
            <w:shd w:val="clear" w:color="auto" w:fill="D9D9D9" w:themeFill="background1" w:themeFillShade="D9"/>
          </w:tcPr>
          <w:p w14:paraId="2DA92A08" w14:textId="77777777" w:rsidR="00D85821" w:rsidRPr="009B708D" w:rsidRDefault="00D85821" w:rsidP="00C128E3">
            <w:pPr>
              <w:snapToGrid w:val="0"/>
              <w:spacing w:before="60" w:after="60" w:line="240" w:lineRule="auto"/>
              <w:rPr>
                <w:b/>
                <w:bCs/>
                <w:sz w:val="18"/>
                <w:szCs w:val="18"/>
              </w:rPr>
            </w:pPr>
            <w:r w:rsidRPr="009B708D">
              <w:rPr>
                <w:b/>
                <w:sz w:val="18"/>
                <w:szCs w:val="18"/>
              </w:rPr>
              <w:t>Remarks</w:t>
            </w:r>
          </w:p>
        </w:tc>
      </w:tr>
      <w:tr w:rsidR="00D85821" w:rsidRPr="009B708D" w14:paraId="48A7A911" w14:textId="77777777" w:rsidTr="009B708D">
        <w:trPr>
          <w:cantSplit/>
        </w:trPr>
        <w:tc>
          <w:tcPr>
            <w:tcW w:w="412" w:type="pct"/>
          </w:tcPr>
          <w:p w14:paraId="1747996D" w14:textId="26B32463" w:rsidR="00D85821" w:rsidRPr="009B708D" w:rsidRDefault="00D85821" w:rsidP="00C128E3">
            <w:pPr>
              <w:snapToGrid w:val="0"/>
              <w:spacing w:before="60" w:after="60" w:line="240" w:lineRule="auto"/>
              <w:rPr>
                <w:b/>
                <w:bCs/>
                <w:sz w:val="18"/>
                <w:szCs w:val="18"/>
              </w:rPr>
            </w:pPr>
            <w:r w:rsidRPr="009B708D">
              <w:rPr>
                <w:sz w:val="18"/>
                <w:szCs w:val="18"/>
              </w:rPr>
              <w:t>Enumeration</w:t>
            </w:r>
          </w:p>
        </w:tc>
        <w:tc>
          <w:tcPr>
            <w:tcW w:w="1060" w:type="pct"/>
          </w:tcPr>
          <w:p w14:paraId="30D5A75E" w14:textId="77777777" w:rsidR="00D85821" w:rsidRPr="009B708D" w:rsidRDefault="00D85821" w:rsidP="00C128E3">
            <w:pPr>
              <w:snapToGrid w:val="0"/>
              <w:spacing w:before="60" w:after="60" w:line="240" w:lineRule="auto"/>
              <w:rPr>
                <w:b/>
                <w:bCs/>
                <w:sz w:val="18"/>
                <w:szCs w:val="18"/>
              </w:rPr>
            </w:pPr>
            <w:r w:rsidRPr="009B708D">
              <w:rPr>
                <w:sz w:val="18"/>
                <w:szCs w:val="18"/>
              </w:rPr>
              <w:t>S100_CatalogueScope</w:t>
            </w:r>
          </w:p>
        </w:tc>
        <w:tc>
          <w:tcPr>
            <w:tcW w:w="1216" w:type="pct"/>
          </w:tcPr>
          <w:p w14:paraId="0F82808B" w14:textId="330102AD" w:rsidR="00D85821" w:rsidRPr="009B708D" w:rsidRDefault="00D85821" w:rsidP="00C128E3">
            <w:pPr>
              <w:snapToGrid w:val="0"/>
              <w:spacing w:before="60" w:after="60" w:line="240" w:lineRule="auto"/>
              <w:jc w:val="left"/>
              <w:rPr>
                <w:b/>
                <w:bCs/>
                <w:sz w:val="18"/>
                <w:szCs w:val="18"/>
              </w:rPr>
            </w:pPr>
            <w:r w:rsidRPr="009B708D">
              <w:rPr>
                <w:sz w:val="18"/>
                <w:szCs w:val="18"/>
              </w:rPr>
              <w:t xml:space="preserve">The scope of the </w:t>
            </w:r>
            <w:r w:rsidR="00C8753F" w:rsidRPr="009B708D">
              <w:rPr>
                <w:sz w:val="18"/>
                <w:szCs w:val="18"/>
              </w:rPr>
              <w:t>C</w:t>
            </w:r>
            <w:r w:rsidRPr="009B708D">
              <w:rPr>
                <w:sz w:val="18"/>
                <w:szCs w:val="18"/>
              </w:rPr>
              <w:t>atalogue</w:t>
            </w:r>
          </w:p>
        </w:tc>
        <w:tc>
          <w:tcPr>
            <w:tcW w:w="286" w:type="pct"/>
          </w:tcPr>
          <w:p w14:paraId="1C89FB3D" w14:textId="77777777" w:rsidR="00D85821" w:rsidRPr="009B708D" w:rsidRDefault="00D85821" w:rsidP="00C128E3">
            <w:pPr>
              <w:snapToGrid w:val="0"/>
              <w:spacing w:before="60" w:after="60" w:line="240" w:lineRule="auto"/>
              <w:jc w:val="center"/>
              <w:rPr>
                <w:b/>
                <w:bCs/>
                <w:sz w:val="18"/>
                <w:szCs w:val="18"/>
              </w:rPr>
            </w:pPr>
            <w:r w:rsidRPr="009B708D">
              <w:rPr>
                <w:sz w:val="18"/>
                <w:szCs w:val="18"/>
              </w:rPr>
              <w:t>-</w:t>
            </w:r>
          </w:p>
        </w:tc>
        <w:tc>
          <w:tcPr>
            <w:tcW w:w="2025" w:type="pct"/>
          </w:tcPr>
          <w:p w14:paraId="3B1C52F7" w14:textId="77777777" w:rsidR="00D85821" w:rsidRPr="009B708D" w:rsidRDefault="00D85821" w:rsidP="00C128E3">
            <w:pPr>
              <w:snapToGrid w:val="0"/>
              <w:spacing w:before="60" w:after="60" w:line="240" w:lineRule="auto"/>
              <w:rPr>
                <w:b/>
                <w:bCs/>
                <w:sz w:val="18"/>
                <w:szCs w:val="18"/>
              </w:rPr>
            </w:pPr>
            <w:r w:rsidRPr="009B708D">
              <w:rPr>
                <w:sz w:val="18"/>
                <w:szCs w:val="18"/>
              </w:rPr>
              <w:t>-</w:t>
            </w:r>
          </w:p>
        </w:tc>
      </w:tr>
      <w:tr w:rsidR="00D85821" w:rsidRPr="009B708D" w14:paraId="02E6E6BD" w14:textId="77777777" w:rsidTr="009B708D">
        <w:trPr>
          <w:cantSplit/>
        </w:trPr>
        <w:tc>
          <w:tcPr>
            <w:tcW w:w="412" w:type="pct"/>
          </w:tcPr>
          <w:p w14:paraId="630DDB1F" w14:textId="77777777" w:rsidR="00D85821" w:rsidRPr="009B708D" w:rsidRDefault="00D85821" w:rsidP="00C128E3">
            <w:pPr>
              <w:snapToGrid w:val="0"/>
              <w:spacing w:before="60" w:after="60" w:line="240" w:lineRule="auto"/>
              <w:rPr>
                <w:b/>
                <w:bCs/>
                <w:sz w:val="18"/>
                <w:szCs w:val="18"/>
              </w:rPr>
            </w:pPr>
            <w:r w:rsidRPr="009B708D">
              <w:rPr>
                <w:sz w:val="18"/>
                <w:szCs w:val="18"/>
              </w:rPr>
              <w:t>Value</w:t>
            </w:r>
          </w:p>
        </w:tc>
        <w:tc>
          <w:tcPr>
            <w:tcW w:w="1060" w:type="pct"/>
          </w:tcPr>
          <w:p w14:paraId="259C2E52" w14:textId="77777777" w:rsidR="00D85821" w:rsidRPr="009B708D" w:rsidRDefault="00D85821" w:rsidP="00C128E3">
            <w:pPr>
              <w:snapToGrid w:val="0"/>
              <w:spacing w:before="60" w:after="60" w:line="240" w:lineRule="auto"/>
              <w:rPr>
                <w:b/>
                <w:bCs/>
                <w:sz w:val="18"/>
                <w:szCs w:val="18"/>
              </w:rPr>
            </w:pPr>
            <w:proofErr w:type="spellStart"/>
            <w:r w:rsidRPr="009B708D">
              <w:rPr>
                <w:sz w:val="18"/>
                <w:szCs w:val="18"/>
              </w:rPr>
              <w:t>featureCatalogue</w:t>
            </w:r>
            <w:proofErr w:type="spellEnd"/>
          </w:p>
        </w:tc>
        <w:tc>
          <w:tcPr>
            <w:tcW w:w="1216" w:type="pct"/>
          </w:tcPr>
          <w:p w14:paraId="73A9D581" w14:textId="7FD1E988" w:rsidR="00D85821" w:rsidRPr="009B708D" w:rsidRDefault="00D85821" w:rsidP="00C128E3">
            <w:pPr>
              <w:snapToGrid w:val="0"/>
              <w:spacing w:before="60" w:after="60" w:line="240" w:lineRule="auto"/>
              <w:jc w:val="left"/>
              <w:rPr>
                <w:b/>
                <w:bCs/>
                <w:sz w:val="18"/>
                <w:szCs w:val="18"/>
              </w:rPr>
            </w:pPr>
            <w:r w:rsidRPr="009B708D">
              <w:rPr>
                <w:sz w:val="18"/>
                <w:szCs w:val="18"/>
              </w:rPr>
              <w:t xml:space="preserve">S-100 </w:t>
            </w:r>
            <w:r w:rsidR="00C8753F" w:rsidRPr="009B708D">
              <w:rPr>
                <w:sz w:val="18"/>
                <w:szCs w:val="18"/>
              </w:rPr>
              <w:t>F</w:t>
            </w:r>
            <w:r w:rsidRPr="009B708D">
              <w:rPr>
                <w:sz w:val="18"/>
                <w:szCs w:val="18"/>
              </w:rPr>
              <w:t xml:space="preserve">eature </w:t>
            </w:r>
            <w:r w:rsidR="00C8753F" w:rsidRPr="009B708D">
              <w:rPr>
                <w:sz w:val="18"/>
                <w:szCs w:val="18"/>
              </w:rPr>
              <w:t>C</w:t>
            </w:r>
            <w:r w:rsidRPr="009B708D">
              <w:rPr>
                <w:sz w:val="18"/>
                <w:szCs w:val="18"/>
              </w:rPr>
              <w:t>atalogue</w:t>
            </w:r>
          </w:p>
        </w:tc>
        <w:tc>
          <w:tcPr>
            <w:tcW w:w="286" w:type="pct"/>
          </w:tcPr>
          <w:p w14:paraId="5570AE46" w14:textId="16225EE8" w:rsidR="00D85821" w:rsidRPr="009B708D" w:rsidRDefault="00C8753F" w:rsidP="00C128E3">
            <w:pPr>
              <w:snapToGrid w:val="0"/>
              <w:spacing w:before="60" w:after="60" w:line="240" w:lineRule="auto"/>
              <w:jc w:val="center"/>
              <w:rPr>
                <w:bCs/>
                <w:sz w:val="18"/>
                <w:szCs w:val="18"/>
              </w:rPr>
            </w:pPr>
            <w:r w:rsidRPr="009B708D">
              <w:rPr>
                <w:bCs/>
                <w:sz w:val="18"/>
                <w:szCs w:val="18"/>
              </w:rPr>
              <w:t>1</w:t>
            </w:r>
          </w:p>
        </w:tc>
        <w:tc>
          <w:tcPr>
            <w:tcW w:w="2025" w:type="pct"/>
          </w:tcPr>
          <w:p w14:paraId="00D4E878" w14:textId="77777777" w:rsidR="00D85821" w:rsidRPr="009B708D" w:rsidRDefault="00D85821" w:rsidP="00C128E3">
            <w:pPr>
              <w:snapToGrid w:val="0"/>
              <w:spacing w:before="60" w:after="60" w:line="240" w:lineRule="auto"/>
              <w:rPr>
                <w:b/>
                <w:bCs/>
                <w:sz w:val="18"/>
                <w:szCs w:val="18"/>
              </w:rPr>
            </w:pPr>
          </w:p>
        </w:tc>
      </w:tr>
      <w:tr w:rsidR="00D85821" w:rsidRPr="009B708D" w14:paraId="5689E20F" w14:textId="77777777" w:rsidTr="009B708D">
        <w:trPr>
          <w:cantSplit/>
        </w:trPr>
        <w:tc>
          <w:tcPr>
            <w:tcW w:w="412" w:type="pct"/>
          </w:tcPr>
          <w:p w14:paraId="6F2E9B67" w14:textId="77777777" w:rsidR="00D85821" w:rsidRPr="009B708D" w:rsidRDefault="00D85821" w:rsidP="00C128E3">
            <w:pPr>
              <w:snapToGrid w:val="0"/>
              <w:spacing w:before="60" w:after="60" w:line="240" w:lineRule="auto"/>
              <w:rPr>
                <w:b/>
                <w:bCs/>
                <w:sz w:val="18"/>
                <w:szCs w:val="18"/>
              </w:rPr>
            </w:pPr>
            <w:r w:rsidRPr="009B708D">
              <w:rPr>
                <w:sz w:val="18"/>
                <w:szCs w:val="18"/>
              </w:rPr>
              <w:t>Value</w:t>
            </w:r>
          </w:p>
        </w:tc>
        <w:tc>
          <w:tcPr>
            <w:tcW w:w="1060" w:type="pct"/>
          </w:tcPr>
          <w:p w14:paraId="6A0CB357" w14:textId="77777777" w:rsidR="00D85821" w:rsidRPr="009B708D" w:rsidRDefault="00D85821" w:rsidP="00C128E3">
            <w:pPr>
              <w:snapToGrid w:val="0"/>
              <w:spacing w:before="60" w:after="60" w:line="240" w:lineRule="auto"/>
              <w:rPr>
                <w:b/>
                <w:bCs/>
                <w:sz w:val="18"/>
                <w:szCs w:val="18"/>
              </w:rPr>
            </w:pPr>
            <w:proofErr w:type="spellStart"/>
            <w:r w:rsidRPr="009B708D">
              <w:rPr>
                <w:sz w:val="18"/>
                <w:szCs w:val="18"/>
              </w:rPr>
              <w:t>portrayalCatalogue</w:t>
            </w:r>
            <w:proofErr w:type="spellEnd"/>
          </w:p>
        </w:tc>
        <w:tc>
          <w:tcPr>
            <w:tcW w:w="1216" w:type="pct"/>
          </w:tcPr>
          <w:p w14:paraId="0448F7F0" w14:textId="15B34987" w:rsidR="00D85821" w:rsidRPr="009B708D" w:rsidRDefault="00D85821" w:rsidP="00C128E3">
            <w:pPr>
              <w:snapToGrid w:val="0"/>
              <w:spacing w:before="60" w:after="60" w:line="240" w:lineRule="auto"/>
              <w:jc w:val="left"/>
              <w:rPr>
                <w:b/>
                <w:bCs/>
                <w:sz w:val="18"/>
                <w:szCs w:val="18"/>
              </w:rPr>
            </w:pPr>
            <w:r w:rsidRPr="009B708D">
              <w:rPr>
                <w:sz w:val="18"/>
                <w:szCs w:val="18"/>
              </w:rPr>
              <w:t xml:space="preserve">S-100 </w:t>
            </w:r>
            <w:r w:rsidR="00C8753F" w:rsidRPr="009B708D">
              <w:rPr>
                <w:sz w:val="18"/>
                <w:szCs w:val="18"/>
              </w:rPr>
              <w:t>P</w:t>
            </w:r>
            <w:r w:rsidRPr="009B708D">
              <w:rPr>
                <w:sz w:val="18"/>
                <w:szCs w:val="18"/>
              </w:rPr>
              <w:t xml:space="preserve">ortrayal </w:t>
            </w:r>
            <w:r w:rsidR="00C8753F" w:rsidRPr="009B708D">
              <w:rPr>
                <w:sz w:val="18"/>
                <w:szCs w:val="18"/>
              </w:rPr>
              <w:t>C</w:t>
            </w:r>
            <w:r w:rsidRPr="009B708D">
              <w:rPr>
                <w:sz w:val="18"/>
                <w:szCs w:val="18"/>
              </w:rPr>
              <w:t>atalogue</w:t>
            </w:r>
          </w:p>
        </w:tc>
        <w:tc>
          <w:tcPr>
            <w:tcW w:w="286" w:type="pct"/>
          </w:tcPr>
          <w:p w14:paraId="7E5C51CE" w14:textId="5A9EDB52" w:rsidR="00D85821" w:rsidRPr="009B708D" w:rsidRDefault="00C8753F" w:rsidP="00C128E3">
            <w:pPr>
              <w:snapToGrid w:val="0"/>
              <w:spacing w:before="60" w:after="60" w:line="240" w:lineRule="auto"/>
              <w:jc w:val="center"/>
              <w:rPr>
                <w:bCs/>
                <w:sz w:val="18"/>
                <w:szCs w:val="18"/>
              </w:rPr>
            </w:pPr>
            <w:r w:rsidRPr="009B708D">
              <w:rPr>
                <w:bCs/>
                <w:sz w:val="18"/>
                <w:szCs w:val="18"/>
              </w:rPr>
              <w:t>2</w:t>
            </w:r>
          </w:p>
        </w:tc>
        <w:tc>
          <w:tcPr>
            <w:tcW w:w="2025" w:type="pct"/>
          </w:tcPr>
          <w:p w14:paraId="48614466" w14:textId="77777777" w:rsidR="00D85821" w:rsidRPr="009B708D" w:rsidRDefault="00D85821" w:rsidP="00C128E3">
            <w:pPr>
              <w:snapToGrid w:val="0"/>
              <w:spacing w:before="60" w:after="60" w:line="240" w:lineRule="auto"/>
              <w:rPr>
                <w:b/>
                <w:bCs/>
                <w:sz w:val="18"/>
                <w:szCs w:val="18"/>
              </w:rPr>
            </w:pPr>
          </w:p>
        </w:tc>
      </w:tr>
      <w:tr w:rsidR="00D85821" w:rsidRPr="009B708D" w14:paraId="4A62524F" w14:textId="77777777" w:rsidTr="009B708D">
        <w:trPr>
          <w:cantSplit/>
        </w:trPr>
        <w:tc>
          <w:tcPr>
            <w:tcW w:w="412" w:type="pct"/>
          </w:tcPr>
          <w:p w14:paraId="09B0D0CA" w14:textId="5285E9F4" w:rsidR="00D85821" w:rsidRPr="009B708D" w:rsidRDefault="00D85821" w:rsidP="00C128E3">
            <w:pPr>
              <w:snapToGrid w:val="0"/>
              <w:spacing w:before="60" w:after="60" w:line="240" w:lineRule="auto"/>
              <w:rPr>
                <w:sz w:val="18"/>
                <w:szCs w:val="18"/>
              </w:rPr>
            </w:pPr>
            <w:r w:rsidRPr="009B708D">
              <w:rPr>
                <w:sz w:val="18"/>
                <w:szCs w:val="18"/>
              </w:rPr>
              <w:t>Value</w:t>
            </w:r>
          </w:p>
        </w:tc>
        <w:tc>
          <w:tcPr>
            <w:tcW w:w="1060" w:type="pct"/>
          </w:tcPr>
          <w:p w14:paraId="5F46985E" w14:textId="766D0FDA" w:rsidR="00D85821" w:rsidRPr="009B708D" w:rsidRDefault="00D85821" w:rsidP="00C128E3">
            <w:pPr>
              <w:snapToGrid w:val="0"/>
              <w:spacing w:before="60" w:after="60" w:line="240" w:lineRule="auto"/>
              <w:rPr>
                <w:sz w:val="18"/>
                <w:szCs w:val="18"/>
              </w:rPr>
            </w:pPr>
            <w:proofErr w:type="spellStart"/>
            <w:r w:rsidRPr="009B708D">
              <w:rPr>
                <w:sz w:val="18"/>
                <w:szCs w:val="18"/>
              </w:rPr>
              <w:t>interoperabilityCatalogue</w:t>
            </w:r>
            <w:proofErr w:type="spellEnd"/>
          </w:p>
        </w:tc>
        <w:tc>
          <w:tcPr>
            <w:tcW w:w="1216" w:type="pct"/>
          </w:tcPr>
          <w:p w14:paraId="325036D3" w14:textId="3A9DFE40" w:rsidR="00D85821" w:rsidRPr="009B708D" w:rsidRDefault="00D85821" w:rsidP="00C128E3">
            <w:pPr>
              <w:snapToGrid w:val="0"/>
              <w:spacing w:before="60" w:after="60" w:line="240" w:lineRule="auto"/>
              <w:jc w:val="left"/>
              <w:rPr>
                <w:b/>
                <w:bCs/>
                <w:sz w:val="18"/>
                <w:szCs w:val="18"/>
              </w:rPr>
            </w:pPr>
            <w:r w:rsidRPr="009B708D">
              <w:rPr>
                <w:sz w:val="18"/>
                <w:szCs w:val="18"/>
              </w:rPr>
              <w:t xml:space="preserve">S-100 </w:t>
            </w:r>
            <w:r w:rsidR="00C8753F" w:rsidRPr="009B708D">
              <w:rPr>
                <w:sz w:val="18"/>
                <w:szCs w:val="18"/>
              </w:rPr>
              <w:t>I</w:t>
            </w:r>
            <w:r w:rsidRPr="009B708D">
              <w:rPr>
                <w:sz w:val="18"/>
                <w:szCs w:val="18"/>
              </w:rPr>
              <w:t xml:space="preserve">nteroperability </w:t>
            </w:r>
            <w:r w:rsidR="00C8753F" w:rsidRPr="009B708D">
              <w:rPr>
                <w:sz w:val="18"/>
                <w:szCs w:val="18"/>
              </w:rPr>
              <w:t>Catalogue</w:t>
            </w:r>
          </w:p>
        </w:tc>
        <w:tc>
          <w:tcPr>
            <w:tcW w:w="286" w:type="pct"/>
          </w:tcPr>
          <w:p w14:paraId="4A540CFA" w14:textId="21BA407C" w:rsidR="00D85821" w:rsidRPr="009B708D" w:rsidRDefault="00C8753F" w:rsidP="00C128E3">
            <w:pPr>
              <w:snapToGrid w:val="0"/>
              <w:spacing w:before="60" w:after="60" w:line="240" w:lineRule="auto"/>
              <w:jc w:val="center"/>
              <w:rPr>
                <w:bCs/>
                <w:sz w:val="18"/>
                <w:szCs w:val="18"/>
              </w:rPr>
            </w:pPr>
            <w:r w:rsidRPr="009B708D">
              <w:rPr>
                <w:bCs/>
                <w:sz w:val="18"/>
                <w:szCs w:val="18"/>
              </w:rPr>
              <w:t>3</w:t>
            </w:r>
          </w:p>
        </w:tc>
        <w:tc>
          <w:tcPr>
            <w:tcW w:w="2025" w:type="pct"/>
          </w:tcPr>
          <w:p w14:paraId="4F88B3B0" w14:textId="77777777" w:rsidR="00D85821" w:rsidRPr="009B708D" w:rsidRDefault="00D85821" w:rsidP="00C128E3">
            <w:pPr>
              <w:snapToGrid w:val="0"/>
              <w:spacing w:before="60" w:after="60" w:line="240" w:lineRule="auto"/>
              <w:rPr>
                <w:b/>
                <w:bCs/>
                <w:sz w:val="18"/>
                <w:szCs w:val="18"/>
              </w:rPr>
            </w:pPr>
          </w:p>
        </w:tc>
      </w:tr>
    </w:tbl>
    <w:p w14:paraId="02B22D99" w14:textId="31B91708" w:rsidR="00E73EDF" w:rsidRDefault="00E73EDF" w:rsidP="00FA6CBA">
      <w:pPr>
        <w:spacing w:after="0" w:line="240" w:lineRule="auto"/>
      </w:pPr>
    </w:p>
    <w:p w14:paraId="24B55949" w14:textId="62DB846C" w:rsidR="009E378A" w:rsidRDefault="009E378A" w:rsidP="009E378A">
      <w:pPr>
        <w:pStyle w:val="Heading3"/>
      </w:pPr>
      <w:bookmarkStart w:id="1738" w:name="_Toc120228718"/>
      <w:r>
        <w:t>Miscellaneous metadata types</w:t>
      </w:r>
      <w:bookmarkEnd w:id="1738"/>
    </w:p>
    <w:p w14:paraId="3FF6F038" w14:textId="2F00EA8B" w:rsidR="00D360CD" w:rsidRPr="00382BE3" w:rsidRDefault="00D360CD" w:rsidP="00FA6CBA">
      <w:pPr>
        <w:pStyle w:val="Heading4"/>
        <w:tabs>
          <w:tab w:val="clear" w:pos="940"/>
          <w:tab w:val="clear" w:pos="1140"/>
          <w:tab w:val="clear" w:pos="1360"/>
          <w:tab w:val="left" w:pos="993"/>
        </w:tabs>
        <w:spacing w:before="120" w:after="120" w:line="240" w:lineRule="auto"/>
        <w:ind w:left="993" w:hanging="993"/>
      </w:pPr>
      <w:proofErr w:type="spellStart"/>
      <w:r>
        <w:t>MD_MaintenanceInformation</w:t>
      </w:r>
      <w:proofErr w:type="spellEnd"/>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14"/>
        <w:gridCol w:w="3068"/>
        <w:gridCol w:w="3385"/>
        <w:gridCol w:w="731"/>
        <w:gridCol w:w="2908"/>
        <w:gridCol w:w="3068"/>
      </w:tblGrid>
      <w:tr w:rsidR="00F43633" w:rsidRPr="009B708D" w14:paraId="3C595293" w14:textId="77777777" w:rsidTr="009B708D">
        <w:trPr>
          <w:cantSplit/>
        </w:trPr>
        <w:tc>
          <w:tcPr>
            <w:tcW w:w="390" w:type="pct"/>
            <w:shd w:val="clear" w:color="auto" w:fill="D9D9D9" w:themeFill="background1" w:themeFillShade="D9"/>
          </w:tcPr>
          <w:p w14:paraId="3DFEC2AE" w14:textId="77777777" w:rsidR="00F43633" w:rsidRPr="009B708D" w:rsidRDefault="00F43633" w:rsidP="00D360CD">
            <w:pPr>
              <w:keepNext/>
              <w:keepLines/>
              <w:snapToGrid w:val="0"/>
              <w:spacing w:before="60" w:after="60" w:line="240" w:lineRule="auto"/>
              <w:jc w:val="left"/>
              <w:rPr>
                <w:b/>
                <w:sz w:val="18"/>
                <w:szCs w:val="18"/>
              </w:rPr>
            </w:pPr>
            <w:r w:rsidRPr="009B708D">
              <w:rPr>
                <w:b/>
                <w:sz w:val="18"/>
                <w:szCs w:val="18"/>
              </w:rPr>
              <w:t>Role Name</w:t>
            </w:r>
          </w:p>
        </w:tc>
        <w:tc>
          <w:tcPr>
            <w:tcW w:w="1104" w:type="pct"/>
            <w:shd w:val="clear" w:color="auto" w:fill="D9D9D9" w:themeFill="background1" w:themeFillShade="D9"/>
          </w:tcPr>
          <w:p w14:paraId="717F62C7" w14:textId="77777777" w:rsidR="00F43633" w:rsidRPr="009B708D" w:rsidRDefault="00F43633" w:rsidP="00D360CD">
            <w:pPr>
              <w:keepNext/>
              <w:keepLines/>
              <w:snapToGrid w:val="0"/>
              <w:spacing w:before="60" w:after="60" w:line="240" w:lineRule="auto"/>
              <w:jc w:val="left"/>
              <w:rPr>
                <w:b/>
                <w:sz w:val="18"/>
                <w:szCs w:val="18"/>
              </w:rPr>
            </w:pPr>
            <w:r w:rsidRPr="009B708D">
              <w:rPr>
                <w:b/>
                <w:sz w:val="18"/>
                <w:szCs w:val="18"/>
              </w:rPr>
              <w:t>Name</w:t>
            </w:r>
          </w:p>
        </w:tc>
        <w:tc>
          <w:tcPr>
            <w:tcW w:w="1234" w:type="pct"/>
            <w:shd w:val="clear" w:color="auto" w:fill="D9D9D9" w:themeFill="background1" w:themeFillShade="D9"/>
          </w:tcPr>
          <w:p w14:paraId="3EFD56C4" w14:textId="77777777" w:rsidR="00F43633" w:rsidRPr="009B708D" w:rsidRDefault="00F43633" w:rsidP="00D360CD">
            <w:pPr>
              <w:keepNext/>
              <w:keepLines/>
              <w:snapToGrid w:val="0"/>
              <w:spacing w:before="60" w:after="60" w:line="240" w:lineRule="auto"/>
              <w:jc w:val="left"/>
              <w:rPr>
                <w:b/>
                <w:sz w:val="18"/>
                <w:szCs w:val="18"/>
              </w:rPr>
            </w:pPr>
            <w:r w:rsidRPr="009B708D">
              <w:rPr>
                <w:b/>
                <w:sz w:val="18"/>
                <w:szCs w:val="18"/>
              </w:rPr>
              <w:t>Description</w:t>
            </w:r>
          </w:p>
        </w:tc>
        <w:tc>
          <w:tcPr>
            <w:tcW w:w="290" w:type="pct"/>
            <w:shd w:val="clear" w:color="auto" w:fill="D9D9D9" w:themeFill="background1" w:themeFillShade="D9"/>
          </w:tcPr>
          <w:p w14:paraId="17F67B64" w14:textId="77777777" w:rsidR="00F43633" w:rsidRPr="009B708D" w:rsidRDefault="00F43633" w:rsidP="00D360CD">
            <w:pPr>
              <w:keepNext/>
              <w:keepLines/>
              <w:snapToGrid w:val="0"/>
              <w:spacing w:before="60" w:after="60" w:line="240" w:lineRule="auto"/>
              <w:jc w:val="center"/>
              <w:rPr>
                <w:b/>
                <w:sz w:val="18"/>
                <w:szCs w:val="18"/>
              </w:rPr>
            </w:pPr>
            <w:proofErr w:type="spellStart"/>
            <w:r w:rsidRPr="009B708D">
              <w:rPr>
                <w:b/>
                <w:sz w:val="18"/>
                <w:szCs w:val="18"/>
              </w:rPr>
              <w:t>Mult</w:t>
            </w:r>
            <w:proofErr w:type="spellEnd"/>
          </w:p>
        </w:tc>
        <w:tc>
          <w:tcPr>
            <w:tcW w:w="879" w:type="pct"/>
            <w:shd w:val="clear" w:color="auto" w:fill="D9D9D9" w:themeFill="background1" w:themeFillShade="D9"/>
          </w:tcPr>
          <w:p w14:paraId="65E86B2A" w14:textId="77777777" w:rsidR="00F43633" w:rsidRPr="009B708D" w:rsidRDefault="00F43633" w:rsidP="00D360CD">
            <w:pPr>
              <w:keepNext/>
              <w:keepLines/>
              <w:snapToGrid w:val="0"/>
              <w:spacing w:before="60" w:after="60" w:line="240" w:lineRule="auto"/>
              <w:jc w:val="left"/>
              <w:rPr>
                <w:b/>
                <w:sz w:val="18"/>
                <w:szCs w:val="18"/>
              </w:rPr>
            </w:pPr>
            <w:r w:rsidRPr="009B708D">
              <w:rPr>
                <w:b/>
                <w:sz w:val="18"/>
                <w:szCs w:val="18"/>
              </w:rPr>
              <w:t>Type</w:t>
            </w:r>
          </w:p>
        </w:tc>
        <w:tc>
          <w:tcPr>
            <w:tcW w:w="1104" w:type="pct"/>
            <w:shd w:val="clear" w:color="auto" w:fill="D9D9D9" w:themeFill="background1" w:themeFillShade="D9"/>
          </w:tcPr>
          <w:p w14:paraId="2064212C" w14:textId="77777777" w:rsidR="00F43633" w:rsidRPr="009B708D" w:rsidRDefault="00F43633" w:rsidP="00D360CD">
            <w:pPr>
              <w:keepNext/>
              <w:keepLines/>
              <w:snapToGrid w:val="0"/>
              <w:spacing w:before="60" w:after="60" w:line="240" w:lineRule="auto"/>
              <w:jc w:val="left"/>
              <w:rPr>
                <w:b/>
                <w:sz w:val="18"/>
                <w:szCs w:val="18"/>
              </w:rPr>
            </w:pPr>
            <w:r w:rsidRPr="009B708D">
              <w:rPr>
                <w:b/>
                <w:sz w:val="18"/>
                <w:szCs w:val="18"/>
              </w:rPr>
              <w:t>Remarks</w:t>
            </w:r>
          </w:p>
        </w:tc>
      </w:tr>
      <w:tr w:rsidR="00F43633" w:rsidRPr="009B708D" w14:paraId="4D379A79" w14:textId="77777777" w:rsidTr="009B708D">
        <w:trPr>
          <w:cantSplit/>
          <w:trHeight w:val="305"/>
        </w:trPr>
        <w:tc>
          <w:tcPr>
            <w:tcW w:w="390" w:type="pct"/>
          </w:tcPr>
          <w:p w14:paraId="49C1B714" w14:textId="77777777" w:rsidR="00F43633" w:rsidRPr="009B708D" w:rsidRDefault="00F43633" w:rsidP="00D360CD">
            <w:pPr>
              <w:snapToGrid w:val="0"/>
              <w:spacing w:before="60" w:after="60" w:line="240" w:lineRule="auto"/>
              <w:jc w:val="left"/>
              <w:rPr>
                <w:sz w:val="18"/>
                <w:szCs w:val="18"/>
              </w:rPr>
            </w:pPr>
            <w:r w:rsidRPr="009B708D">
              <w:rPr>
                <w:sz w:val="18"/>
                <w:szCs w:val="18"/>
              </w:rPr>
              <w:t>Class</w:t>
            </w:r>
          </w:p>
        </w:tc>
        <w:tc>
          <w:tcPr>
            <w:tcW w:w="1104" w:type="pct"/>
          </w:tcPr>
          <w:p w14:paraId="279966C3" w14:textId="77777777" w:rsidR="00F43633" w:rsidRPr="009B708D" w:rsidRDefault="00F43633" w:rsidP="00D360CD">
            <w:pPr>
              <w:snapToGrid w:val="0"/>
              <w:spacing w:before="60" w:after="60" w:line="240" w:lineRule="auto"/>
              <w:jc w:val="left"/>
              <w:rPr>
                <w:sz w:val="18"/>
                <w:szCs w:val="18"/>
              </w:rPr>
            </w:pPr>
            <w:proofErr w:type="spellStart"/>
            <w:r w:rsidRPr="009B708D">
              <w:rPr>
                <w:sz w:val="18"/>
                <w:szCs w:val="18"/>
              </w:rPr>
              <w:t>MD_MaintenanceInformation</w:t>
            </w:r>
            <w:proofErr w:type="spellEnd"/>
          </w:p>
        </w:tc>
        <w:tc>
          <w:tcPr>
            <w:tcW w:w="1234" w:type="pct"/>
          </w:tcPr>
          <w:p w14:paraId="43082147" w14:textId="77777777" w:rsidR="00F43633" w:rsidRPr="009B708D" w:rsidRDefault="00F43633" w:rsidP="00D360CD">
            <w:pPr>
              <w:snapToGrid w:val="0"/>
              <w:spacing w:before="60" w:after="60" w:line="240" w:lineRule="auto"/>
              <w:jc w:val="left"/>
              <w:rPr>
                <w:sz w:val="18"/>
                <w:szCs w:val="18"/>
              </w:rPr>
            </w:pPr>
            <w:r w:rsidRPr="009B708D">
              <w:rPr>
                <w:sz w:val="18"/>
                <w:szCs w:val="18"/>
              </w:rPr>
              <w:t>Information about the scope and frequency of updating</w:t>
            </w:r>
          </w:p>
        </w:tc>
        <w:tc>
          <w:tcPr>
            <w:tcW w:w="290" w:type="pct"/>
          </w:tcPr>
          <w:p w14:paraId="29F183DA" w14:textId="77777777" w:rsidR="00F43633" w:rsidRPr="009B708D" w:rsidRDefault="00F43633" w:rsidP="00D360CD">
            <w:pPr>
              <w:snapToGrid w:val="0"/>
              <w:spacing w:before="60" w:after="60" w:line="240" w:lineRule="auto"/>
              <w:jc w:val="center"/>
              <w:rPr>
                <w:sz w:val="18"/>
                <w:szCs w:val="18"/>
              </w:rPr>
            </w:pPr>
            <w:r w:rsidRPr="009B708D">
              <w:rPr>
                <w:sz w:val="18"/>
                <w:szCs w:val="18"/>
              </w:rPr>
              <w:t>-</w:t>
            </w:r>
          </w:p>
        </w:tc>
        <w:tc>
          <w:tcPr>
            <w:tcW w:w="879" w:type="pct"/>
          </w:tcPr>
          <w:p w14:paraId="315BFA9E" w14:textId="77777777" w:rsidR="00F43633" w:rsidRPr="009B708D" w:rsidRDefault="00F43633" w:rsidP="00D360CD">
            <w:pPr>
              <w:snapToGrid w:val="0"/>
              <w:spacing w:before="60" w:after="60" w:line="240" w:lineRule="auto"/>
              <w:jc w:val="left"/>
              <w:rPr>
                <w:sz w:val="18"/>
                <w:szCs w:val="18"/>
              </w:rPr>
            </w:pPr>
            <w:r w:rsidRPr="009B708D">
              <w:rPr>
                <w:sz w:val="18"/>
                <w:szCs w:val="18"/>
              </w:rPr>
              <w:t>-</w:t>
            </w:r>
          </w:p>
        </w:tc>
        <w:tc>
          <w:tcPr>
            <w:tcW w:w="1104" w:type="pct"/>
            <w:vAlign w:val="center"/>
          </w:tcPr>
          <w:p w14:paraId="30AA509F" w14:textId="77777777" w:rsidR="00F43633" w:rsidRPr="009B708D" w:rsidRDefault="00F43633" w:rsidP="00F56D1C">
            <w:pPr>
              <w:snapToGrid w:val="0"/>
              <w:spacing w:before="60" w:after="0" w:line="240" w:lineRule="auto"/>
              <w:rPr>
                <w:sz w:val="18"/>
                <w:szCs w:val="18"/>
              </w:rPr>
            </w:pPr>
            <w:r w:rsidRPr="009B708D">
              <w:rPr>
                <w:sz w:val="18"/>
                <w:szCs w:val="18"/>
              </w:rPr>
              <w:t>S-100 restricts the ISO 19115-class to:</w:t>
            </w:r>
          </w:p>
          <w:p w14:paraId="10E3B9B5" w14:textId="77777777" w:rsidR="00F43633" w:rsidRPr="009B708D" w:rsidRDefault="00F43633" w:rsidP="006A5C19">
            <w:pPr>
              <w:pStyle w:val="ListParagraph"/>
              <w:numPr>
                <w:ilvl w:val="0"/>
                <w:numId w:val="19"/>
              </w:numPr>
              <w:snapToGrid w:val="0"/>
              <w:spacing w:after="0" w:line="240" w:lineRule="auto"/>
              <w:jc w:val="left"/>
              <w:rPr>
                <w:rFonts w:cs="Arial"/>
                <w:sz w:val="18"/>
                <w:szCs w:val="18"/>
              </w:rPr>
            </w:pPr>
            <w:r w:rsidRPr="009B708D">
              <w:rPr>
                <w:rFonts w:cs="Arial"/>
                <w:sz w:val="18"/>
                <w:szCs w:val="18"/>
              </w:rPr>
              <w:t xml:space="preserve">prohibit </w:t>
            </w:r>
            <w:proofErr w:type="spellStart"/>
            <w:r w:rsidRPr="009B708D">
              <w:rPr>
                <w:rFonts w:cs="Arial"/>
                <w:sz w:val="18"/>
                <w:szCs w:val="18"/>
              </w:rPr>
              <w:t>maintenanceScope</w:t>
            </w:r>
            <w:proofErr w:type="spellEnd"/>
            <w:r w:rsidRPr="009B708D">
              <w:rPr>
                <w:rFonts w:cs="Arial"/>
                <w:sz w:val="18"/>
                <w:szCs w:val="18"/>
              </w:rPr>
              <w:t xml:space="preserve">, </w:t>
            </w:r>
            <w:proofErr w:type="spellStart"/>
            <w:r w:rsidRPr="009B708D">
              <w:rPr>
                <w:rFonts w:cs="Arial"/>
                <w:sz w:val="18"/>
                <w:szCs w:val="18"/>
              </w:rPr>
              <w:t>maintenanceNote</w:t>
            </w:r>
            <w:proofErr w:type="spellEnd"/>
            <w:r w:rsidRPr="009B708D">
              <w:rPr>
                <w:rFonts w:cs="Arial"/>
                <w:sz w:val="18"/>
                <w:szCs w:val="18"/>
              </w:rPr>
              <w:t>, and contact attributes;</w:t>
            </w:r>
          </w:p>
          <w:p w14:paraId="0B581558" w14:textId="77777777" w:rsidR="00F43633" w:rsidRPr="009B708D" w:rsidRDefault="00F43633" w:rsidP="006A5C19">
            <w:pPr>
              <w:pStyle w:val="ListParagraph"/>
              <w:numPr>
                <w:ilvl w:val="0"/>
                <w:numId w:val="19"/>
              </w:numPr>
              <w:snapToGrid w:val="0"/>
              <w:spacing w:after="60" w:line="240" w:lineRule="auto"/>
              <w:jc w:val="left"/>
              <w:rPr>
                <w:sz w:val="18"/>
                <w:szCs w:val="18"/>
              </w:rPr>
            </w:pPr>
            <w:r w:rsidRPr="009B708D">
              <w:rPr>
                <w:rFonts w:cs="Arial"/>
                <w:sz w:val="18"/>
                <w:szCs w:val="18"/>
              </w:rPr>
              <w:t xml:space="preserve">define restrictions on </w:t>
            </w:r>
            <w:proofErr w:type="spellStart"/>
            <w:r w:rsidRPr="009B708D">
              <w:rPr>
                <w:rFonts w:cs="Arial"/>
                <w:sz w:val="18"/>
                <w:szCs w:val="18"/>
              </w:rPr>
              <w:t>maintenanceAndUpdate‌Frequency</w:t>
            </w:r>
            <w:proofErr w:type="spellEnd"/>
            <w:r w:rsidRPr="009B708D">
              <w:rPr>
                <w:rFonts w:cs="Arial"/>
                <w:sz w:val="18"/>
                <w:szCs w:val="18"/>
              </w:rPr>
              <w:t xml:space="preserve">, </w:t>
            </w:r>
            <w:proofErr w:type="spellStart"/>
            <w:r w:rsidRPr="009B708D">
              <w:rPr>
                <w:rFonts w:cs="Arial"/>
                <w:sz w:val="18"/>
                <w:szCs w:val="18"/>
              </w:rPr>
              <w:t>maintenanceDate</w:t>
            </w:r>
            <w:proofErr w:type="spellEnd"/>
            <w:r w:rsidRPr="009B708D">
              <w:rPr>
                <w:rFonts w:cs="Arial"/>
                <w:sz w:val="18"/>
                <w:szCs w:val="18"/>
              </w:rPr>
              <w:t xml:space="preserve">, and </w:t>
            </w:r>
            <w:proofErr w:type="spellStart"/>
            <w:r w:rsidRPr="009B708D">
              <w:rPr>
                <w:rFonts w:cs="Arial"/>
                <w:sz w:val="18"/>
                <w:szCs w:val="18"/>
              </w:rPr>
              <w:t>userDefinedMaintenance‌Frequency</w:t>
            </w:r>
            <w:proofErr w:type="spellEnd"/>
            <w:r w:rsidRPr="009B708D">
              <w:rPr>
                <w:rFonts w:cs="Arial"/>
                <w:sz w:val="18"/>
                <w:szCs w:val="18"/>
              </w:rPr>
              <w:t xml:space="preserve"> attributes</w:t>
            </w:r>
          </w:p>
        </w:tc>
      </w:tr>
      <w:tr w:rsidR="00F43633" w:rsidRPr="009B708D" w14:paraId="005DD027" w14:textId="77777777" w:rsidTr="009B708D">
        <w:trPr>
          <w:cantSplit/>
          <w:trHeight w:val="277"/>
        </w:trPr>
        <w:tc>
          <w:tcPr>
            <w:tcW w:w="390" w:type="pct"/>
          </w:tcPr>
          <w:p w14:paraId="692DF510" w14:textId="77777777" w:rsidR="00F43633" w:rsidRPr="009B708D" w:rsidRDefault="00F43633" w:rsidP="00D360CD">
            <w:pPr>
              <w:snapToGrid w:val="0"/>
              <w:spacing w:before="60" w:after="60" w:line="240" w:lineRule="auto"/>
              <w:jc w:val="left"/>
              <w:rPr>
                <w:sz w:val="18"/>
                <w:szCs w:val="18"/>
              </w:rPr>
            </w:pPr>
            <w:r w:rsidRPr="009B708D">
              <w:rPr>
                <w:sz w:val="18"/>
                <w:szCs w:val="18"/>
              </w:rPr>
              <w:t>Attribute</w:t>
            </w:r>
          </w:p>
        </w:tc>
        <w:tc>
          <w:tcPr>
            <w:tcW w:w="1104" w:type="pct"/>
          </w:tcPr>
          <w:p w14:paraId="231F503D" w14:textId="77777777" w:rsidR="00F43633" w:rsidRPr="009B708D" w:rsidRDefault="00F43633" w:rsidP="00D360CD">
            <w:pPr>
              <w:snapToGrid w:val="0"/>
              <w:spacing w:before="60" w:after="60" w:line="240" w:lineRule="auto"/>
              <w:jc w:val="left"/>
              <w:rPr>
                <w:sz w:val="18"/>
                <w:szCs w:val="18"/>
              </w:rPr>
            </w:pPr>
            <w:proofErr w:type="spellStart"/>
            <w:r w:rsidRPr="009B708D">
              <w:rPr>
                <w:sz w:val="18"/>
                <w:szCs w:val="18"/>
              </w:rPr>
              <w:t>maintenanceAndUpdateFrequency</w:t>
            </w:r>
            <w:proofErr w:type="spellEnd"/>
          </w:p>
        </w:tc>
        <w:tc>
          <w:tcPr>
            <w:tcW w:w="1234" w:type="pct"/>
          </w:tcPr>
          <w:p w14:paraId="0355FD72" w14:textId="77777777" w:rsidR="00F43633" w:rsidRPr="009B708D" w:rsidRDefault="00F43633" w:rsidP="00D360CD">
            <w:pPr>
              <w:snapToGrid w:val="0"/>
              <w:spacing w:before="60" w:after="60" w:line="240" w:lineRule="auto"/>
              <w:jc w:val="left"/>
              <w:rPr>
                <w:sz w:val="18"/>
                <w:szCs w:val="18"/>
              </w:rPr>
            </w:pPr>
            <w:r w:rsidRPr="009B708D">
              <w:rPr>
                <w:sz w:val="18"/>
                <w:szCs w:val="18"/>
              </w:rPr>
              <w:t>Frequency with which changes and additions are made to the resource after the initial resource is completed</w:t>
            </w:r>
          </w:p>
        </w:tc>
        <w:tc>
          <w:tcPr>
            <w:tcW w:w="290" w:type="pct"/>
          </w:tcPr>
          <w:p w14:paraId="14E8A441" w14:textId="77777777" w:rsidR="00F43633" w:rsidRPr="009B708D" w:rsidRDefault="00F43633" w:rsidP="00D360CD">
            <w:pPr>
              <w:snapToGrid w:val="0"/>
              <w:spacing w:before="60" w:after="60" w:line="240" w:lineRule="auto"/>
              <w:jc w:val="center"/>
              <w:rPr>
                <w:sz w:val="18"/>
                <w:szCs w:val="18"/>
              </w:rPr>
            </w:pPr>
            <w:r w:rsidRPr="009B708D">
              <w:rPr>
                <w:sz w:val="18"/>
                <w:szCs w:val="18"/>
              </w:rPr>
              <w:t>0..1</w:t>
            </w:r>
          </w:p>
        </w:tc>
        <w:tc>
          <w:tcPr>
            <w:tcW w:w="879" w:type="pct"/>
          </w:tcPr>
          <w:p w14:paraId="3BF2210A" w14:textId="77777777" w:rsidR="00F43633" w:rsidRPr="009B708D" w:rsidRDefault="00F43633" w:rsidP="00D360CD">
            <w:pPr>
              <w:snapToGrid w:val="0"/>
              <w:spacing w:before="60" w:after="60" w:line="240" w:lineRule="auto"/>
              <w:jc w:val="left"/>
              <w:rPr>
                <w:sz w:val="18"/>
                <w:szCs w:val="18"/>
              </w:rPr>
            </w:pPr>
            <w:proofErr w:type="spellStart"/>
            <w:r w:rsidRPr="009B708D">
              <w:rPr>
                <w:sz w:val="18"/>
                <w:szCs w:val="18"/>
              </w:rPr>
              <w:t>MD_MaintenanceFrequencyCode</w:t>
            </w:r>
            <w:proofErr w:type="spellEnd"/>
            <w:r w:rsidRPr="009B708D">
              <w:rPr>
                <w:sz w:val="18"/>
                <w:szCs w:val="18"/>
              </w:rPr>
              <w:t xml:space="preserve"> (</w:t>
            </w:r>
            <w:proofErr w:type="spellStart"/>
            <w:r w:rsidRPr="009B708D">
              <w:rPr>
                <w:sz w:val="18"/>
                <w:szCs w:val="18"/>
              </w:rPr>
              <w:t>codelist</w:t>
            </w:r>
            <w:proofErr w:type="spellEnd"/>
            <w:r w:rsidRPr="009B708D">
              <w:rPr>
                <w:sz w:val="18"/>
                <w:szCs w:val="18"/>
              </w:rPr>
              <w:t>)</w:t>
            </w:r>
          </w:p>
        </w:tc>
        <w:tc>
          <w:tcPr>
            <w:tcW w:w="1104" w:type="pct"/>
            <w:vAlign w:val="center"/>
          </w:tcPr>
          <w:p w14:paraId="52EA44CA" w14:textId="2395D07D" w:rsidR="00F43633" w:rsidRPr="009B708D" w:rsidRDefault="00F43633" w:rsidP="00D360CD">
            <w:pPr>
              <w:snapToGrid w:val="0"/>
              <w:spacing w:before="60" w:after="60" w:line="240" w:lineRule="auto"/>
              <w:jc w:val="left"/>
              <w:rPr>
                <w:sz w:val="18"/>
                <w:szCs w:val="18"/>
              </w:rPr>
            </w:pPr>
            <w:r w:rsidRPr="009B708D">
              <w:rPr>
                <w:sz w:val="18"/>
                <w:szCs w:val="18"/>
              </w:rPr>
              <w:t xml:space="preserve">Must be populated if </w:t>
            </w:r>
            <w:proofErr w:type="spellStart"/>
            <w:r w:rsidRPr="009B708D">
              <w:rPr>
                <w:sz w:val="18"/>
                <w:szCs w:val="18"/>
              </w:rPr>
              <w:t>userDefinedMaintenanceFrequency</w:t>
            </w:r>
            <w:proofErr w:type="spellEnd"/>
            <w:r w:rsidRPr="009B708D">
              <w:rPr>
                <w:sz w:val="18"/>
                <w:szCs w:val="18"/>
              </w:rPr>
              <w:t xml:space="preserve"> is not present, otherwise optional. See Table </w:t>
            </w:r>
            <w:proofErr w:type="spellStart"/>
            <w:r w:rsidRPr="009B708D">
              <w:rPr>
                <w:sz w:val="18"/>
                <w:szCs w:val="18"/>
              </w:rPr>
              <w:t>MD_Maintenance‌Frequency‌Code</w:t>
            </w:r>
            <w:proofErr w:type="spellEnd"/>
            <w:r w:rsidRPr="009B708D">
              <w:rPr>
                <w:sz w:val="18"/>
                <w:szCs w:val="18"/>
              </w:rPr>
              <w:t xml:space="preserve"> in this Part for values allowed in S-100 metadata</w:t>
            </w:r>
          </w:p>
        </w:tc>
      </w:tr>
      <w:tr w:rsidR="00F43633" w:rsidRPr="009B708D" w14:paraId="7214BEBF" w14:textId="77777777" w:rsidTr="009B708D">
        <w:trPr>
          <w:cantSplit/>
          <w:trHeight w:val="277"/>
        </w:trPr>
        <w:tc>
          <w:tcPr>
            <w:tcW w:w="390" w:type="pct"/>
          </w:tcPr>
          <w:p w14:paraId="2A0728AF" w14:textId="77777777" w:rsidR="00F43633" w:rsidRPr="009B708D" w:rsidRDefault="00F43633" w:rsidP="00D360CD">
            <w:pPr>
              <w:snapToGrid w:val="0"/>
              <w:spacing w:before="60" w:after="60" w:line="240" w:lineRule="auto"/>
              <w:jc w:val="left"/>
              <w:rPr>
                <w:sz w:val="18"/>
                <w:szCs w:val="18"/>
              </w:rPr>
            </w:pPr>
            <w:r w:rsidRPr="009B708D">
              <w:rPr>
                <w:sz w:val="18"/>
                <w:szCs w:val="18"/>
              </w:rPr>
              <w:t>Attribute</w:t>
            </w:r>
          </w:p>
        </w:tc>
        <w:tc>
          <w:tcPr>
            <w:tcW w:w="1104" w:type="pct"/>
          </w:tcPr>
          <w:p w14:paraId="6FB0841C" w14:textId="77777777" w:rsidR="00F43633" w:rsidRPr="009B708D" w:rsidRDefault="00F43633" w:rsidP="00D360CD">
            <w:pPr>
              <w:snapToGrid w:val="0"/>
              <w:spacing w:before="60" w:after="60" w:line="240" w:lineRule="auto"/>
              <w:jc w:val="left"/>
              <w:rPr>
                <w:sz w:val="18"/>
                <w:szCs w:val="18"/>
              </w:rPr>
            </w:pPr>
            <w:proofErr w:type="spellStart"/>
            <w:r w:rsidRPr="009B708D">
              <w:rPr>
                <w:sz w:val="18"/>
                <w:szCs w:val="18"/>
              </w:rPr>
              <w:t>maintenanceDate</w:t>
            </w:r>
            <w:proofErr w:type="spellEnd"/>
          </w:p>
        </w:tc>
        <w:tc>
          <w:tcPr>
            <w:tcW w:w="1234" w:type="pct"/>
          </w:tcPr>
          <w:p w14:paraId="61C919C9" w14:textId="77777777" w:rsidR="00F43633" w:rsidRPr="009B708D" w:rsidRDefault="00F43633" w:rsidP="00D360CD">
            <w:pPr>
              <w:snapToGrid w:val="0"/>
              <w:spacing w:before="60" w:after="60" w:line="240" w:lineRule="auto"/>
              <w:jc w:val="left"/>
              <w:rPr>
                <w:sz w:val="18"/>
                <w:szCs w:val="18"/>
              </w:rPr>
            </w:pPr>
            <w:r w:rsidRPr="009B708D">
              <w:rPr>
                <w:sz w:val="18"/>
                <w:szCs w:val="18"/>
              </w:rPr>
              <w:t>Date information associated with maintenance of the resource</w:t>
            </w:r>
          </w:p>
        </w:tc>
        <w:tc>
          <w:tcPr>
            <w:tcW w:w="290" w:type="pct"/>
          </w:tcPr>
          <w:p w14:paraId="7AEF1858" w14:textId="77777777" w:rsidR="00F43633" w:rsidRPr="009B708D" w:rsidRDefault="00F43633" w:rsidP="00D360CD">
            <w:pPr>
              <w:snapToGrid w:val="0"/>
              <w:spacing w:before="60" w:after="60" w:line="240" w:lineRule="auto"/>
              <w:jc w:val="center"/>
              <w:rPr>
                <w:sz w:val="18"/>
                <w:szCs w:val="18"/>
              </w:rPr>
            </w:pPr>
            <w:r w:rsidRPr="009B708D">
              <w:rPr>
                <w:sz w:val="18"/>
                <w:szCs w:val="18"/>
              </w:rPr>
              <w:t>0..1</w:t>
            </w:r>
          </w:p>
        </w:tc>
        <w:tc>
          <w:tcPr>
            <w:tcW w:w="879" w:type="pct"/>
          </w:tcPr>
          <w:p w14:paraId="4185F07D" w14:textId="77777777" w:rsidR="00F43633" w:rsidRPr="009B708D" w:rsidRDefault="00F43633" w:rsidP="00D360CD">
            <w:pPr>
              <w:snapToGrid w:val="0"/>
              <w:spacing w:before="60" w:after="60" w:line="240" w:lineRule="auto"/>
              <w:jc w:val="left"/>
              <w:rPr>
                <w:sz w:val="18"/>
                <w:szCs w:val="18"/>
              </w:rPr>
            </w:pPr>
            <w:proofErr w:type="spellStart"/>
            <w:r w:rsidRPr="009B708D">
              <w:rPr>
                <w:sz w:val="18"/>
                <w:szCs w:val="18"/>
              </w:rPr>
              <w:t>CI_Date</w:t>
            </w:r>
            <w:proofErr w:type="spellEnd"/>
          </w:p>
        </w:tc>
        <w:tc>
          <w:tcPr>
            <w:tcW w:w="1104" w:type="pct"/>
            <w:vAlign w:val="center"/>
          </w:tcPr>
          <w:p w14:paraId="4A67C373" w14:textId="77777777" w:rsidR="00F43633" w:rsidRPr="009B708D" w:rsidRDefault="00F43633" w:rsidP="00D360CD">
            <w:pPr>
              <w:snapToGrid w:val="0"/>
              <w:spacing w:before="60" w:after="60" w:line="240" w:lineRule="auto"/>
              <w:rPr>
                <w:rFonts w:cs="Arial"/>
                <w:sz w:val="18"/>
                <w:szCs w:val="18"/>
              </w:rPr>
            </w:pPr>
            <w:r w:rsidRPr="009B708D">
              <w:rPr>
                <w:rFonts w:cs="Arial"/>
                <w:sz w:val="18"/>
                <w:szCs w:val="18"/>
              </w:rPr>
              <w:t xml:space="preserve">Exactly one of </w:t>
            </w:r>
            <w:proofErr w:type="spellStart"/>
            <w:r w:rsidRPr="009B708D">
              <w:rPr>
                <w:rFonts w:cs="Arial"/>
                <w:sz w:val="18"/>
                <w:szCs w:val="18"/>
              </w:rPr>
              <w:t>maintenanceDate</w:t>
            </w:r>
            <w:proofErr w:type="spellEnd"/>
            <w:r w:rsidRPr="009B708D">
              <w:rPr>
                <w:rFonts w:cs="Arial"/>
                <w:sz w:val="18"/>
                <w:szCs w:val="18"/>
              </w:rPr>
              <w:t xml:space="preserve"> and </w:t>
            </w:r>
            <w:proofErr w:type="spellStart"/>
            <w:r w:rsidRPr="009B708D">
              <w:rPr>
                <w:rFonts w:cs="Arial"/>
                <w:sz w:val="18"/>
                <w:szCs w:val="18"/>
              </w:rPr>
              <w:t>userDefinedMaintenanceFrequency</w:t>
            </w:r>
            <w:proofErr w:type="spellEnd"/>
            <w:r w:rsidRPr="009B708D">
              <w:rPr>
                <w:rFonts w:cs="Arial"/>
                <w:sz w:val="18"/>
                <w:szCs w:val="18"/>
              </w:rPr>
              <w:t xml:space="preserve"> must be populated</w:t>
            </w:r>
          </w:p>
          <w:p w14:paraId="09C1FD07" w14:textId="77777777" w:rsidR="00F43633" w:rsidRPr="009B708D" w:rsidRDefault="00F43633" w:rsidP="00D360CD">
            <w:pPr>
              <w:snapToGrid w:val="0"/>
              <w:spacing w:before="60" w:after="60" w:line="240" w:lineRule="auto"/>
              <w:jc w:val="left"/>
              <w:rPr>
                <w:rFonts w:cs="Arial"/>
                <w:sz w:val="18"/>
                <w:szCs w:val="18"/>
              </w:rPr>
            </w:pPr>
            <w:r w:rsidRPr="009B708D">
              <w:rPr>
                <w:rFonts w:cs="Arial"/>
                <w:sz w:val="18"/>
                <w:szCs w:val="18"/>
              </w:rPr>
              <w:t xml:space="preserve">Allowed value for </w:t>
            </w:r>
            <w:proofErr w:type="spellStart"/>
            <w:r w:rsidRPr="009B708D">
              <w:rPr>
                <w:rFonts w:cs="Arial"/>
                <w:sz w:val="18"/>
                <w:szCs w:val="18"/>
              </w:rPr>
              <w:t>dateType</w:t>
            </w:r>
            <w:proofErr w:type="spellEnd"/>
            <w:r w:rsidRPr="009B708D">
              <w:rPr>
                <w:rFonts w:cs="Arial"/>
                <w:sz w:val="18"/>
                <w:szCs w:val="18"/>
              </w:rPr>
              <w:t xml:space="preserve">: </w:t>
            </w:r>
            <w:proofErr w:type="spellStart"/>
            <w:r w:rsidRPr="009B708D">
              <w:rPr>
                <w:rFonts w:cs="Arial"/>
                <w:sz w:val="18"/>
                <w:szCs w:val="18"/>
              </w:rPr>
              <w:t>nextUpdate</w:t>
            </w:r>
            <w:proofErr w:type="spellEnd"/>
          </w:p>
        </w:tc>
      </w:tr>
      <w:tr w:rsidR="00F43633" w:rsidRPr="009B708D" w14:paraId="15EAEA25" w14:textId="77777777" w:rsidTr="009B708D">
        <w:trPr>
          <w:cantSplit/>
          <w:trHeight w:val="277"/>
        </w:trPr>
        <w:tc>
          <w:tcPr>
            <w:tcW w:w="390" w:type="pct"/>
          </w:tcPr>
          <w:p w14:paraId="20E690FC" w14:textId="77777777" w:rsidR="00F43633" w:rsidRPr="009B708D" w:rsidRDefault="00F43633" w:rsidP="00D360CD">
            <w:pPr>
              <w:snapToGrid w:val="0"/>
              <w:spacing w:before="60" w:after="60" w:line="240" w:lineRule="auto"/>
              <w:jc w:val="left"/>
              <w:rPr>
                <w:sz w:val="18"/>
                <w:szCs w:val="18"/>
              </w:rPr>
            </w:pPr>
            <w:r w:rsidRPr="009B708D">
              <w:rPr>
                <w:sz w:val="18"/>
                <w:szCs w:val="18"/>
              </w:rPr>
              <w:lastRenderedPageBreak/>
              <w:t>Attribute</w:t>
            </w:r>
          </w:p>
        </w:tc>
        <w:tc>
          <w:tcPr>
            <w:tcW w:w="1104" w:type="pct"/>
          </w:tcPr>
          <w:p w14:paraId="4854E717" w14:textId="77777777" w:rsidR="00F43633" w:rsidRPr="009B708D" w:rsidRDefault="00F43633" w:rsidP="00D360CD">
            <w:pPr>
              <w:snapToGrid w:val="0"/>
              <w:spacing w:before="60" w:after="60" w:line="240" w:lineRule="auto"/>
              <w:jc w:val="left"/>
              <w:rPr>
                <w:sz w:val="18"/>
                <w:szCs w:val="18"/>
              </w:rPr>
            </w:pPr>
            <w:bookmarkStart w:id="1739" w:name="_Hlk86073999"/>
            <w:proofErr w:type="spellStart"/>
            <w:r w:rsidRPr="009B708D">
              <w:rPr>
                <w:sz w:val="18"/>
                <w:szCs w:val="18"/>
              </w:rPr>
              <w:t>userDefinedMaintenanceFrequency</w:t>
            </w:r>
            <w:bookmarkEnd w:id="1739"/>
            <w:proofErr w:type="spellEnd"/>
          </w:p>
        </w:tc>
        <w:tc>
          <w:tcPr>
            <w:tcW w:w="1234" w:type="pct"/>
          </w:tcPr>
          <w:p w14:paraId="7C324B7F" w14:textId="77777777" w:rsidR="00F43633" w:rsidRPr="009B708D" w:rsidRDefault="00F43633" w:rsidP="00D360CD">
            <w:pPr>
              <w:snapToGrid w:val="0"/>
              <w:spacing w:before="60" w:after="60" w:line="240" w:lineRule="auto"/>
              <w:jc w:val="left"/>
              <w:rPr>
                <w:sz w:val="18"/>
                <w:szCs w:val="18"/>
              </w:rPr>
            </w:pPr>
            <w:r w:rsidRPr="009B708D">
              <w:rPr>
                <w:sz w:val="18"/>
                <w:szCs w:val="18"/>
              </w:rPr>
              <w:t>Maintenance period other than those defined</w:t>
            </w:r>
          </w:p>
        </w:tc>
        <w:tc>
          <w:tcPr>
            <w:tcW w:w="290" w:type="pct"/>
          </w:tcPr>
          <w:p w14:paraId="308747CA" w14:textId="77777777" w:rsidR="00F43633" w:rsidRPr="009B708D" w:rsidRDefault="00F43633" w:rsidP="00D360CD">
            <w:pPr>
              <w:snapToGrid w:val="0"/>
              <w:spacing w:before="60" w:after="60" w:line="240" w:lineRule="auto"/>
              <w:jc w:val="center"/>
              <w:rPr>
                <w:sz w:val="18"/>
                <w:szCs w:val="18"/>
              </w:rPr>
            </w:pPr>
            <w:r w:rsidRPr="009B708D">
              <w:rPr>
                <w:sz w:val="18"/>
                <w:szCs w:val="18"/>
              </w:rPr>
              <w:t>0..1</w:t>
            </w:r>
          </w:p>
        </w:tc>
        <w:tc>
          <w:tcPr>
            <w:tcW w:w="879" w:type="pct"/>
          </w:tcPr>
          <w:p w14:paraId="50D9E593" w14:textId="77777777" w:rsidR="00F43633" w:rsidRPr="009B708D" w:rsidRDefault="00F43633" w:rsidP="00D360CD">
            <w:pPr>
              <w:snapToGrid w:val="0"/>
              <w:spacing w:before="60" w:after="60" w:line="240" w:lineRule="auto"/>
              <w:jc w:val="left"/>
              <w:rPr>
                <w:sz w:val="18"/>
                <w:szCs w:val="18"/>
              </w:rPr>
            </w:pPr>
            <w:proofErr w:type="spellStart"/>
            <w:r w:rsidRPr="009B708D">
              <w:rPr>
                <w:sz w:val="18"/>
                <w:szCs w:val="18"/>
              </w:rPr>
              <w:t>TM_PeriodDuration</w:t>
            </w:r>
            <w:proofErr w:type="spellEnd"/>
          </w:p>
        </w:tc>
        <w:tc>
          <w:tcPr>
            <w:tcW w:w="1104" w:type="pct"/>
            <w:vAlign w:val="center"/>
          </w:tcPr>
          <w:p w14:paraId="52492665" w14:textId="77777777" w:rsidR="00F43633" w:rsidRPr="009B708D" w:rsidRDefault="00F43633" w:rsidP="00D360CD">
            <w:pPr>
              <w:snapToGrid w:val="0"/>
              <w:spacing w:before="60" w:after="60" w:line="240" w:lineRule="auto"/>
              <w:rPr>
                <w:rFonts w:cs="Arial"/>
                <w:sz w:val="18"/>
                <w:szCs w:val="18"/>
              </w:rPr>
            </w:pPr>
            <w:r w:rsidRPr="009B708D">
              <w:rPr>
                <w:rFonts w:cs="Arial"/>
                <w:sz w:val="18"/>
                <w:szCs w:val="18"/>
              </w:rPr>
              <w:t xml:space="preserve">Exactly one of </w:t>
            </w:r>
            <w:proofErr w:type="spellStart"/>
            <w:r w:rsidRPr="009B708D">
              <w:rPr>
                <w:rFonts w:cs="Arial"/>
                <w:sz w:val="18"/>
                <w:szCs w:val="18"/>
              </w:rPr>
              <w:t>maintenanceDate</w:t>
            </w:r>
            <w:proofErr w:type="spellEnd"/>
            <w:r w:rsidRPr="009B708D">
              <w:rPr>
                <w:rFonts w:cs="Arial"/>
                <w:sz w:val="18"/>
                <w:szCs w:val="18"/>
              </w:rPr>
              <w:t xml:space="preserve"> and </w:t>
            </w:r>
            <w:proofErr w:type="spellStart"/>
            <w:r w:rsidRPr="009B708D">
              <w:rPr>
                <w:rFonts w:cs="Arial"/>
                <w:sz w:val="18"/>
                <w:szCs w:val="18"/>
              </w:rPr>
              <w:t>userDefinedMaintenanceFrequency</w:t>
            </w:r>
            <w:proofErr w:type="spellEnd"/>
            <w:r w:rsidRPr="009B708D">
              <w:rPr>
                <w:rFonts w:cs="Arial"/>
                <w:sz w:val="18"/>
                <w:szCs w:val="18"/>
              </w:rPr>
              <w:t xml:space="preserve"> must be populated</w:t>
            </w:r>
          </w:p>
          <w:p w14:paraId="5B52E368" w14:textId="77777777" w:rsidR="00F43633" w:rsidRPr="009B708D" w:rsidRDefault="00F43633" w:rsidP="00D360CD">
            <w:pPr>
              <w:snapToGrid w:val="0"/>
              <w:spacing w:before="60" w:after="60" w:line="240" w:lineRule="auto"/>
              <w:jc w:val="left"/>
              <w:rPr>
                <w:rFonts w:cs="Arial"/>
                <w:sz w:val="18"/>
                <w:szCs w:val="18"/>
              </w:rPr>
            </w:pPr>
            <w:r w:rsidRPr="009B708D">
              <w:rPr>
                <w:rFonts w:cs="Arial"/>
                <w:sz w:val="18"/>
                <w:szCs w:val="18"/>
              </w:rPr>
              <w:t>Only positive durations allowed</w:t>
            </w:r>
          </w:p>
        </w:tc>
      </w:tr>
    </w:tbl>
    <w:p w14:paraId="79811BF6" w14:textId="77777777" w:rsidR="00F43633" w:rsidRDefault="00F43633" w:rsidP="00F56D1C">
      <w:pPr>
        <w:spacing w:after="0" w:line="240" w:lineRule="auto"/>
      </w:pPr>
    </w:p>
    <w:p w14:paraId="45FBCFB5" w14:textId="3407CACE" w:rsidR="00F56D1C" w:rsidRPr="00382BE3" w:rsidRDefault="00F56D1C" w:rsidP="00FA6CBA">
      <w:pPr>
        <w:pStyle w:val="Heading4"/>
        <w:tabs>
          <w:tab w:val="clear" w:pos="940"/>
          <w:tab w:val="clear" w:pos="1140"/>
          <w:tab w:val="clear" w:pos="1360"/>
          <w:tab w:val="left" w:pos="993"/>
        </w:tabs>
        <w:spacing w:before="120" w:after="120" w:line="240" w:lineRule="auto"/>
        <w:ind w:left="993" w:hanging="993"/>
      </w:pPr>
      <w:proofErr w:type="spellStart"/>
      <w:r>
        <w:t>MD_MaintenanceFrequencyCode</w:t>
      </w:r>
      <w:proofErr w:type="spellEnd"/>
    </w:p>
    <w:p w14:paraId="370FCCFA" w14:textId="77777777" w:rsidR="009B03AF" w:rsidRDefault="009B03AF" w:rsidP="00C128E3">
      <w:pPr>
        <w:spacing w:after="120" w:line="240" w:lineRule="auto"/>
      </w:pPr>
      <w:bookmarkStart w:id="1740" w:name="_Hlk86169388"/>
      <w:r w:rsidRPr="00990056">
        <w:t>S-100 uses a subset of the values allowed in ISO 19115-1.</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237"/>
        <w:gridCol w:w="3074"/>
        <w:gridCol w:w="3423"/>
        <w:gridCol w:w="812"/>
        <w:gridCol w:w="5628"/>
      </w:tblGrid>
      <w:tr w:rsidR="009B03AF" w:rsidRPr="009B708D" w14:paraId="51DCAEED" w14:textId="77777777" w:rsidTr="009B708D">
        <w:trPr>
          <w:cantSplit/>
        </w:trPr>
        <w:tc>
          <w:tcPr>
            <w:tcW w:w="422" w:type="pct"/>
            <w:shd w:val="clear" w:color="auto" w:fill="D9D9D9" w:themeFill="background1" w:themeFillShade="D9"/>
          </w:tcPr>
          <w:bookmarkEnd w:id="1740"/>
          <w:p w14:paraId="743776B2" w14:textId="77777777" w:rsidR="009B03AF" w:rsidRPr="009B708D" w:rsidRDefault="009B03AF" w:rsidP="00C128E3">
            <w:pPr>
              <w:snapToGrid w:val="0"/>
              <w:spacing w:before="60" w:after="60" w:line="240" w:lineRule="auto"/>
              <w:jc w:val="left"/>
              <w:rPr>
                <w:b/>
                <w:sz w:val="18"/>
                <w:szCs w:val="18"/>
              </w:rPr>
            </w:pPr>
            <w:r w:rsidRPr="009B708D">
              <w:rPr>
                <w:b/>
                <w:sz w:val="18"/>
                <w:szCs w:val="18"/>
              </w:rPr>
              <w:t>Role Name</w:t>
            </w:r>
          </w:p>
        </w:tc>
        <w:tc>
          <w:tcPr>
            <w:tcW w:w="1088" w:type="pct"/>
            <w:shd w:val="clear" w:color="auto" w:fill="D9D9D9" w:themeFill="background1" w:themeFillShade="D9"/>
          </w:tcPr>
          <w:p w14:paraId="0ED18FBD" w14:textId="77777777" w:rsidR="009B03AF" w:rsidRPr="009B708D" w:rsidRDefault="009B03AF" w:rsidP="00C128E3">
            <w:pPr>
              <w:snapToGrid w:val="0"/>
              <w:spacing w:before="60" w:after="60" w:line="240" w:lineRule="auto"/>
              <w:jc w:val="left"/>
              <w:rPr>
                <w:b/>
                <w:sz w:val="18"/>
                <w:szCs w:val="18"/>
              </w:rPr>
            </w:pPr>
            <w:r w:rsidRPr="009B708D">
              <w:rPr>
                <w:b/>
                <w:sz w:val="18"/>
                <w:szCs w:val="18"/>
              </w:rPr>
              <w:t>Name</w:t>
            </w:r>
          </w:p>
        </w:tc>
        <w:tc>
          <w:tcPr>
            <w:tcW w:w="1211" w:type="pct"/>
            <w:shd w:val="clear" w:color="auto" w:fill="D9D9D9" w:themeFill="background1" w:themeFillShade="D9"/>
          </w:tcPr>
          <w:p w14:paraId="18840FEB" w14:textId="77777777" w:rsidR="009B03AF" w:rsidRPr="009B708D" w:rsidRDefault="009B03AF" w:rsidP="00C128E3">
            <w:pPr>
              <w:snapToGrid w:val="0"/>
              <w:spacing w:before="60" w:after="60" w:line="240" w:lineRule="auto"/>
              <w:jc w:val="left"/>
              <w:rPr>
                <w:b/>
                <w:sz w:val="18"/>
                <w:szCs w:val="18"/>
              </w:rPr>
            </w:pPr>
            <w:r w:rsidRPr="009B708D">
              <w:rPr>
                <w:b/>
                <w:sz w:val="18"/>
                <w:szCs w:val="18"/>
              </w:rPr>
              <w:t>Description</w:t>
            </w:r>
          </w:p>
        </w:tc>
        <w:tc>
          <w:tcPr>
            <w:tcW w:w="290" w:type="pct"/>
            <w:shd w:val="clear" w:color="auto" w:fill="D9D9D9" w:themeFill="background1" w:themeFillShade="D9"/>
          </w:tcPr>
          <w:p w14:paraId="1D635E13" w14:textId="77777777" w:rsidR="009B03AF" w:rsidRPr="009B708D" w:rsidRDefault="009B03AF" w:rsidP="00C128E3">
            <w:pPr>
              <w:snapToGrid w:val="0"/>
              <w:spacing w:before="60" w:after="60" w:line="240" w:lineRule="auto"/>
              <w:jc w:val="center"/>
              <w:rPr>
                <w:b/>
                <w:sz w:val="18"/>
                <w:szCs w:val="18"/>
              </w:rPr>
            </w:pPr>
            <w:r w:rsidRPr="009B708D">
              <w:rPr>
                <w:b/>
                <w:sz w:val="18"/>
                <w:szCs w:val="18"/>
              </w:rPr>
              <w:t>Code</w:t>
            </w:r>
          </w:p>
        </w:tc>
        <w:tc>
          <w:tcPr>
            <w:tcW w:w="1990" w:type="pct"/>
            <w:shd w:val="clear" w:color="auto" w:fill="D9D9D9" w:themeFill="background1" w:themeFillShade="D9"/>
          </w:tcPr>
          <w:p w14:paraId="081CBF1F" w14:textId="77777777" w:rsidR="009B03AF" w:rsidRPr="009B708D" w:rsidRDefault="009B03AF" w:rsidP="00C128E3">
            <w:pPr>
              <w:snapToGrid w:val="0"/>
              <w:spacing w:before="60" w:after="60" w:line="240" w:lineRule="auto"/>
              <w:jc w:val="left"/>
              <w:rPr>
                <w:b/>
                <w:sz w:val="18"/>
                <w:szCs w:val="18"/>
              </w:rPr>
            </w:pPr>
            <w:r w:rsidRPr="009B708D">
              <w:rPr>
                <w:b/>
                <w:sz w:val="18"/>
                <w:szCs w:val="18"/>
              </w:rPr>
              <w:t>Remarks</w:t>
            </w:r>
          </w:p>
        </w:tc>
      </w:tr>
      <w:tr w:rsidR="009B03AF" w:rsidRPr="009B708D" w14:paraId="713F934A" w14:textId="77777777" w:rsidTr="009B708D">
        <w:trPr>
          <w:cantSplit/>
        </w:trPr>
        <w:tc>
          <w:tcPr>
            <w:tcW w:w="422" w:type="pct"/>
          </w:tcPr>
          <w:p w14:paraId="1A2F8973" w14:textId="77777777" w:rsidR="009B03AF" w:rsidRPr="009B708D" w:rsidRDefault="009B03AF" w:rsidP="00C128E3">
            <w:pPr>
              <w:snapToGrid w:val="0"/>
              <w:spacing w:before="60" w:after="60" w:line="240" w:lineRule="auto"/>
              <w:jc w:val="left"/>
              <w:rPr>
                <w:sz w:val="18"/>
                <w:szCs w:val="18"/>
              </w:rPr>
            </w:pPr>
            <w:r w:rsidRPr="009B708D">
              <w:rPr>
                <w:bCs/>
                <w:sz w:val="18"/>
                <w:szCs w:val="18"/>
              </w:rPr>
              <w:t>Enumeration</w:t>
            </w:r>
          </w:p>
        </w:tc>
        <w:tc>
          <w:tcPr>
            <w:tcW w:w="1088" w:type="pct"/>
          </w:tcPr>
          <w:p w14:paraId="2CB8C1F7" w14:textId="77777777" w:rsidR="009B03AF" w:rsidRPr="009B708D" w:rsidRDefault="009B03AF" w:rsidP="00C128E3">
            <w:pPr>
              <w:snapToGrid w:val="0"/>
              <w:spacing w:before="60" w:after="60" w:line="240" w:lineRule="auto"/>
              <w:jc w:val="left"/>
              <w:rPr>
                <w:sz w:val="18"/>
                <w:szCs w:val="18"/>
              </w:rPr>
            </w:pPr>
            <w:proofErr w:type="spellStart"/>
            <w:r w:rsidRPr="009B708D">
              <w:rPr>
                <w:bCs/>
                <w:sz w:val="18"/>
                <w:szCs w:val="18"/>
              </w:rPr>
              <w:t>MD_MaintenanceFrequencyCode</w:t>
            </w:r>
            <w:proofErr w:type="spellEnd"/>
          </w:p>
        </w:tc>
        <w:tc>
          <w:tcPr>
            <w:tcW w:w="1211" w:type="pct"/>
          </w:tcPr>
          <w:p w14:paraId="46F5FB9E" w14:textId="77777777" w:rsidR="009B03AF" w:rsidRPr="009B708D" w:rsidRDefault="009B03AF" w:rsidP="00C128E3">
            <w:pPr>
              <w:snapToGrid w:val="0"/>
              <w:spacing w:before="60" w:after="60" w:line="240" w:lineRule="auto"/>
              <w:jc w:val="left"/>
              <w:rPr>
                <w:sz w:val="18"/>
                <w:szCs w:val="18"/>
              </w:rPr>
            </w:pPr>
            <w:r w:rsidRPr="009B708D">
              <w:rPr>
                <w:bCs/>
                <w:sz w:val="18"/>
                <w:szCs w:val="18"/>
              </w:rPr>
              <w:t>Frequency with which modifications and deletions are made to the data after it is first produced</w:t>
            </w:r>
          </w:p>
        </w:tc>
        <w:tc>
          <w:tcPr>
            <w:tcW w:w="290" w:type="pct"/>
          </w:tcPr>
          <w:p w14:paraId="65C2C2E6" w14:textId="77777777" w:rsidR="009B03AF" w:rsidRPr="009B708D" w:rsidRDefault="009B03AF" w:rsidP="00C128E3">
            <w:pPr>
              <w:snapToGrid w:val="0"/>
              <w:spacing w:before="60" w:after="60" w:line="240" w:lineRule="auto"/>
              <w:jc w:val="center"/>
              <w:rPr>
                <w:sz w:val="18"/>
                <w:szCs w:val="18"/>
              </w:rPr>
            </w:pPr>
            <w:r w:rsidRPr="009B708D">
              <w:rPr>
                <w:bCs/>
                <w:sz w:val="18"/>
                <w:szCs w:val="18"/>
              </w:rPr>
              <w:t>-</w:t>
            </w:r>
          </w:p>
        </w:tc>
        <w:tc>
          <w:tcPr>
            <w:tcW w:w="1990" w:type="pct"/>
          </w:tcPr>
          <w:p w14:paraId="7BBBDDF9" w14:textId="77777777" w:rsidR="009B03AF" w:rsidRPr="009B708D" w:rsidRDefault="009B03AF" w:rsidP="00C128E3">
            <w:pPr>
              <w:snapToGrid w:val="0"/>
              <w:spacing w:before="60" w:after="60" w:line="240" w:lineRule="auto"/>
              <w:jc w:val="left"/>
              <w:rPr>
                <w:sz w:val="18"/>
                <w:szCs w:val="18"/>
              </w:rPr>
            </w:pPr>
            <w:r w:rsidRPr="009B708D">
              <w:rPr>
                <w:bCs/>
                <w:sz w:val="18"/>
                <w:szCs w:val="18"/>
              </w:rPr>
              <w:t xml:space="preserve">S-100 is restricted to only the following values from the ISO 19115-1 </w:t>
            </w:r>
            <w:proofErr w:type="spellStart"/>
            <w:r w:rsidRPr="009B708D">
              <w:rPr>
                <w:bCs/>
                <w:sz w:val="18"/>
                <w:szCs w:val="18"/>
              </w:rPr>
              <w:t>codelist</w:t>
            </w:r>
            <w:proofErr w:type="spellEnd"/>
            <w:r w:rsidRPr="009B708D">
              <w:rPr>
                <w:bCs/>
                <w:sz w:val="18"/>
                <w:szCs w:val="18"/>
              </w:rPr>
              <w:t>. The conditions for the use of a particular value are described in its Remarks</w:t>
            </w:r>
          </w:p>
        </w:tc>
      </w:tr>
      <w:tr w:rsidR="009B03AF" w:rsidRPr="009B708D" w14:paraId="7C6E4804" w14:textId="77777777" w:rsidTr="009B708D">
        <w:trPr>
          <w:cantSplit/>
        </w:trPr>
        <w:tc>
          <w:tcPr>
            <w:tcW w:w="422" w:type="pct"/>
          </w:tcPr>
          <w:p w14:paraId="2F026536" w14:textId="77777777" w:rsidR="009B03AF" w:rsidRPr="009B708D" w:rsidRDefault="009B03AF" w:rsidP="00C128E3">
            <w:pPr>
              <w:snapToGrid w:val="0"/>
              <w:spacing w:before="60" w:after="60" w:line="240" w:lineRule="auto"/>
              <w:jc w:val="left"/>
              <w:rPr>
                <w:sz w:val="18"/>
                <w:szCs w:val="18"/>
              </w:rPr>
            </w:pPr>
            <w:r w:rsidRPr="009B708D">
              <w:rPr>
                <w:bCs/>
                <w:sz w:val="18"/>
                <w:szCs w:val="18"/>
              </w:rPr>
              <w:t>Value</w:t>
            </w:r>
          </w:p>
        </w:tc>
        <w:tc>
          <w:tcPr>
            <w:tcW w:w="1088" w:type="pct"/>
          </w:tcPr>
          <w:p w14:paraId="09F18EAE" w14:textId="77777777" w:rsidR="009B03AF" w:rsidRPr="009B708D" w:rsidRDefault="009B03AF" w:rsidP="00C128E3">
            <w:pPr>
              <w:snapToGrid w:val="0"/>
              <w:spacing w:before="60" w:after="60" w:line="240" w:lineRule="auto"/>
              <w:jc w:val="left"/>
              <w:rPr>
                <w:sz w:val="18"/>
                <w:szCs w:val="18"/>
              </w:rPr>
            </w:pPr>
            <w:proofErr w:type="spellStart"/>
            <w:r w:rsidRPr="009B708D">
              <w:rPr>
                <w:bCs/>
                <w:sz w:val="18"/>
                <w:szCs w:val="18"/>
              </w:rPr>
              <w:t>asNeeded</w:t>
            </w:r>
            <w:proofErr w:type="spellEnd"/>
          </w:p>
        </w:tc>
        <w:tc>
          <w:tcPr>
            <w:tcW w:w="1211" w:type="pct"/>
          </w:tcPr>
          <w:p w14:paraId="12FB5652" w14:textId="77777777" w:rsidR="009B03AF" w:rsidRPr="009B708D" w:rsidRDefault="009B03AF" w:rsidP="00C128E3">
            <w:pPr>
              <w:snapToGrid w:val="0"/>
              <w:spacing w:before="60" w:after="60" w:line="240" w:lineRule="auto"/>
              <w:jc w:val="left"/>
              <w:rPr>
                <w:sz w:val="18"/>
                <w:szCs w:val="18"/>
              </w:rPr>
            </w:pPr>
            <w:r w:rsidRPr="009B708D">
              <w:rPr>
                <w:bCs/>
                <w:sz w:val="18"/>
                <w:szCs w:val="18"/>
              </w:rPr>
              <w:t>Resource is updated as deemed necessary</w:t>
            </w:r>
          </w:p>
        </w:tc>
        <w:tc>
          <w:tcPr>
            <w:tcW w:w="290" w:type="pct"/>
          </w:tcPr>
          <w:p w14:paraId="4F2B489A" w14:textId="77777777" w:rsidR="009B03AF" w:rsidRPr="009B708D" w:rsidRDefault="009B03AF" w:rsidP="00C128E3">
            <w:pPr>
              <w:snapToGrid w:val="0"/>
              <w:spacing w:before="60" w:after="60" w:line="240" w:lineRule="auto"/>
              <w:jc w:val="center"/>
              <w:rPr>
                <w:sz w:val="18"/>
                <w:szCs w:val="18"/>
              </w:rPr>
            </w:pPr>
            <w:r w:rsidRPr="009B708D">
              <w:rPr>
                <w:bCs/>
                <w:sz w:val="18"/>
                <w:szCs w:val="18"/>
              </w:rPr>
              <w:t>1</w:t>
            </w:r>
          </w:p>
        </w:tc>
        <w:tc>
          <w:tcPr>
            <w:tcW w:w="1990" w:type="pct"/>
          </w:tcPr>
          <w:p w14:paraId="4A8D1A5B" w14:textId="77777777" w:rsidR="009B03AF" w:rsidRPr="009B708D" w:rsidRDefault="009B03AF" w:rsidP="00C128E3">
            <w:pPr>
              <w:spacing w:before="60" w:after="60" w:line="240" w:lineRule="auto"/>
              <w:rPr>
                <w:bCs/>
                <w:sz w:val="18"/>
                <w:szCs w:val="18"/>
              </w:rPr>
            </w:pPr>
            <w:r w:rsidRPr="009B708D">
              <w:rPr>
                <w:bCs/>
                <w:sz w:val="18"/>
                <w:szCs w:val="18"/>
              </w:rPr>
              <w:t>Use only for datasets which normally use a regular interval for update or supersession, but will have the next update issued at an interval different from the usual</w:t>
            </w:r>
          </w:p>
          <w:p w14:paraId="2238E9CE" w14:textId="77777777" w:rsidR="009B03AF" w:rsidRPr="009B708D" w:rsidRDefault="009B03AF" w:rsidP="00C128E3">
            <w:pPr>
              <w:snapToGrid w:val="0"/>
              <w:spacing w:before="60" w:after="60" w:line="240" w:lineRule="auto"/>
              <w:jc w:val="left"/>
              <w:rPr>
                <w:sz w:val="18"/>
                <w:szCs w:val="18"/>
              </w:rPr>
            </w:pPr>
            <w:r w:rsidRPr="009B708D">
              <w:rPr>
                <w:bCs/>
                <w:sz w:val="18"/>
                <w:szCs w:val="18"/>
              </w:rPr>
              <w:t xml:space="preserve">Allowed if and only if </w:t>
            </w:r>
            <w:proofErr w:type="spellStart"/>
            <w:r w:rsidRPr="009B708D">
              <w:rPr>
                <w:bCs/>
                <w:sz w:val="18"/>
                <w:szCs w:val="18"/>
              </w:rPr>
              <w:t>userDefinedMaintenanceFrequency</w:t>
            </w:r>
            <w:proofErr w:type="spellEnd"/>
            <w:r w:rsidRPr="009B708D">
              <w:rPr>
                <w:bCs/>
                <w:sz w:val="18"/>
                <w:szCs w:val="18"/>
              </w:rPr>
              <w:t xml:space="preserve"> is not populated</w:t>
            </w:r>
          </w:p>
        </w:tc>
      </w:tr>
      <w:tr w:rsidR="009B03AF" w:rsidRPr="009B708D" w14:paraId="351A4BCE" w14:textId="77777777" w:rsidTr="009B708D">
        <w:trPr>
          <w:cantSplit/>
        </w:trPr>
        <w:tc>
          <w:tcPr>
            <w:tcW w:w="422" w:type="pct"/>
          </w:tcPr>
          <w:p w14:paraId="2DCDCCE5" w14:textId="77777777" w:rsidR="009B03AF" w:rsidRPr="009B708D" w:rsidRDefault="009B03AF" w:rsidP="00C128E3">
            <w:pPr>
              <w:snapToGrid w:val="0"/>
              <w:spacing w:before="60" w:after="60" w:line="240" w:lineRule="auto"/>
              <w:jc w:val="left"/>
              <w:rPr>
                <w:sz w:val="18"/>
                <w:szCs w:val="18"/>
              </w:rPr>
            </w:pPr>
            <w:r w:rsidRPr="009B708D">
              <w:rPr>
                <w:bCs/>
                <w:sz w:val="18"/>
                <w:szCs w:val="18"/>
              </w:rPr>
              <w:t>Value</w:t>
            </w:r>
          </w:p>
        </w:tc>
        <w:tc>
          <w:tcPr>
            <w:tcW w:w="1088" w:type="pct"/>
          </w:tcPr>
          <w:p w14:paraId="4B3A4861" w14:textId="77777777" w:rsidR="009B03AF" w:rsidRPr="009B708D" w:rsidRDefault="009B03AF" w:rsidP="00C128E3">
            <w:pPr>
              <w:snapToGrid w:val="0"/>
              <w:spacing w:before="60" w:after="60" w:line="240" w:lineRule="auto"/>
              <w:jc w:val="left"/>
              <w:rPr>
                <w:sz w:val="18"/>
                <w:szCs w:val="18"/>
              </w:rPr>
            </w:pPr>
            <w:r w:rsidRPr="009B708D">
              <w:rPr>
                <w:bCs/>
                <w:sz w:val="18"/>
                <w:szCs w:val="18"/>
              </w:rPr>
              <w:t>irregular</w:t>
            </w:r>
          </w:p>
        </w:tc>
        <w:tc>
          <w:tcPr>
            <w:tcW w:w="1211" w:type="pct"/>
          </w:tcPr>
          <w:p w14:paraId="15F78D41" w14:textId="77777777" w:rsidR="009B03AF" w:rsidRPr="009B708D" w:rsidRDefault="009B03AF" w:rsidP="00C128E3">
            <w:pPr>
              <w:snapToGrid w:val="0"/>
              <w:spacing w:before="60" w:after="60" w:line="240" w:lineRule="auto"/>
              <w:jc w:val="left"/>
              <w:rPr>
                <w:sz w:val="18"/>
                <w:szCs w:val="18"/>
              </w:rPr>
            </w:pPr>
            <w:r w:rsidRPr="009B708D">
              <w:rPr>
                <w:bCs/>
                <w:sz w:val="18"/>
                <w:szCs w:val="18"/>
              </w:rPr>
              <w:t>Resource is updated in intervals that are uneven in duration</w:t>
            </w:r>
          </w:p>
        </w:tc>
        <w:tc>
          <w:tcPr>
            <w:tcW w:w="290" w:type="pct"/>
          </w:tcPr>
          <w:p w14:paraId="54F2AC30" w14:textId="77777777" w:rsidR="009B03AF" w:rsidRPr="009B708D" w:rsidRDefault="009B03AF" w:rsidP="00C128E3">
            <w:pPr>
              <w:snapToGrid w:val="0"/>
              <w:spacing w:before="60" w:after="60" w:line="240" w:lineRule="auto"/>
              <w:jc w:val="center"/>
              <w:rPr>
                <w:sz w:val="18"/>
                <w:szCs w:val="18"/>
              </w:rPr>
            </w:pPr>
            <w:r w:rsidRPr="009B708D">
              <w:rPr>
                <w:bCs/>
                <w:sz w:val="18"/>
                <w:szCs w:val="18"/>
              </w:rPr>
              <w:t>2</w:t>
            </w:r>
          </w:p>
        </w:tc>
        <w:tc>
          <w:tcPr>
            <w:tcW w:w="1990" w:type="pct"/>
          </w:tcPr>
          <w:p w14:paraId="7CC48267" w14:textId="77777777" w:rsidR="009B03AF" w:rsidRPr="009B708D" w:rsidRDefault="009B03AF" w:rsidP="00C128E3">
            <w:pPr>
              <w:spacing w:before="60" w:after="60" w:line="240" w:lineRule="auto"/>
              <w:rPr>
                <w:bCs/>
                <w:sz w:val="18"/>
                <w:szCs w:val="18"/>
              </w:rPr>
            </w:pPr>
            <w:r w:rsidRPr="009B708D">
              <w:rPr>
                <w:bCs/>
                <w:sz w:val="18"/>
                <w:szCs w:val="18"/>
              </w:rPr>
              <w:t>Use only for datasets which do not use a regular schedule for update or supersession</w:t>
            </w:r>
          </w:p>
          <w:p w14:paraId="19CBA8E0" w14:textId="77777777" w:rsidR="009B03AF" w:rsidRPr="009B708D" w:rsidRDefault="009B03AF" w:rsidP="00C128E3">
            <w:pPr>
              <w:snapToGrid w:val="0"/>
              <w:spacing w:before="60" w:after="60" w:line="240" w:lineRule="auto"/>
              <w:jc w:val="left"/>
              <w:rPr>
                <w:sz w:val="18"/>
                <w:szCs w:val="18"/>
              </w:rPr>
            </w:pPr>
            <w:r w:rsidRPr="009B708D">
              <w:rPr>
                <w:bCs/>
                <w:sz w:val="18"/>
                <w:szCs w:val="18"/>
              </w:rPr>
              <w:t xml:space="preserve">Allowed if and only if </w:t>
            </w:r>
            <w:proofErr w:type="spellStart"/>
            <w:r w:rsidRPr="009B708D">
              <w:rPr>
                <w:bCs/>
                <w:sz w:val="18"/>
                <w:szCs w:val="18"/>
              </w:rPr>
              <w:t>userDefinedMaintenanceFrequency</w:t>
            </w:r>
            <w:proofErr w:type="spellEnd"/>
            <w:r w:rsidRPr="009B708D">
              <w:rPr>
                <w:bCs/>
                <w:sz w:val="18"/>
                <w:szCs w:val="18"/>
              </w:rPr>
              <w:t xml:space="preserve"> is not populated</w:t>
            </w:r>
          </w:p>
        </w:tc>
      </w:tr>
    </w:tbl>
    <w:p w14:paraId="6D0D5B57" w14:textId="77777777" w:rsidR="00F43633" w:rsidRPr="00382BE3" w:rsidRDefault="00F43633" w:rsidP="00F56D1C">
      <w:pPr>
        <w:spacing w:after="0" w:line="240" w:lineRule="auto"/>
      </w:pPr>
    </w:p>
    <w:p w14:paraId="6E53A2DB" w14:textId="546F490E" w:rsidR="002D432E" w:rsidRPr="00382BE3" w:rsidRDefault="002D432E" w:rsidP="00F56D1C">
      <w:pPr>
        <w:pStyle w:val="Heading4"/>
        <w:keepNext w:val="0"/>
        <w:tabs>
          <w:tab w:val="clear" w:pos="940"/>
          <w:tab w:val="clear" w:pos="1140"/>
          <w:tab w:val="clear" w:pos="1360"/>
          <w:tab w:val="left" w:pos="993"/>
        </w:tabs>
        <w:spacing w:before="120" w:after="120" w:line="240" w:lineRule="auto"/>
        <w:ind w:left="993" w:hanging="993"/>
      </w:pPr>
      <w:proofErr w:type="spellStart"/>
      <w:r w:rsidRPr="00382BE3">
        <w:t>PT_Locale</w:t>
      </w:r>
      <w:proofErr w:type="spellEnd"/>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1"/>
        <w:gridCol w:w="3104"/>
        <w:gridCol w:w="3498"/>
        <w:gridCol w:w="822"/>
        <w:gridCol w:w="2492"/>
        <w:gridCol w:w="3127"/>
      </w:tblGrid>
      <w:tr w:rsidR="008A6F2A" w:rsidRPr="009B708D" w14:paraId="2E52E34E" w14:textId="77777777" w:rsidTr="009B708D">
        <w:trPr>
          <w:cantSplit/>
        </w:trPr>
        <w:tc>
          <w:tcPr>
            <w:tcW w:w="399" w:type="pct"/>
            <w:shd w:val="clear" w:color="auto" w:fill="D9D9D9" w:themeFill="background1" w:themeFillShade="D9"/>
          </w:tcPr>
          <w:p w14:paraId="199B9656" w14:textId="77777777" w:rsidR="002D432E" w:rsidRPr="009B708D" w:rsidRDefault="002D432E" w:rsidP="00C128E3">
            <w:pPr>
              <w:suppressAutoHyphens/>
              <w:snapToGrid w:val="0"/>
              <w:spacing w:before="60" w:after="60" w:line="240" w:lineRule="auto"/>
              <w:rPr>
                <w:b/>
                <w:bCs/>
                <w:sz w:val="18"/>
                <w:szCs w:val="18"/>
                <w:lang w:eastAsia="ar-SA"/>
              </w:rPr>
            </w:pPr>
            <w:r w:rsidRPr="009B708D">
              <w:rPr>
                <w:b/>
                <w:sz w:val="18"/>
                <w:szCs w:val="18"/>
                <w:lang w:eastAsia="ar-SA"/>
              </w:rPr>
              <w:t>Role Name</w:t>
            </w:r>
          </w:p>
        </w:tc>
        <w:tc>
          <w:tcPr>
            <w:tcW w:w="1095" w:type="pct"/>
            <w:shd w:val="clear" w:color="auto" w:fill="D9D9D9" w:themeFill="background1" w:themeFillShade="D9"/>
          </w:tcPr>
          <w:p w14:paraId="00E30E94" w14:textId="77777777" w:rsidR="002D432E" w:rsidRPr="009B708D" w:rsidRDefault="002D432E" w:rsidP="00C128E3">
            <w:pPr>
              <w:suppressAutoHyphens/>
              <w:snapToGrid w:val="0"/>
              <w:spacing w:before="60" w:after="60" w:line="240" w:lineRule="auto"/>
              <w:rPr>
                <w:b/>
                <w:bCs/>
                <w:sz w:val="18"/>
                <w:szCs w:val="18"/>
                <w:lang w:eastAsia="ar-SA"/>
              </w:rPr>
            </w:pPr>
            <w:r w:rsidRPr="009B708D">
              <w:rPr>
                <w:b/>
                <w:sz w:val="18"/>
                <w:szCs w:val="18"/>
                <w:lang w:eastAsia="ar-SA"/>
              </w:rPr>
              <w:t>Name</w:t>
            </w:r>
          </w:p>
        </w:tc>
        <w:tc>
          <w:tcPr>
            <w:tcW w:w="1234" w:type="pct"/>
            <w:shd w:val="clear" w:color="auto" w:fill="D9D9D9" w:themeFill="background1" w:themeFillShade="D9"/>
          </w:tcPr>
          <w:p w14:paraId="21B2F31F" w14:textId="77777777" w:rsidR="002D432E" w:rsidRPr="009B708D" w:rsidRDefault="002D432E" w:rsidP="00C128E3">
            <w:pPr>
              <w:suppressAutoHyphens/>
              <w:snapToGrid w:val="0"/>
              <w:spacing w:before="60" w:after="60" w:line="240" w:lineRule="auto"/>
              <w:rPr>
                <w:b/>
                <w:bCs/>
                <w:sz w:val="18"/>
                <w:szCs w:val="18"/>
                <w:lang w:eastAsia="ar-SA"/>
              </w:rPr>
            </w:pPr>
            <w:r w:rsidRPr="009B708D">
              <w:rPr>
                <w:b/>
                <w:sz w:val="18"/>
                <w:szCs w:val="18"/>
                <w:lang w:eastAsia="ar-SA"/>
              </w:rPr>
              <w:t>Description</w:t>
            </w:r>
          </w:p>
        </w:tc>
        <w:tc>
          <w:tcPr>
            <w:tcW w:w="290" w:type="pct"/>
            <w:shd w:val="clear" w:color="auto" w:fill="D9D9D9" w:themeFill="background1" w:themeFillShade="D9"/>
          </w:tcPr>
          <w:p w14:paraId="6925BE4F" w14:textId="77777777" w:rsidR="002D432E" w:rsidRPr="009B708D" w:rsidRDefault="002D432E" w:rsidP="00C128E3">
            <w:pPr>
              <w:suppressAutoHyphens/>
              <w:snapToGrid w:val="0"/>
              <w:spacing w:before="60" w:after="60" w:line="240" w:lineRule="auto"/>
              <w:jc w:val="center"/>
              <w:rPr>
                <w:b/>
                <w:bCs/>
                <w:sz w:val="18"/>
                <w:szCs w:val="18"/>
                <w:lang w:eastAsia="ar-SA"/>
              </w:rPr>
            </w:pPr>
            <w:proofErr w:type="spellStart"/>
            <w:r w:rsidRPr="009B708D">
              <w:rPr>
                <w:b/>
                <w:sz w:val="18"/>
                <w:szCs w:val="18"/>
                <w:lang w:eastAsia="ar-SA"/>
              </w:rPr>
              <w:t>Mult</w:t>
            </w:r>
            <w:proofErr w:type="spellEnd"/>
          </w:p>
        </w:tc>
        <w:tc>
          <w:tcPr>
            <w:tcW w:w="879" w:type="pct"/>
            <w:shd w:val="clear" w:color="auto" w:fill="D9D9D9" w:themeFill="background1" w:themeFillShade="D9"/>
          </w:tcPr>
          <w:p w14:paraId="6802BE11" w14:textId="77777777" w:rsidR="002D432E" w:rsidRPr="009B708D" w:rsidRDefault="002D432E" w:rsidP="00C128E3">
            <w:pPr>
              <w:suppressAutoHyphens/>
              <w:snapToGrid w:val="0"/>
              <w:spacing w:before="60" w:after="60" w:line="240" w:lineRule="auto"/>
              <w:rPr>
                <w:b/>
                <w:bCs/>
                <w:sz w:val="18"/>
                <w:szCs w:val="18"/>
                <w:lang w:eastAsia="ar-SA"/>
              </w:rPr>
            </w:pPr>
            <w:r w:rsidRPr="009B708D">
              <w:rPr>
                <w:b/>
                <w:sz w:val="18"/>
                <w:szCs w:val="18"/>
                <w:lang w:eastAsia="ar-SA"/>
              </w:rPr>
              <w:t>Type</w:t>
            </w:r>
          </w:p>
        </w:tc>
        <w:tc>
          <w:tcPr>
            <w:tcW w:w="1104" w:type="pct"/>
            <w:shd w:val="clear" w:color="auto" w:fill="D9D9D9" w:themeFill="background1" w:themeFillShade="D9"/>
          </w:tcPr>
          <w:p w14:paraId="4C4280C5" w14:textId="77777777" w:rsidR="002D432E" w:rsidRPr="009B708D" w:rsidRDefault="002D432E" w:rsidP="00C128E3">
            <w:pPr>
              <w:suppressAutoHyphens/>
              <w:snapToGrid w:val="0"/>
              <w:spacing w:before="60" w:after="60" w:line="240" w:lineRule="auto"/>
              <w:rPr>
                <w:b/>
                <w:bCs/>
                <w:sz w:val="18"/>
                <w:szCs w:val="18"/>
                <w:lang w:eastAsia="ar-SA"/>
              </w:rPr>
            </w:pPr>
            <w:r w:rsidRPr="009B708D">
              <w:rPr>
                <w:b/>
                <w:sz w:val="18"/>
                <w:szCs w:val="18"/>
                <w:lang w:eastAsia="ar-SA"/>
              </w:rPr>
              <w:t>Remarks</w:t>
            </w:r>
          </w:p>
        </w:tc>
      </w:tr>
      <w:tr w:rsidR="008A6F2A" w:rsidRPr="009B708D" w14:paraId="74153727" w14:textId="77777777" w:rsidTr="009B708D">
        <w:trPr>
          <w:cantSplit/>
        </w:trPr>
        <w:tc>
          <w:tcPr>
            <w:tcW w:w="399" w:type="pct"/>
          </w:tcPr>
          <w:p w14:paraId="3CE6E3BB" w14:textId="77777777"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lang w:eastAsia="ar-SA"/>
              </w:rPr>
              <w:t>Class</w:t>
            </w:r>
          </w:p>
        </w:tc>
        <w:tc>
          <w:tcPr>
            <w:tcW w:w="1095" w:type="pct"/>
          </w:tcPr>
          <w:p w14:paraId="00BB3FD9" w14:textId="04CA81C9" w:rsidR="006528F8" w:rsidRPr="009B708D" w:rsidRDefault="006528F8" w:rsidP="00C128E3">
            <w:pPr>
              <w:suppressAutoHyphens/>
              <w:snapToGrid w:val="0"/>
              <w:spacing w:before="60" w:after="60" w:line="240" w:lineRule="auto"/>
              <w:rPr>
                <w:b/>
                <w:bCs/>
                <w:sz w:val="18"/>
                <w:szCs w:val="18"/>
                <w:lang w:eastAsia="ar-SA"/>
              </w:rPr>
            </w:pPr>
            <w:proofErr w:type="spellStart"/>
            <w:r w:rsidRPr="009B708D">
              <w:rPr>
                <w:sz w:val="18"/>
                <w:szCs w:val="18"/>
              </w:rPr>
              <w:t>PT_Locale</w:t>
            </w:r>
            <w:proofErr w:type="spellEnd"/>
          </w:p>
        </w:tc>
        <w:tc>
          <w:tcPr>
            <w:tcW w:w="1234" w:type="pct"/>
          </w:tcPr>
          <w:p w14:paraId="2A8D232D" w14:textId="79772070" w:rsidR="006528F8" w:rsidRPr="009B708D" w:rsidRDefault="006528F8" w:rsidP="00C128E3">
            <w:pPr>
              <w:suppressAutoHyphens/>
              <w:snapToGrid w:val="0"/>
              <w:spacing w:before="60" w:after="60" w:line="240" w:lineRule="auto"/>
              <w:jc w:val="left"/>
              <w:rPr>
                <w:b/>
                <w:bCs/>
                <w:sz w:val="18"/>
                <w:szCs w:val="18"/>
                <w:lang w:eastAsia="ar-SA"/>
              </w:rPr>
            </w:pPr>
            <w:r w:rsidRPr="009B708D">
              <w:rPr>
                <w:sz w:val="18"/>
                <w:szCs w:val="18"/>
              </w:rPr>
              <w:t>description of a locale</w:t>
            </w:r>
          </w:p>
        </w:tc>
        <w:tc>
          <w:tcPr>
            <w:tcW w:w="290" w:type="pct"/>
          </w:tcPr>
          <w:p w14:paraId="038B49CC" w14:textId="1376B1F4" w:rsidR="006528F8" w:rsidRPr="009B708D" w:rsidRDefault="006528F8" w:rsidP="00C128E3">
            <w:pPr>
              <w:suppressAutoHyphens/>
              <w:snapToGrid w:val="0"/>
              <w:spacing w:before="60" w:after="60" w:line="240" w:lineRule="auto"/>
              <w:jc w:val="center"/>
              <w:rPr>
                <w:b/>
                <w:bCs/>
                <w:sz w:val="18"/>
                <w:szCs w:val="18"/>
                <w:lang w:eastAsia="ar-SA"/>
              </w:rPr>
            </w:pPr>
            <w:r w:rsidRPr="009B708D">
              <w:rPr>
                <w:sz w:val="18"/>
                <w:szCs w:val="18"/>
              </w:rPr>
              <w:t>-</w:t>
            </w:r>
          </w:p>
        </w:tc>
        <w:tc>
          <w:tcPr>
            <w:tcW w:w="879" w:type="pct"/>
          </w:tcPr>
          <w:p w14:paraId="119ACAED" w14:textId="47F4EF24"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rPr>
              <w:t>-</w:t>
            </w:r>
          </w:p>
        </w:tc>
        <w:tc>
          <w:tcPr>
            <w:tcW w:w="1104" w:type="pct"/>
          </w:tcPr>
          <w:p w14:paraId="7A679D94" w14:textId="4D36F9FB"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rPr>
              <w:t>From ISO 19115-1</w:t>
            </w:r>
          </w:p>
        </w:tc>
      </w:tr>
      <w:tr w:rsidR="008A6F2A" w:rsidRPr="009B708D" w14:paraId="27DCE269" w14:textId="77777777" w:rsidTr="009B708D">
        <w:trPr>
          <w:cantSplit/>
        </w:trPr>
        <w:tc>
          <w:tcPr>
            <w:tcW w:w="399" w:type="pct"/>
          </w:tcPr>
          <w:p w14:paraId="6CF1C97A" w14:textId="77777777"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lang w:eastAsia="ar-SA"/>
              </w:rPr>
              <w:t>Value</w:t>
            </w:r>
          </w:p>
        </w:tc>
        <w:tc>
          <w:tcPr>
            <w:tcW w:w="1095" w:type="pct"/>
          </w:tcPr>
          <w:p w14:paraId="12CB4655" w14:textId="75312930"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rPr>
              <w:t>language</w:t>
            </w:r>
          </w:p>
        </w:tc>
        <w:tc>
          <w:tcPr>
            <w:tcW w:w="1234" w:type="pct"/>
          </w:tcPr>
          <w:p w14:paraId="1B55EBD8" w14:textId="54F8D643" w:rsidR="006528F8" w:rsidRPr="009B708D" w:rsidRDefault="006528F8" w:rsidP="00C128E3">
            <w:pPr>
              <w:suppressAutoHyphens/>
              <w:snapToGrid w:val="0"/>
              <w:spacing w:before="60" w:after="60" w:line="240" w:lineRule="auto"/>
              <w:jc w:val="left"/>
              <w:rPr>
                <w:b/>
                <w:bCs/>
                <w:sz w:val="18"/>
                <w:szCs w:val="18"/>
                <w:lang w:eastAsia="ar-SA"/>
              </w:rPr>
            </w:pPr>
            <w:r w:rsidRPr="009B708D">
              <w:rPr>
                <w:sz w:val="18"/>
                <w:szCs w:val="18"/>
              </w:rPr>
              <w:t>designation of the locale language</w:t>
            </w:r>
          </w:p>
        </w:tc>
        <w:tc>
          <w:tcPr>
            <w:tcW w:w="290" w:type="pct"/>
          </w:tcPr>
          <w:p w14:paraId="4A458374" w14:textId="694099C9" w:rsidR="006528F8" w:rsidRPr="009B708D" w:rsidRDefault="006528F8" w:rsidP="00C128E3">
            <w:pPr>
              <w:suppressAutoHyphens/>
              <w:snapToGrid w:val="0"/>
              <w:spacing w:before="60" w:after="60" w:line="240" w:lineRule="auto"/>
              <w:jc w:val="center"/>
              <w:rPr>
                <w:b/>
                <w:bCs/>
                <w:sz w:val="18"/>
                <w:szCs w:val="18"/>
                <w:lang w:eastAsia="ar-SA"/>
              </w:rPr>
            </w:pPr>
            <w:r w:rsidRPr="009B708D">
              <w:rPr>
                <w:sz w:val="18"/>
                <w:szCs w:val="18"/>
              </w:rPr>
              <w:t>1</w:t>
            </w:r>
          </w:p>
        </w:tc>
        <w:tc>
          <w:tcPr>
            <w:tcW w:w="879" w:type="pct"/>
          </w:tcPr>
          <w:p w14:paraId="67D0C5A4" w14:textId="6E589EDD" w:rsidR="006528F8" w:rsidRPr="009B708D" w:rsidRDefault="006528F8" w:rsidP="00C128E3">
            <w:pPr>
              <w:suppressAutoHyphens/>
              <w:snapToGrid w:val="0"/>
              <w:spacing w:before="60" w:after="60" w:line="240" w:lineRule="auto"/>
              <w:rPr>
                <w:b/>
                <w:bCs/>
                <w:sz w:val="18"/>
                <w:szCs w:val="18"/>
                <w:lang w:eastAsia="ar-SA"/>
              </w:rPr>
            </w:pPr>
            <w:proofErr w:type="spellStart"/>
            <w:r w:rsidRPr="009B708D">
              <w:rPr>
                <w:sz w:val="18"/>
                <w:szCs w:val="18"/>
              </w:rPr>
              <w:t>LanguageCode</w:t>
            </w:r>
            <w:proofErr w:type="spellEnd"/>
          </w:p>
        </w:tc>
        <w:tc>
          <w:tcPr>
            <w:tcW w:w="1104" w:type="pct"/>
          </w:tcPr>
          <w:p w14:paraId="4F3B0FE0" w14:textId="45AB3FDD" w:rsidR="006528F8" w:rsidRPr="009B708D" w:rsidRDefault="006528F8" w:rsidP="00C128E3">
            <w:pPr>
              <w:suppressAutoHyphens/>
              <w:snapToGrid w:val="0"/>
              <w:spacing w:before="60" w:after="60" w:line="240" w:lineRule="auto"/>
              <w:jc w:val="left"/>
              <w:rPr>
                <w:b/>
                <w:bCs/>
                <w:sz w:val="18"/>
                <w:szCs w:val="18"/>
                <w:lang w:eastAsia="ar-SA"/>
              </w:rPr>
            </w:pPr>
            <w:r w:rsidRPr="009B708D">
              <w:rPr>
                <w:sz w:val="18"/>
                <w:szCs w:val="18"/>
              </w:rPr>
              <w:t>ISO 639-2 3-letter language codes.</w:t>
            </w:r>
          </w:p>
        </w:tc>
      </w:tr>
      <w:tr w:rsidR="008A6F2A" w:rsidRPr="009B708D" w14:paraId="1D8F349D" w14:textId="77777777" w:rsidTr="009B708D">
        <w:trPr>
          <w:cantSplit/>
        </w:trPr>
        <w:tc>
          <w:tcPr>
            <w:tcW w:w="399" w:type="pct"/>
          </w:tcPr>
          <w:p w14:paraId="5FE6AE69" w14:textId="77777777"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lang w:eastAsia="ar-SA"/>
              </w:rPr>
              <w:t>Value</w:t>
            </w:r>
          </w:p>
        </w:tc>
        <w:tc>
          <w:tcPr>
            <w:tcW w:w="1095" w:type="pct"/>
          </w:tcPr>
          <w:p w14:paraId="2FBDCAF0" w14:textId="701905F5"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rPr>
              <w:t>country</w:t>
            </w:r>
          </w:p>
        </w:tc>
        <w:tc>
          <w:tcPr>
            <w:tcW w:w="1234" w:type="pct"/>
          </w:tcPr>
          <w:p w14:paraId="1F1F1608" w14:textId="130EDD50" w:rsidR="006528F8" w:rsidRPr="009B708D" w:rsidRDefault="006528F8" w:rsidP="00C128E3">
            <w:pPr>
              <w:suppressAutoHyphens/>
              <w:snapToGrid w:val="0"/>
              <w:spacing w:before="60" w:after="60" w:line="240" w:lineRule="auto"/>
              <w:jc w:val="left"/>
              <w:rPr>
                <w:b/>
                <w:bCs/>
                <w:sz w:val="18"/>
                <w:szCs w:val="18"/>
                <w:lang w:eastAsia="ar-SA"/>
              </w:rPr>
            </w:pPr>
            <w:r w:rsidRPr="009B708D">
              <w:rPr>
                <w:sz w:val="18"/>
                <w:szCs w:val="18"/>
              </w:rPr>
              <w:t>designation of the specific country of the locale language</w:t>
            </w:r>
          </w:p>
        </w:tc>
        <w:tc>
          <w:tcPr>
            <w:tcW w:w="290" w:type="pct"/>
          </w:tcPr>
          <w:p w14:paraId="069CF745" w14:textId="3C4D0CA5" w:rsidR="006528F8" w:rsidRPr="009B708D" w:rsidRDefault="006528F8" w:rsidP="00C128E3">
            <w:pPr>
              <w:suppressAutoHyphens/>
              <w:snapToGrid w:val="0"/>
              <w:spacing w:before="60" w:after="60" w:line="240" w:lineRule="auto"/>
              <w:jc w:val="center"/>
              <w:rPr>
                <w:b/>
                <w:bCs/>
                <w:sz w:val="18"/>
                <w:szCs w:val="18"/>
                <w:lang w:eastAsia="ar-SA"/>
              </w:rPr>
            </w:pPr>
            <w:r w:rsidRPr="009B708D">
              <w:rPr>
                <w:sz w:val="18"/>
                <w:szCs w:val="18"/>
              </w:rPr>
              <w:t>0..1</w:t>
            </w:r>
          </w:p>
        </w:tc>
        <w:tc>
          <w:tcPr>
            <w:tcW w:w="879" w:type="pct"/>
          </w:tcPr>
          <w:p w14:paraId="4EC6B4AF" w14:textId="72EAF3D3" w:rsidR="006528F8" w:rsidRPr="009B708D" w:rsidRDefault="006528F8" w:rsidP="00C128E3">
            <w:pPr>
              <w:suppressAutoHyphens/>
              <w:snapToGrid w:val="0"/>
              <w:spacing w:before="60" w:after="60" w:line="240" w:lineRule="auto"/>
              <w:rPr>
                <w:b/>
                <w:bCs/>
                <w:sz w:val="18"/>
                <w:szCs w:val="18"/>
                <w:lang w:eastAsia="ar-SA"/>
              </w:rPr>
            </w:pPr>
            <w:proofErr w:type="spellStart"/>
            <w:r w:rsidRPr="009B708D">
              <w:rPr>
                <w:sz w:val="18"/>
                <w:szCs w:val="18"/>
              </w:rPr>
              <w:t>CountryCode</w:t>
            </w:r>
            <w:proofErr w:type="spellEnd"/>
          </w:p>
        </w:tc>
        <w:tc>
          <w:tcPr>
            <w:tcW w:w="1104" w:type="pct"/>
          </w:tcPr>
          <w:p w14:paraId="380E7444" w14:textId="1463CF01" w:rsidR="006528F8" w:rsidRPr="009B708D" w:rsidRDefault="006528F8" w:rsidP="00C128E3">
            <w:pPr>
              <w:suppressAutoHyphens/>
              <w:snapToGrid w:val="0"/>
              <w:spacing w:before="60" w:after="60" w:line="240" w:lineRule="auto"/>
              <w:jc w:val="left"/>
              <w:rPr>
                <w:b/>
                <w:bCs/>
                <w:sz w:val="18"/>
                <w:szCs w:val="18"/>
                <w:lang w:eastAsia="ar-SA"/>
              </w:rPr>
            </w:pPr>
            <w:r w:rsidRPr="009B708D">
              <w:rPr>
                <w:sz w:val="18"/>
                <w:szCs w:val="18"/>
              </w:rPr>
              <w:t>ISO 3166-2 2-letter country codes</w:t>
            </w:r>
          </w:p>
        </w:tc>
      </w:tr>
      <w:tr w:rsidR="006528F8" w:rsidRPr="009B708D" w14:paraId="3E819A94" w14:textId="77777777" w:rsidTr="009B708D">
        <w:trPr>
          <w:cantSplit/>
        </w:trPr>
        <w:tc>
          <w:tcPr>
            <w:tcW w:w="399" w:type="pct"/>
          </w:tcPr>
          <w:p w14:paraId="19E231B2" w14:textId="77777777" w:rsidR="006528F8" w:rsidRPr="009B708D" w:rsidRDefault="006528F8" w:rsidP="00C128E3">
            <w:pPr>
              <w:suppressAutoHyphens/>
              <w:snapToGrid w:val="0"/>
              <w:spacing w:before="60" w:after="60" w:line="240" w:lineRule="auto"/>
              <w:rPr>
                <w:b/>
                <w:bCs/>
                <w:sz w:val="18"/>
                <w:szCs w:val="18"/>
                <w:lang w:eastAsia="ar-SA"/>
              </w:rPr>
            </w:pPr>
            <w:r w:rsidRPr="009B708D">
              <w:rPr>
                <w:sz w:val="18"/>
                <w:szCs w:val="18"/>
                <w:lang w:eastAsia="ar-SA"/>
              </w:rPr>
              <w:t>Value</w:t>
            </w:r>
          </w:p>
        </w:tc>
        <w:tc>
          <w:tcPr>
            <w:tcW w:w="1095" w:type="pct"/>
          </w:tcPr>
          <w:p w14:paraId="15993828" w14:textId="7B88F6E7" w:rsidR="006528F8" w:rsidRPr="009B708D" w:rsidRDefault="006528F8" w:rsidP="00C128E3">
            <w:pPr>
              <w:suppressAutoHyphens/>
              <w:snapToGrid w:val="0"/>
              <w:spacing w:before="60" w:after="60" w:line="240" w:lineRule="auto"/>
              <w:rPr>
                <w:b/>
                <w:bCs/>
                <w:sz w:val="18"/>
                <w:szCs w:val="18"/>
                <w:lang w:eastAsia="ar-SA"/>
              </w:rPr>
            </w:pPr>
            <w:proofErr w:type="spellStart"/>
            <w:r w:rsidRPr="009B708D">
              <w:rPr>
                <w:sz w:val="18"/>
                <w:szCs w:val="18"/>
              </w:rPr>
              <w:t>characterEncoding</w:t>
            </w:r>
            <w:proofErr w:type="spellEnd"/>
          </w:p>
        </w:tc>
        <w:tc>
          <w:tcPr>
            <w:tcW w:w="1234" w:type="pct"/>
          </w:tcPr>
          <w:p w14:paraId="320C1CBE" w14:textId="08830AAA" w:rsidR="006528F8" w:rsidRPr="009B708D" w:rsidRDefault="006528F8" w:rsidP="00C128E3">
            <w:pPr>
              <w:suppressAutoHyphens/>
              <w:snapToGrid w:val="0"/>
              <w:spacing w:before="60" w:after="60" w:line="240" w:lineRule="auto"/>
              <w:jc w:val="left"/>
              <w:rPr>
                <w:b/>
                <w:bCs/>
                <w:sz w:val="18"/>
                <w:szCs w:val="18"/>
                <w:lang w:eastAsia="ar-SA"/>
              </w:rPr>
            </w:pPr>
            <w:r w:rsidRPr="009B708D">
              <w:rPr>
                <w:sz w:val="18"/>
                <w:szCs w:val="18"/>
              </w:rPr>
              <w:t>designation of the character set to be used to encode the textual value of the locale</w:t>
            </w:r>
          </w:p>
        </w:tc>
        <w:tc>
          <w:tcPr>
            <w:tcW w:w="290" w:type="pct"/>
          </w:tcPr>
          <w:p w14:paraId="15B76012" w14:textId="263CCA4A" w:rsidR="006528F8" w:rsidRPr="009B708D" w:rsidRDefault="006528F8" w:rsidP="00C128E3">
            <w:pPr>
              <w:suppressAutoHyphens/>
              <w:snapToGrid w:val="0"/>
              <w:spacing w:before="60" w:after="60" w:line="240" w:lineRule="auto"/>
              <w:jc w:val="center"/>
              <w:rPr>
                <w:b/>
                <w:bCs/>
                <w:sz w:val="18"/>
                <w:szCs w:val="18"/>
                <w:lang w:eastAsia="ar-SA"/>
              </w:rPr>
            </w:pPr>
            <w:r w:rsidRPr="009B708D">
              <w:rPr>
                <w:sz w:val="18"/>
                <w:szCs w:val="18"/>
              </w:rPr>
              <w:t>1</w:t>
            </w:r>
          </w:p>
        </w:tc>
        <w:tc>
          <w:tcPr>
            <w:tcW w:w="879" w:type="pct"/>
          </w:tcPr>
          <w:p w14:paraId="36ED4B1C" w14:textId="05294B02" w:rsidR="006528F8" w:rsidRPr="009B708D" w:rsidRDefault="006528F8" w:rsidP="00C128E3">
            <w:pPr>
              <w:suppressAutoHyphens/>
              <w:snapToGrid w:val="0"/>
              <w:spacing w:before="60" w:after="60" w:line="240" w:lineRule="auto"/>
              <w:rPr>
                <w:b/>
                <w:bCs/>
                <w:sz w:val="18"/>
                <w:szCs w:val="18"/>
                <w:lang w:eastAsia="ar-SA"/>
              </w:rPr>
            </w:pPr>
            <w:proofErr w:type="spellStart"/>
            <w:r w:rsidRPr="009B708D">
              <w:rPr>
                <w:sz w:val="18"/>
                <w:szCs w:val="18"/>
              </w:rPr>
              <w:t>MD_CharacterSetCode</w:t>
            </w:r>
            <w:proofErr w:type="spellEnd"/>
          </w:p>
        </w:tc>
        <w:tc>
          <w:tcPr>
            <w:tcW w:w="1104" w:type="pct"/>
          </w:tcPr>
          <w:p w14:paraId="48675055" w14:textId="67DB8952" w:rsidR="006528F8" w:rsidRPr="009B708D" w:rsidRDefault="005A1867" w:rsidP="00C128E3">
            <w:pPr>
              <w:suppressAutoHyphens/>
              <w:snapToGrid w:val="0"/>
              <w:spacing w:before="60" w:after="60" w:line="240" w:lineRule="auto"/>
              <w:jc w:val="left"/>
              <w:rPr>
                <w:b/>
                <w:bCs/>
                <w:sz w:val="18"/>
                <w:szCs w:val="18"/>
                <w:lang w:eastAsia="ar-SA"/>
              </w:rPr>
            </w:pPr>
            <w:r w:rsidRPr="009B708D">
              <w:rPr>
                <w:sz w:val="18"/>
                <w:szCs w:val="18"/>
              </w:rPr>
              <w:t>UTF-8 is used in S-100</w:t>
            </w:r>
          </w:p>
        </w:tc>
      </w:tr>
    </w:tbl>
    <w:p w14:paraId="5BD7C99D" w14:textId="77777777" w:rsidR="006528F8" w:rsidRPr="008A6F2A" w:rsidRDefault="006528F8" w:rsidP="0006033E">
      <w:pPr>
        <w:spacing w:after="0" w:line="240" w:lineRule="auto"/>
      </w:pPr>
    </w:p>
    <w:p w14:paraId="2A0B712E" w14:textId="73C23AB6" w:rsidR="006528F8" w:rsidRDefault="006528F8" w:rsidP="00C128E3">
      <w:pPr>
        <w:spacing w:after="120" w:line="240" w:lineRule="auto"/>
      </w:pPr>
      <w:bookmarkStart w:id="1741" w:name="_Toc510784370"/>
      <w:bookmarkStart w:id="1742" w:name="_Toc510785519"/>
      <w:bookmarkStart w:id="1743" w:name="_Toc225065171"/>
      <w:bookmarkStart w:id="1744" w:name="_Toc439685328"/>
      <w:bookmarkStart w:id="1745" w:name="_Toc225648314"/>
      <w:bookmarkEnd w:id="1741"/>
      <w:bookmarkEnd w:id="1742"/>
      <w:r w:rsidRPr="008A6F2A">
        <w:lastRenderedPageBreak/>
        <w:t xml:space="preserve">The class </w:t>
      </w:r>
      <w:proofErr w:type="spellStart"/>
      <w:r w:rsidRPr="008A6F2A">
        <w:t>PT_Locale</w:t>
      </w:r>
      <w:proofErr w:type="spellEnd"/>
      <w:r w:rsidRPr="008A6F2A">
        <w:t xml:space="preserve"> is defined in ISO 19115-1. </w:t>
      </w:r>
      <w:proofErr w:type="spellStart"/>
      <w:r w:rsidRPr="008A6F2A">
        <w:t>LanguageCode</w:t>
      </w:r>
      <w:proofErr w:type="spellEnd"/>
      <w:r w:rsidRPr="008A6F2A">
        <w:t xml:space="preserve">, </w:t>
      </w:r>
      <w:proofErr w:type="spellStart"/>
      <w:r w:rsidRPr="008A6F2A">
        <w:t>CountryCode</w:t>
      </w:r>
      <w:proofErr w:type="spellEnd"/>
      <w:r w:rsidRPr="008A6F2A">
        <w:t xml:space="preserve">, and </w:t>
      </w:r>
      <w:proofErr w:type="spellStart"/>
      <w:r w:rsidRPr="008A6F2A">
        <w:t>MD_CharacterSetCode</w:t>
      </w:r>
      <w:proofErr w:type="spellEnd"/>
      <w:r w:rsidRPr="008A6F2A">
        <w:t xml:space="preserve"> are ISO </w:t>
      </w:r>
      <w:proofErr w:type="spellStart"/>
      <w:r w:rsidRPr="008A6F2A">
        <w:t>codelists</w:t>
      </w:r>
      <w:proofErr w:type="spellEnd"/>
      <w:r w:rsidRPr="008A6F2A">
        <w:t xml:space="preserve"> which </w:t>
      </w:r>
      <w:r w:rsidR="005A1867">
        <w:t>are</w:t>
      </w:r>
      <w:r w:rsidRPr="008A6F2A">
        <w:t xml:space="preserve"> defined in </w:t>
      </w:r>
      <w:r w:rsidR="005A1867">
        <w:t xml:space="preserve">a </w:t>
      </w:r>
      <w:r w:rsidRPr="008A6F2A">
        <w:t xml:space="preserve">resource file </w:t>
      </w:r>
      <w:r w:rsidR="005A1867">
        <w:t>in the S-100 5.0 schemas distribution</w:t>
      </w:r>
      <w:r w:rsidRPr="008A6F2A">
        <w:t>.</w:t>
      </w:r>
    </w:p>
    <w:p w14:paraId="7D535325" w14:textId="0CBC6FF0" w:rsidR="009E378A" w:rsidRDefault="009E378A" w:rsidP="009E378A">
      <w:pPr>
        <w:pStyle w:val="Heading4"/>
      </w:pPr>
      <w:proofErr w:type="spellStart"/>
      <w:r>
        <w:t>EX_GeographicBoundingBox</w:t>
      </w:r>
      <w:proofErr w:type="spellEnd"/>
    </w:p>
    <w:p w14:paraId="341EF280" w14:textId="225369C2" w:rsidR="009E378A" w:rsidRDefault="009E378A" w:rsidP="00C128E3">
      <w:pPr>
        <w:spacing w:after="120" w:line="240" w:lineRule="auto"/>
      </w:pPr>
      <w: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000" w:firstRow="0" w:lastRow="0" w:firstColumn="0" w:lastColumn="0" w:noHBand="0" w:noVBand="0"/>
      </w:tblPr>
      <w:tblGrid>
        <w:gridCol w:w="1371"/>
        <w:gridCol w:w="2764"/>
        <w:gridCol w:w="3825"/>
        <w:gridCol w:w="1007"/>
        <w:gridCol w:w="823"/>
        <w:gridCol w:w="4398"/>
      </w:tblGrid>
      <w:tr w:rsidR="009E378A" w:rsidRPr="00EA68F3" w14:paraId="6B320953" w14:textId="77777777" w:rsidTr="0062465A">
        <w:trPr>
          <w:cantSplit/>
          <w:trHeight w:val="173"/>
          <w:tblHeader/>
          <w:jc w:val="center"/>
        </w:trPr>
        <w:tc>
          <w:tcPr>
            <w:tcW w:w="483" w:type="pct"/>
            <w:shd w:val="clear" w:color="auto" w:fill="D9D9D9" w:themeFill="background1" w:themeFillShade="D9"/>
          </w:tcPr>
          <w:p w14:paraId="26BAB748" w14:textId="77777777" w:rsidR="009E378A" w:rsidRPr="00EA68F3" w:rsidRDefault="009E378A" w:rsidP="00081FF3">
            <w:pPr>
              <w:snapToGrid w:val="0"/>
              <w:spacing w:after="60" w:line="240" w:lineRule="auto"/>
              <w:rPr>
                <w:rFonts w:cs="Arial"/>
                <w:b/>
                <w:sz w:val="18"/>
                <w:szCs w:val="18"/>
              </w:rPr>
            </w:pPr>
            <w:r w:rsidRPr="00EA68F3">
              <w:rPr>
                <w:rFonts w:cs="Arial"/>
                <w:b/>
                <w:sz w:val="18"/>
                <w:szCs w:val="18"/>
              </w:rPr>
              <w:t>Role Name</w:t>
            </w:r>
          </w:p>
        </w:tc>
        <w:tc>
          <w:tcPr>
            <w:tcW w:w="974" w:type="pct"/>
            <w:shd w:val="clear" w:color="auto" w:fill="D9D9D9" w:themeFill="background1" w:themeFillShade="D9"/>
            <w:vAlign w:val="center"/>
          </w:tcPr>
          <w:p w14:paraId="6415FAA7" w14:textId="77777777" w:rsidR="009E378A" w:rsidRPr="00EA68F3" w:rsidRDefault="009E378A" w:rsidP="00081FF3">
            <w:pPr>
              <w:snapToGrid w:val="0"/>
              <w:spacing w:after="60" w:line="240" w:lineRule="auto"/>
              <w:rPr>
                <w:rFonts w:cs="Arial"/>
                <w:b/>
                <w:sz w:val="18"/>
                <w:szCs w:val="18"/>
              </w:rPr>
            </w:pPr>
            <w:r w:rsidRPr="00EA68F3">
              <w:rPr>
                <w:rFonts w:cs="Arial"/>
                <w:b/>
                <w:sz w:val="18"/>
                <w:szCs w:val="18"/>
              </w:rPr>
              <w:t>Name</w:t>
            </w:r>
          </w:p>
        </w:tc>
        <w:tc>
          <w:tcPr>
            <w:tcW w:w="1348" w:type="pct"/>
            <w:shd w:val="clear" w:color="auto" w:fill="D9D9D9" w:themeFill="background1" w:themeFillShade="D9"/>
            <w:vAlign w:val="center"/>
          </w:tcPr>
          <w:p w14:paraId="3A3DCD08" w14:textId="77777777" w:rsidR="009E378A" w:rsidRPr="00EA68F3" w:rsidRDefault="009E378A" w:rsidP="00081FF3">
            <w:pPr>
              <w:snapToGrid w:val="0"/>
              <w:spacing w:after="60" w:line="240" w:lineRule="auto"/>
              <w:rPr>
                <w:rFonts w:cs="Arial"/>
                <w:b/>
                <w:sz w:val="18"/>
                <w:szCs w:val="18"/>
              </w:rPr>
            </w:pPr>
            <w:r w:rsidRPr="00EA68F3">
              <w:rPr>
                <w:rFonts w:cs="Arial"/>
                <w:b/>
                <w:sz w:val="18"/>
                <w:szCs w:val="18"/>
              </w:rPr>
              <w:t>Description</w:t>
            </w:r>
          </w:p>
        </w:tc>
        <w:tc>
          <w:tcPr>
            <w:tcW w:w="355" w:type="pct"/>
            <w:shd w:val="clear" w:color="auto" w:fill="D9D9D9" w:themeFill="background1" w:themeFillShade="D9"/>
            <w:vAlign w:val="center"/>
          </w:tcPr>
          <w:p w14:paraId="6FEF891D" w14:textId="77777777" w:rsidR="009E378A" w:rsidRPr="00EA68F3" w:rsidRDefault="009E378A" w:rsidP="00081FF3">
            <w:pPr>
              <w:snapToGrid w:val="0"/>
              <w:spacing w:after="60" w:line="240" w:lineRule="auto"/>
              <w:jc w:val="center"/>
              <w:rPr>
                <w:rFonts w:cs="Arial"/>
                <w:b/>
                <w:sz w:val="18"/>
                <w:szCs w:val="18"/>
              </w:rPr>
            </w:pPr>
            <w:proofErr w:type="spellStart"/>
            <w:r w:rsidRPr="00EA68F3">
              <w:rPr>
                <w:rFonts w:cs="Arial"/>
                <w:b/>
                <w:sz w:val="18"/>
                <w:szCs w:val="18"/>
              </w:rPr>
              <w:t>Mult</w:t>
            </w:r>
            <w:proofErr w:type="spellEnd"/>
          </w:p>
        </w:tc>
        <w:tc>
          <w:tcPr>
            <w:tcW w:w="290" w:type="pct"/>
            <w:shd w:val="clear" w:color="auto" w:fill="D9D9D9" w:themeFill="background1" w:themeFillShade="D9"/>
            <w:vAlign w:val="center"/>
          </w:tcPr>
          <w:p w14:paraId="536C1C3D" w14:textId="77777777" w:rsidR="009E378A" w:rsidRPr="00EA68F3" w:rsidRDefault="009E378A" w:rsidP="00081FF3">
            <w:pPr>
              <w:snapToGrid w:val="0"/>
              <w:spacing w:after="60" w:line="240" w:lineRule="auto"/>
              <w:rPr>
                <w:rFonts w:cs="Arial"/>
                <w:b/>
                <w:sz w:val="18"/>
                <w:szCs w:val="18"/>
              </w:rPr>
            </w:pPr>
            <w:r w:rsidRPr="00EA68F3">
              <w:rPr>
                <w:rFonts w:cs="Arial"/>
                <w:b/>
                <w:sz w:val="18"/>
                <w:szCs w:val="18"/>
              </w:rPr>
              <w:t>Type</w:t>
            </w:r>
          </w:p>
        </w:tc>
        <w:tc>
          <w:tcPr>
            <w:tcW w:w="1550" w:type="pct"/>
            <w:shd w:val="clear" w:color="auto" w:fill="D9D9D9" w:themeFill="background1" w:themeFillShade="D9"/>
            <w:vAlign w:val="center"/>
          </w:tcPr>
          <w:p w14:paraId="75842FFE" w14:textId="77777777" w:rsidR="009E378A" w:rsidRPr="00EA68F3" w:rsidRDefault="009E378A" w:rsidP="00081FF3">
            <w:pPr>
              <w:snapToGrid w:val="0"/>
              <w:spacing w:after="60" w:line="240" w:lineRule="auto"/>
              <w:rPr>
                <w:rFonts w:cs="Arial"/>
                <w:b/>
                <w:sz w:val="18"/>
                <w:szCs w:val="18"/>
              </w:rPr>
            </w:pPr>
            <w:r w:rsidRPr="00EA68F3">
              <w:rPr>
                <w:rFonts w:cs="Arial"/>
                <w:b/>
                <w:sz w:val="18"/>
                <w:szCs w:val="18"/>
              </w:rPr>
              <w:t>Remarks</w:t>
            </w:r>
          </w:p>
        </w:tc>
      </w:tr>
      <w:tr w:rsidR="009E378A" w:rsidRPr="00EA68F3" w14:paraId="325E6C9E" w14:textId="77777777" w:rsidTr="00081FF3">
        <w:trPr>
          <w:cantSplit/>
          <w:trHeight w:val="173"/>
          <w:jc w:val="center"/>
        </w:trPr>
        <w:tc>
          <w:tcPr>
            <w:tcW w:w="483" w:type="pct"/>
          </w:tcPr>
          <w:p w14:paraId="799C9E46"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Class</w:t>
            </w:r>
          </w:p>
        </w:tc>
        <w:tc>
          <w:tcPr>
            <w:tcW w:w="974" w:type="pct"/>
            <w:tcMar>
              <w:left w:w="58" w:type="dxa"/>
              <w:right w:w="58" w:type="dxa"/>
            </w:tcMar>
            <w:vAlign w:val="center"/>
          </w:tcPr>
          <w:p w14:paraId="0870DDA4" w14:textId="77777777" w:rsidR="009E378A" w:rsidRPr="00EA68F3" w:rsidRDefault="009E378A" w:rsidP="00081FF3">
            <w:pPr>
              <w:snapToGrid w:val="0"/>
              <w:spacing w:after="60" w:line="240" w:lineRule="auto"/>
              <w:rPr>
                <w:rFonts w:cs="Arial"/>
                <w:sz w:val="18"/>
                <w:szCs w:val="18"/>
              </w:rPr>
            </w:pPr>
            <w:proofErr w:type="spellStart"/>
            <w:r w:rsidRPr="00EA68F3">
              <w:rPr>
                <w:rFonts w:cs="Arial"/>
                <w:sz w:val="18"/>
                <w:szCs w:val="18"/>
              </w:rPr>
              <w:t>EX_GeographicBoundingBox</w:t>
            </w:r>
            <w:proofErr w:type="spellEnd"/>
          </w:p>
        </w:tc>
        <w:tc>
          <w:tcPr>
            <w:tcW w:w="1348" w:type="pct"/>
            <w:tcMar>
              <w:left w:w="58" w:type="dxa"/>
              <w:right w:w="58" w:type="dxa"/>
            </w:tcMar>
            <w:vAlign w:val="center"/>
          </w:tcPr>
          <w:p w14:paraId="6CF399F1" w14:textId="77777777" w:rsidR="009E378A" w:rsidRPr="00EA68F3" w:rsidRDefault="009E378A" w:rsidP="00081FF3">
            <w:pPr>
              <w:snapToGrid w:val="0"/>
              <w:spacing w:after="60" w:line="240" w:lineRule="auto"/>
              <w:rPr>
                <w:rFonts w:cs="Arial"/>
                <w:sz w:val="18"/>
                <w:szCs w:val="18"/>
              </w:rPr>
            </w:pPr>
            <w:r w:rsidRPr="00EA68F3">
              <w:rPr>
                <w:sz w:val="18"/>
                <w:szCs w:val="18"/>
              </w:rPr>
              <w:t>geographic position of the dataset</w:t>
            </w:r>
          </w:p>
        </w:tc>
        <w:tc>
          <w:tcPr>
            <w:tcW w:w="355" w:type="pct"/>
            <w:tcMar>
              <w:left w:w="58" w:type="dxa"/>
              <w:right w:w="58" w:type="dxa"/>
            </w:tcMar>
            <w:vAlign w:val="center"/>
          </w:tcPr>
          <w:p w14:paraId="5865A9B0" w14:textId="77777777" w:rsidR="009E378A" w:rsidRPr="00EA68F3" w:rsidRDefault="009E378A" w:rsidP="00081FF3">
            <w:pPr>
              <w:snapToGrid w:val="0"/>
              <w:spacing w:after="60" w:line="240" w:lineRule="auto"/>
              <w:jc w:val="center"/>
              <w:rPr>
                <w:rFonts w:cs="Arial"/>
                <w:sz w:val="18"/>
                <w:szCs w:val="18"/>
              </w:rPr>
            </w:pPr>
            <w:r w:rsidRPr="00EA68F3">
              <w:rPr>
                <w:rFonts w:cs="Arial"/>
                <w:sz w:val="18"/>
                <w:szCs w:val="18"/>
              </w:rPr>
              <w:t>-</w:t>
            </w:r>
          </w:p>
        </w:tc>
        <w:tc>
          <w:tcPr>
            <w:tcW w:w="290" w:type="pct"/>
            <w:tcMar>
              <w:left w:w="58" w:type="dxa"/>
              <w:right w:w="58" w:type="dxa"/>
            </w:tcMar>
            <w:vAlign w:val="center"/>
          </w:tcPr>
          <w:p w14:paraId="4F2B9795"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w:t>
            </w:r>
          </w:p>
        </w:tc>
        <w:tc>
          <w:tcPr>
            <w:tcW w:w="1550" w:type="pct"/>
            <w:tcMar>
              <w:left w:w="58" w:type="dxa"/>
              <w:right w:w="58" w:type="dxa"/>
            </w:tcMar>
            <w:vAlign w:val="center"/>
          </w:tcPr>
          <w:p w14:paraId="56631661"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Defined in ISO 19115-1: geographic position of the resource</w:t>
            </w:r>
          </w:p>
        </w:tc>
      </w:tr>
      <w:tr w:rsidR="009E378A" w:rsidRPr="00EA68F3" w14:paraId="643F015A" w14:textId="77777777" w:rsidTr="00081FF3">
        <w:trPr>
          <w:cantSplit/>
          <w:trHeight w:val="173"/>
          <w:jc w:val="center"/>
        </w:trPr>
        <w:tc>
          <w:tcPr>
            <w:tcW w:w="483" w:type="pct"/>
          </w:tcPr>
          <w:p w14:paraId="6B79BA05"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Attribute</w:t>
            </w:r>
          </w:p>
        </w:tc>
        <w:tc>
          <w:tcPr>
            <w:tcW w:w="974" w:type="pct"/>
            <w:tcMar>
              <w:left w:w="58" w:type="dxa"/>
              <w:right w:w="58" w:type="dxa"/>
            </w:tcMar>
            <w:vAlign w:val="center"/>
          </w:tcPr>
          <w:p w14:paraId="37E23CBD" w14:textId="77777777" w:rsidR="009E378A" w:rsidRPr="00EA68F3" w:rsidRDefault="009E378A" w:rsidP="00081FF3">
            <w:pPr>
              <w:snapToGrid w:val="0"/>
              <w:spacing w:after="60" w:line="240" w:lineRule="auto"/>
              <w:rPr>
                <w:rFonts w:cs="Arial"/>
                <w:sz w:val="18"/>
                <w:szCs w:val="18"/>
              </w:rPr>
            </w:pPr>
            <w:proofErr w:type="spellStart"/>
            <w:r w:rsidRPr="00EA68F3">
              <w:rPr>
                <w:rFonts w:cs="Arial"/>
                <w:sz w:val="18"/>
                <w:szCs w:val="18"/>
              </w:rPr>
              <w:t>westBoundLongitude</w:t>
            </w:r>
            <w:proofErr w:type="spellEnd"/>
          </w:p>
        </w:tc>
        <w:tc>
          <w:tcPr>
            <w:tcW w:w="1348" w:type="pct"/>
            <w:tcMar>
              <w:left w:w="58" w:type="dxa"/>
              <w:right w:w="58" w:type="dxa"/>
            </w:tcMar>
            <w:vAlign w:val="center"/>
          </w:tcPr>
          <w:p w14:paraId="7D41004A" w14:textId="77777777" w:rsidR="009E378A" w:rsidRPr="00EA68F3" w:rsidRDefault="009E378A" w:rsidP="00081FF3">
            <w:pPr>
              <w:snapToGrid w:val="0"/>
              <w:spacing w:after="60" w:line="240" w:lineRule="auto"/>
              <w:rPr>
                <w:sz w:val="18"/>
                <w:szCs w:val="18"/>
              </w:rPr>
            </w:pPr>
            <w:r w:rsidRPr="00EA68F3">
              <w:rPr>
                <w:sz w:val="18"/>
                <w:szCs w:val="18"/>
              </w:rPr>
              <w:t>western-most coordinate of the limit of the dataset extent, expressed in longitude in decimal degrees (positive east)</w:t>
            </w:r>
          </w:p>
        </w:tc>
        <w:tc>
          <w:tcPr>
            <w:tcW w:w="355" w:type="pct"/>
            <w:tcMar>
              <w:left w:w="58" w:type="dxa"/>
              <w:right w:w="58" w:type="dxa"/>
            </w:tcMar>
            <w:vAlign w:val="center"/>
          </w:tcPr>
          <w:p w14:paraId="41B50AB9" w14:textId="77777777" w:rsidR="009E378A" w:rsidRPr="00EA68F3" w:rsidRDefault="009E378A" w:rsidP="00081FF3">
            <w:pPr>
              <w:snapToGrid w:val="0"/>
              <w:spacing w:after="60" w:line="240" w:lineRule="auto"/>
              <w:jc w:val="center"/>
              <w:rPr>
                <w:rFonts w:cs="Arial"/>
                <w:sz w:val="18"/>
                <w:szCs w:val="18"/>
              </w:rPr>
            </w:pPr>
            <w:r w:rsidRPr="00EA68F3">
              <w:rPr>
                <w:sz w:val="18"/>
                <w:szCs w:val="18"/>
              </w:rPr>
              <w:t>1</w:t>
            </w:r>
          </w:p>
        </w:tc>
        <w:tc>
          <w:tcPr>
            <w:tcW w:w="290" w:type="pct"/>
            <w:tcMar>
              <w:left w:w="58" w:type="dxa"/>
              <w:right w:w="58" w:type="dxa"/>
            </w:tcMar>
            <w:vAlign w:val="center"/>
          </w:tcPr>
          <w:p w14:paraId="59692E27" w14:textId="77777777" w:rsidR="009E378A" w:rsidRPr="00EA68F3" w:rsidRDefault="009E378A" w:rsidP="00081FF3">
            <w:pPr>
              <w:snapToGrid w:val="0"/>
              <w:spacing w:after="60" w:line="240" w:lineRule="auto"/>
              <w:rPr>
                <w:rFonts w:cs="Arial"/>
                <w:sz w:val="18"/>
                <w:szCs w:val="18"/>
              </w:rPr>
            </w:pPr>
            <w:r w:rsidRPr="00EA68F3">
              <w:rPr>
                <w:sz w:val="18"/>
                <w:szCs w:val="18"/>
              </w:rPr>
              <w:t>Real</w:t>
            </w:r>
          </w:p>
        </w:tc>
        <w:tc>
          <w:tcPr>
            <w:tcW w:w="1550" w:type="pct"/>
            <w:tcMar>
              <w:left w:w="58" w:type="dxa"/>
              <w:right w:w="58" w:type="dxa"/>
            </w:tcMar>
            <w:vAlign w:val="center"/>
          </w:tcPr>
          <w:p w14:paraId="331C6AEE"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Arc degrees</w:t>
            </w:r>
          </w:p>
        </w:tc>
      </w:tr>
      <w:tr w:rsidR="009E378A" w:rsidRPr="00EA68F3" w14:paraId="15C949B1" w14:textId="77777777" w:rsidTr="00081FF3">
        <w:trPr>
          <w:cantSplit/>
          <w:trHeight w:val="173"/>
          <w:jc w:val="center"/>
        </w:trPr>
        <w:tc>
          <w:tcPr>
            <w:tcW w:w="483" w:type="pct"/>
          </w:tcPr>
          <w:p w14:paraId="6023D22E"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Attribute</w:t>
            </w:r>
          </w:p>
        </w:tc>
        <w:tc>
          <w:tcPr>
            <w:tcW w:w="974" w:type="pct"/>
            <w:tcMar>
              <w:left w:w="58" w:type="dxa"/>
              <w:right w:w="58" w:type="dxa"/>
            </w:tcMar>
            <w:vAlign w:val="center"/>
          </w:tcPr>
          <w:p w14:paraId="59430B8C" w14:textId="77777777" w:rsidR="009E378A" w:rsidRPr="00EA68F3" w:rsidRDefault="009E378A" w:rsidP="00081FF3">
            <w:pPr>
              <w:snapToGrid w:val="0"/>
              <w:spacing w:after="60" w:line="240" w:lineRule="auto"/>
              <w:rPr>
                <w:rFonts w:cs="Arial"/>
                <w:sz w:val="18"/>
                <w:szCs w:val="18"/>
              </w:rPr>
            </w:pPr>
            <w:proofErr w:type="spellStart"/>
            <w:r w:rsidRPr="00EA68F3">
              <w:rPr>
                <w:rFonts w:cs="Arial"/>
                <w:sz w:val="18"/>
                <w:szCs w:val="18"/>
              </w:rPr>
              <w:t>eastBoundLongitude</w:t>
            </w:r>
            <w:proofErr w:type="spellEnd"/>
          </w:p>
        </w:tc>
        <w:tc>
          <w:tcPr>
            <w:tcW w:w="1348" w:type="pct"/>
            <w:tcMar>
              <w:left w:w="58" w:type="dxa"/>
              <w:right w:w="58" w:type="dxa"/>
            </w:tcMar>
            <w:vAlign w:val="center"/>
          </w:tcPr>
          <w:p w14:paraId="7C1ED5B8" w14:textId="77777777" w:rsidR="009E378A" w:rsidRPr="00EA68F3" w:rsidRDefault="009E378A" w:rsidP="00081FF3">
            <w:pPr>
              <w:snapToGrid w:val="0"/>
              <w:spacing w:after="60" w:line="240" w:lineRule="auto"/>
              <w:rPr>
                <w:sz w:val="18"/>
                <w:szCs w:val="18"/>
              </w:rPr>
            </w:pPr>
            <w:r w:rsidRPr="00EA68F3">
              <w:rPr>
                <w:sz w:val="18"/>
                <w:szCs w:val="18"/>
              </w:rPr>
              <w:t>eastern-most coordinate of the limit of the dataset extent, expressed in longitude in decimal degrees (positive east)</w:t>
            </w:r>
          </w:p>
        </w:tc>
        <w:tc>
          <w:tcPr>
            <w:tcW w:w="355" w:type="pct"/>
            <w:tcMar>
              <w:left w:w="58" w:type="dxa"/>
              <w:right w:w="58" w:type="dxa"/>
            </w:tcMar>
            <w:vAlign w:val="center"/>
          </w:tcPr>
          <w:p w14:paraId="45F9E835" w14:textId="77777777" w:rsidR="009E378A" w:rsidRPr="00EA68F3" w:rsidRDefault="009E378A" w:rsidP="00081FF3">
            <w:pPr>
              <w:snapToGrid w:val="0"/>
              <w:spacing w:after="60" w:line="240" w:lineRule="auto"/>
              <w:jc w:val="center"/>
              <w:rPr>
                <w:rFonts w:cs="Arial"/>
                <w:sz w:val="18"/>
                <w:szCs w:val="18"/>
              </w:rPr>
            </w:pPr>
            <w:r w:rsidRPr="00EA68F3">
              <w:rPr>
                <w:sz w:val="18"/>
                <w:szCs w:val="18"/>
              </w:rPr>
              <w:t>1</w:t>
            </w:r>
          </w:p>
        </w:tc>
        <w:tc>
          <w:tcPr>
            <w:tcW w:w="290" w:type="pct"/>
            <w:tcMar>
              <w:left w:w="58" w:type="dxa"/>
              <w:right w:w="58" w:type="dxa"/>
            </w:tcMar>
            <w:vAlign w:val="center"/>
          </w:tcPr>
          <w:p w14:paraId="1F4E168B" w14:textId="77777777" w:rsidR="009E378A" w:rsidRPr="00EA68F3" w:rsidRDefault="009E378A" w:rsidP="00081FF3">
            <w:pPr>
              <w:snapToGrid w:val="0"/>
              <w:spacing w:after="60" w:line="240" w:lineRule="auto"/>
              <w:rPr>
                <w:rFonts w:cs="Arial"/>
                <w:sz w:val="18"/>
                <w:szCs w:val="18"/>
              </w:rPr>
            </w:pPr>
            <w:r w:rsidRPr="00EA68F3">
              <w:rPr>
                <w:sz w:val="18"/>
                <w:szCs w:val="18"/>
              </w:rPr>
              <w:t>Real</w:t>
            </w:r>
          </w:p>
        </w:tc>
        <w:tc>
          <w:tcPr>
            <w:tcW w:w="1550" w:type="pct"/>
            <w:tcMar>
              <w:left w:w="58" w:type="dxa"/>
              <w:right w:w="58" w:type="dxa"/>
            </w:tcMar>
            <w:vAlign w:val="center"/>
          </w:tcPr>
          <w:p w14:paraId="11C38B72"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Arc degrees</w:t>
            </w:r>
          </w:p>
        </w:tc>
      </w:tr>
      <w:tr w:rsidR="009E378A" w:rsidRPr="00EA68F3" w14:paraId="401AA544" w14:textId="77777777" w:rsidTr="00081FF3">
        <w:trPr>
          <w:cantSplit/>
          <w:trHeight w:val="173"/>
          <w:jc w:val="center"/>
        </w:trPr>
        <w:tc>
          <w:tcPr>
            <w:tcW w:w="483" w:type="pct"/>
          </w:tcPr>
          <w:p w14:paraId="661CC465"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Attribute</w:t>
            </w:r>
          </w:p>
        </w:tc>
        <w:tc>
          <w:tcPr>
            <w:tcW w:w="974" w:type="pct"/>
            <w:tcMar>
              <w:left w:w="58" w:type="dxa"/>
              <w:right w:w="58" w:type="dxa"/>
            </w:tcMar>
            <w:vAlign w:val="center"/>
          </w:tcPr>
          <w:p w14:paraId="78A74043" w14:textId="77777777" w:rsidR="009E378A" w:rsidRPr="00EA68F3" w:rsidRDefault="009E378A" w:rsidP="00081FF3">
            <w:pPr>
              <w:snapToGrid w:val="0"/>
              <w:spacing w:after="60" w:line="240" w:lineRule="auto"/>
              <w:rPr>
                <w:sz w:val="18"/>
                <w:szCs w:val="18"/>
              </w:rPr>
            </w:pPr>
            <w:proofErr w:type="spellStart"/>
            <w:r w:rsidRPr="00EA68F3">
              <w:rPr>
                <w:rFonts w:cs="Arial"/>
                <w:sz w:val="18"/>
                <w:szCs w:val="18"/>
              </w:rPr>
              <w:t>southBoundLatitude</w:t>
            </w:r>
            <w:proofErr w:type="spellEnd"/>
          </w:p>
        </w:tc>
        <w:tc>
          <w:tcPr>
            <w:tcW w:w="1348" w:type="pct"/>
            <w:tcMar>
              <w:left w:w="58" w:type="dxa"/>
              <w:right w:w="58" w:type="dxa"/>
            </w:tcMar>
            <w:vAlign w:val="center"/>
          </w:tcPr>
          <w:p w14:paraId="435947EB" w14:textId="77777777" w:rsidR="009E378A" w:rsidRPr="00EA68F3" w:rsidRDefault="009E378A" w:rsidP="00081FF3">
            <w:pPr>
              <w:snapToGrid w:val="0"/>
              <w:spacing w:after="60" w:line="240" w:lineRule="auto"/>
              <w:rPr>
                <w:sz w:val="18"/>
                <w:szCs w:val="18"/>
              </w:rPr>
            </w:pPr>
            <w:r w:rsidRPr="00EA68F3">
              <w:rPr>
                <w:sz w:val="18"/>
                <w:szCs w:val="18"/>
              </w:rPr>
              <w:t>southern-most coordinate of the limit of the dataset extent, expressed in latitude in decimal degrees (positive north)</w:t>
            </w:r>
          </w:p>
        </w:tc>
        <w:tc>
          <w:tcPr>
            <w:tcW w:w="355" w:type="pct"/>
            <w:tcMar>
              <w:left w:w="58" w:type="dxa"/>
              <w:right w:w="58" w:type="dxa"/>
            </w:tcMar>
            <w:vAlign w:val="center"/>
          </w:tcPr>
          <w:p w14:paraId="5328ECB2" w14:textId="77777777" w:rsidR="009E378A" w:rsidRPr="00EA68F3" w:rsidRDefault="009E378A" w:rsidP="00081FF3">
            <w:pPr>
              <w:snapToGrid w:val="0"/>
              <w:spacing w:after="60" w:line="240" w:lineRule="auto"/>
              <w:jc w:val="center"/>
              <w:rPr>
                <w:sz w:val="18"/>
                <w:szCs w:val="18"/>
              </w:rPr>
            </w:pPr>
            <w:r w:rsidRPr="00EA68F3">
              <w:rPr>
                <w:sz w:val="18"/>
                <w:szCs w:val="18"/>
              </w:rPr>
              <w:t>1</w:t>
            </w:r>
          </w:p>
        </w:tc>
        <w:tc>
          <w:tcPr>
            <w:tcW w:w="290" w:type="pct"/>
            <w:tcMar>
              <w:left w:w="58" w:type="dxa"/>
              <w:right w:w="58" w:type="dxa"/>
            </w:tcMar>
            <w:vAlign w:val="center"/>
          </w:tcPr>
          <w:p w14:paraId="640D38D6" w14:textId="77777777" w:rsidR="009E378A" w:rsidRPr="00EA68F3" w:rsidRDefault="009E378A" w:rsidP="00081FF3">
            <w:pPr>
              <w:snapToGrid w:val="0"/>
              <w:spacing w:after="60" w:line="240" w:lineRule="auto"/>
              <w:rPr>
                <w:sz w:val="18"/>
                <w:szCs w:val="18"/>
              </w:rPr>
            </w:pPr>
            <w:r w:rsidRPr="00EA68F3">
              <w:rPr>
                <w:sz w:val="18"/>
                <w:szCs w:val="18"/>
              </w:rPr>
              <w:t>Real</w:t>
            </w:r>
          </w:p>
        </w:tc>
        <w:tc>
          <w:tcPr>
            <w:tcW w:w="1550" w:type="pct"/>
            <w:tcMar>
              <w:left w:w="58" w:type="dxa"/>
              <w:right w:w="58" w:type="dxa"/>
            </w:tcMar>
            <w:vAlign w:val="center"/>
          </w:tcPr>
          <w:p w14:paraId="6A4A5137" w14:textId="77777777" w:rsidR="009E378A" w:rsidRPr="00EA68F3" w:rsidRDefault="009E378A" w:rsidP="00081FF3">
            <w:pPr>
              <w:snapToGrid w:val="0"/>
              <w:spacing w:after="60" w:line="240" w:lineRule="auto"/>
              <w:rPr>
                <w:sz w:val="18"/>
                <w:szCs w:val="18"/>
              </w:rPr>
            </w:pPr>
            <w:r w:rsidRPr="00EA68F3">
              <w:rPr>
                <w:rFonts w:cs="Arial"/>
                <w:sz w:val="18"/>
                <w:szCs w:val="18"/>
              </w:rPr>
              <w:t>Arc degrees</w:t>
            </w:r>
          </w:p>
        </w:tc>
      </w:tr>
      <w:tr w:rsidR="009E378A" w:rsidRPr="00EA68F3" w14:paraId="4EE9AC8A" w14:textId="77777777" w:rsidTr="00081FF3">
        <w:trPr>
          <w:cantSplit/>
          <w:trHeight w:val="173"/>
          <w:jc w:val="center"/>
        </w:trPr>
        <w:tc>
          <w:tcPr>
            <w:tcW w:w="483" w:type="pct"/>
          </w:tcPr>
          <w:p w14:paraId="5942E5F6"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Attribute</w:t>
            </w:r>
          </w:p>
        </w:tc>
        <w:tc>
          <w:tcPr>
            <w:tcW w:w="974" w:type="pct"/>
            <w:tcMar>
              <w:left w:w="58" w:type="dxa"/>
              <w:right w:w="58" w:type="dxa"/>
            </w:tcMar>
            <w:vAlign w:val="center"/>
          </w:tcPr>
          <w:p w14:paraId="767CFA69" w14:textId="77777777" w:rsidR="009E378A" w:rsidRPr="00EA68F3" w:rsidRDefault="009E378A" w:rsidP="00081FF3">
            <w:pPr>
              <w:snapToGrid w:val="0"/>
              <w:spacing w:after="60" w:line="240" w:lineRule="auto"/>
              <w:rPr>
                <w:rFonts w:cs="Arial"/>
                <w:sz w:val="18"/>
                <w:szCs w:val="18"/>
              </w:rPr>
            </w:pPr>
            <w:proofErr w:type="spellStart"/>
            <w:r w:rsidRPr="00EA68F3">
              <w:rPr>
                <w:rFonts w:cs="Arial"/>
                <w:sz w:val="18"/>
                <w:szCs w:val="18"/>
              </w:rPr>
              <w:t>northBoundLatitude</w:t>
            </w:r>
            <w:proofErr w:type="spellEnd"/>
          </w:p>
        </w:tc>
        <w:tc>
          <w:tcPr>
            <w:tcW w:w="1348" w:type="pct"/>
            <w:tcMar>
              <w:left w:w="58" w:type="dxa"/>
              <w:right w:w="58" w:type="dxa"/>
            </w:tcMar>
            <w:vAlign w:val="center"/>
          </w:tcPr>
          <w:p w14:paraId="339F8B80" w14:textId="77777777" w:rsidR="009E378A" w:rsidRPr="00EA68F3" w:rsidRDefault="009E378A" w:rsidP="00081FF3">
            <w:pPr>
              <w:snapToGrid w:val="0"/>
              <w:spacing w:after="60" w:line="240" w:lineRule="auto"/>
              <w:rPr>
                <w:rFonts w:cs="Arial"/>
                <w:sz w:val="18"/>
                <w:szCs w:val="18"/>
              </w:rPr>
            </w:pPr>
            <w:r w:rsidRPr="00EA68F3">
              <w:rPr>
                <w:sz w:val="18"/>
                <w:szCs w:val="18"/>
              </w:rPr>
              <w:t>northern-most, coordinate of the limit of the dataset extent expressed in latitude in decimal degrees (positive north)</w:t>
            </w:r>
          </w:p>
        </w:tc>
        <w:tc>
          <w:tcPr>
            <w:tcW w:w="355" w:type="pct"/>
            <w:tcMar>
              <w:left w:w="58" w:type="dxa"/>
              <w:right w:w="58" w:type="dxa"/>
            </w:tcMar>
            <w:vAlign w:val="center"/>
          </w:tcPr>
          <w:p w14:paraId="0AB782FF" w14:textId="77777777" w:rsidR="009E378A" w:rsidRPr="00EA68F3" w:rsidRDefault="009E378A" w:rsidP="00081FF3">
            <w:pPr>
              <w:snapToGrid w:val="0"/>
              <w:spacing w:after="60" w:line="240" w:lineRule="auto"/>
              <w:jc w:val="center"/>
              <w:rPr>
                <w:rFonts w:cs="Arial"/>
                <w:sz w:val="18"/>
                <w:szCs w:val="18"/>
              </w:rPr>
            </w:pPr>
            <w:r w:rsidRPr="00EA68F3">
              <w:rPr>
                <w:sz w:val="18"/>
                <w:szCs w:val="18"/>
              </w:rPr>
              <w:t>1</w:t>
            </w:r>
          </w:p>
        </w:tc>
        <w:tc>
          <w:tcPr>
            <w:tcW w:w="290" w:type="pct"/>
            <w:tcMar>
              <w:left w:w="58" w:type="dxa"/>
              <w:right w:w="58" w:type="dxa"/>
            </w:tcMar>
            <w:vAlign w:val="center"/>
          </w:tcPr>
          <w:p w14:paraId="3D292DC7" w14:textId="77777777" w:rsidR="009E378A" w:rsidRPr="00EA68F3" w:rsidRDefault="009E378A" w:rsidP="00081FF3">
            <w:pPr>
              <w:snapToGrid w:val="0"/>
              <w:spacing w:after="60" w:line="240" w:lineRule="auto"/>
              <w:rPr>
                <w:rFonts w:cs="Arial"/>
                <w:sz w:val="18"/>
                <w:szCs w:val="18"/>
              </w:rPr>
            </w:pPr>
            <w:r w:rsidRPr="00EA68F3">
              <w:rPr>
                <w:sz w:val="18"/>
                <w:szCs w:val="18"/>
              </w:rPr>
              <w:t>Real</w:t>
            </w:r>
          </w:p>
        </w:tc>
        <w:tc>
          <w:tcPr>
            <w:tcW w:w="1550" w:type="pct"/>
            <w:tcMar>
              <w:left w:w="58" w:type="dxa"/>
              <w:right w:w="58" w:type="dxa"/>
            </w:tcMar>
            <w:vAlign w:val="center"/>
          </w:tcPr>
          <w:p w14:paraId="6FCE0D85" w14:textId="77777777" w:rsidR="009E378A" w:rsidRPr="00EA68F3" w:rsidRDefault="009E378A" w:rsidP="00081FF3">
            <w:pPr>
              <w:snapToGrid w:val="0"/>
              <w:spacing w:after="60" w:line="240" w:lineRule="auto"/>
              <w:rPr>
                <w:rFonts w:cs="Arial"/>
                <w:sz w:val="18"/>
                <w:szCs w:val="18"/>
              </w:rPr>
            </w:pPr>
            <w:r w:rsidRPr="00EA68F3">
              <w:rPr>
                <w:rFonts w:cs="Arial"/>
                <w:sz w:val="18"/>
                <w:szCs w:val="18"/>
              </w:rPr>
              <w:t>Arc degrees</w:t>
            </w:r>
          </w:p>
        </w:tc>
      </w:tr>
    </w:tbl>
    <w:p w14:paraId="6E599D47" w14:textId="77777777" w:rsidR="009E378A" w:rsidRPr="008A6F2A" w:rsidRDefault="009E378A" w:rsidP="00C128E3">
      <w:pPr>
        <w:spacing w:after="120" w:line="240" w:lineRule="auto"/>
      </w:pPr>
    </w:p>
    <w:p w14:paraId="1401B66C" w14:textId="750CEDA6" w:rsidR="006528F8" w:rsidRDefault="009E378A" w:rsidP="009E378A">
      <w:pPr>
        <w:pStyle w:val="Heading4"/>
      </w:pPr>
      <w:proofErr w:type="spellStart"/>
      <w:r>
        <w:t>EX_BoundingPolygon</w:t>
      </w:r>
      <w:proofErr w:type="spellEnd"/>
    </w:p>
    <w:p w14:paraId="0C05DFA9" w14:textId="04F7CE7C" w:rsidR="009E378A" w:rsidRDefault="009E378A" w:rsidP="00C128E3">
      <w:pPr>
        <w:spacing w:after="120" w:line="240" w:lineRule="auto"/>
      </w:pPr>
      <w: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000" w:firstRow="0" w:lastRow="0" w:firstColumn="0" w:lastColumn="0" w:noHBand="0" w:noVBand="0"/>
      </w:tblPr>
      <w:tblGrid>
        <w:gridCol w:w="1277"/>
        <w:gridCol w:w="2196"/>
        <w:gridCol w:w="4211"/>
        <w:gridCol w:w="917"/>
        <w:gridCol w:w="1373"/>
        <w:gridCol w:w="4214"/>
      </w:tblGrid>
      <w:tr w:rsidR="009E378A" w:rsidRPr="00EA68F3" w14:paraId="1F258753" w14:textId="77777777" w:rsidTr="0062465A">
        <w:trPr>
          <w:cantSplit/>
          <w:trHeight w:val="173"/>
          <w:tblHeader/>
          <w:jc w:val="center"/>
        </w:trPr>
        <w:tc>
          <w:tcPr>
            <w:tcW w:w="450" w:type="pct"/>
            <w:shd w:val="clear" w:color="auto" w:fill="D9D9D9" w:themeFill="background1" w:themeFillShade="D9"/>
          </w:tcPr>
          <w:p w14:paraId="58E14201" w14:textId="77777777" w:rsidR="009E378A" w:rsidRPr="00EA68F3" w:rsidRDefault="009E378A" w:rsidP="00081FF3">
            <w:pPr>
              <w:snapToGrid w:val="0"/>
              <w:spacing w:after="60"/>
              <w:rPr>
                <w:rFonts w:cs="Arial"/>
                <w:b/>
                <w:sz w:val="18"/>
                <w:szCs w:val="18"/>
              </w:rPr>
            </w:pPr>
            <w:r w:rsidRPr="00EA68F3">
              <w:rPr>
                <w:rFonts w:cs="Arial"/>
                <w:b/>
                <w:sz w:val="18"/>
                <w:szCs w:val="18"/>
              </w:rPr>
              <w:t>Role Name</w:t>
            </w:r>
          </w:p>
        </w:tc>
        <w:tc>
          <w:tcPr>
            <w:tcW w:w="774" w:type="pct"/>
            <w:shd w:val="clear" w:color="auto" w:fill="D9D9D9" w:themeFill="background1" w:themeFillShade="D9"/>
            <w:vAlign w:val="center"/>
          </w:tcPr>
          <w:p w14:paraId="54ADF542" w14:textId="77777777" w:rsidR="009E378A" w:rsidRPr="00EA68F3" w:rsidRDefault="009E378A" w:rsidP="00081FF3">
            <w:pPr>
              <w:snapToGrid w:val="0"/>
              <w:spacing w:after="60"/>
              <w:rPr>
                <w:rFonts w:cs="Arial"/>
                <w:b/>
                <w:sz w:val="18"/>
                <w:szCs w:val="18"/>
              </w:rPr>
            </w:pPr>
            <w:r w:rsidRPr="00EA68F3">
              <w:rPr>
                <w:rFonts w:cs="Arial"/>
                <w:b/>
                <w:sz w:val="18"/>
                <w:szCs w:val="18"/>
              </w:rPr>
              <w:t>Name</w:t>
            </w:r>
          </w:p>
        </w:tc>
        <w:tc>
          <w:tcPr>
            <w:tcW w:w="1484" w:type="pct"/>
            <w:shd w:val="clear" w:color="auto" w:fill="D9D9D9" w:themeFill="background1" w:themeFillShade="D9"/>
            <w:vAlign w:val="center"/>
          </w:tcPr>
          <w:p w14:paraId="30A6B719" w14:textId="77777777" w:rsidR="009E378A" w:rsidRPr="00EA68F3" w:rsidRDefault="009E378A" w:rsidP="00081FF3">
            <w:pPr>
              <w:snapToGrid w:val="0"/>
              <w:spacing w:after="60"/>
              <w:rPr>
                <w:rFonts w:cs="Arial"/>
                <w:b/>
                <w:sz w:val="18"/>
                <w:szCs w:val="18"/>
              </w:rPr>
            </w:pPr>
            <w:r w:rsidRPr="00EA68F3">
              <w:rPr>
                <w:rFonts w:cs="Arial"/>
                <w:b/>
                <w:sz w:val="18"/>
                <w:szCs w:val="18"/>
              </w:rPr>
              <w:t>Description</w:t>
            </w:r>
          </w:p>
        </w:tc>
        <w:tc>
          <w:tcPr>
            <w:tcW w:w="323" w:type="pct"/>
            <w:shd w:val="clear" w:color="auto" w:fill="D9D9D9" w:themeFill="background1" w:themeFillShade="D9"/>
            <w:vAlign w:val="center"/>
          </w:tcPr>
          <w:p w14:paraId="06CB16EC" w14:textId="77777777" w:rsidR="009E378A" w:rsidRPr="00EA68F3" w:rsidRDefault="009E378A" w:rsidP="00081FF3">
            <w:pPr>
              <w:snapToGrid w:val="0"/>
              <w:spacing w:after="60"/>
              <w:jc w:val="center"/>
              <w:rPr>
                <w:rFonts w:cs="Arial"/>
                <w:b/>
                <w:sz w:val="18"/>
                <w:szCs w:val="18"/>
              </w:rPr>
            </w:pPr>
            <w:proofErr w:type="spellStart"/>
            <w:r w:rsidRPr="00EA68F3">
              <w:rPr>
                <w:rFonts w:cs="Arial"/>
                <w:b/>
                <w:sz w:val="18"/>
                <w:szCs w:val="18"/>
              </w:rPr>
              <w:t>Mult</w:t>
            </w:r>
            <w:proofErr w:type="spellEnd"/>
          </w:p>
        </w:tc>
        <w:tc>
          <w:tcPr>
            <w:tcW w:w="484" w:type="pct"/>
            <w:shd w:val="clear" w:color="auto" w:fill="D9D9D9" w:themeFill="background1" w:themeFillShade="D9"/>
            <w:vAlign w:val="center"/>
          </w:tcPr>
          <w:p w14:paraId="383B113C" w14:textId="77777777" w:rsidR="009E378A" w:rsidRPr="00EA68F3" w:rsidRDefault="009E378A" w:rsidP="00081FF3">
            <w:pPr>
              <w:snapToGrid w:val="0"/>
              <w:spacing w:after="60"/>
              <w:rPr>
                <w:rFonts w:cs="Arial"/>
                <w:b/>
                <w:sz w:val="18"/>
                <w:szCs w:val="18"/>
              </w:rPr>
            </w:pPr>
            <w:r w:rsidRPr="00EA68F3">
              <w:rPr>
                <w:rFonts w:cs="Arial"/>
                <w:b/>
                <w:sz w:val="18"/>
                <w:szCs w:val="18"/>
              </w:rPr>
              <w:t>Type</w:t>
            </w:r>
          </w:p>
        </w:tc>
        <w:tc>
          <w:tcPr>
            <w:tcW w:w="1485" w:type="pct"/>
            <w:shd w:val="clear" w:color="auto" w:fill="D9D9D9" w:themeFill="background1" w:themeFillShade="D9"/>
            <w:vAlign w:val="center"/>
          </w:tcPr>
          <w:p w14:paraId="4D10F8CC" w14:textId="77777777" w:rsidR="009E378A" w:rsidRPr="00EA68F3" w:rsidRDefault="009E378A" w:rsidP="00081FF3">
            <w:pPr>
              <w:snapToGrid w:val="0"/>
              <w:spacing w:after="60"/>
              <w:rPr>
                <w:rFonts w:cs="Arial"/>
                <w:b/>
                <w:sz w:val="18"/>
                <w:szCs w:val="18"/>
              </w:rPr>
            </w:pPr>
            <w:r w:rsidRPr="00EA68F3">
              <w:rPr>
                <w:rFonts w:cs="Arial"/>
                <w:b/>
                <w:sz w:val="18"/>
                <w:szCs w:val="18"/>
              </w:rPr>
              <w:t>Remarks</w:t>
            </w:r>
          </w:p>
        </w:tc>
      </w:tr>
      <w:tr w:rsidR="009E378A" w:rsidRPr="00EA68F3" w14:paraId="7BCBE565" w14:textId="77777777" w:rsidTr="00081FF3">
        <w:trPr>
          <w:cantSplit/>
          <w:trHeight w:val="173"/>
          <w:jc w:val="center"/>
        </w:trPr>
        <w:tc>
          <w:tcPr>
            <w:tcW w:w="450" w:type="pct"/>
          </w:tcPr>
          <w:p w14:paraId="7DC52D20" w14:textId="77777777" w:rsidR="009E378A" w:rsidRPr="00EA68F3" w:rsidRDefault="009E378A" w:rsidP="00081FF3">
            <w:pPr>
              <w:snapToGrid w:val="0"/>
              <w:spacing w:after="60"/>
              <w:rPr>
                <w:rFonts w:cs="Arial"/>
                <w:sz w:val="18"/>
                <w:szCs w:val="18"/>
              </w:rPr>
            </w:pPr>
            <w:r w:rsidRPr="00EA68F3">
              <w:rPr>
                <w:rFonts w:cs="Arial"/>
                <w:sz w:val="18"/>
                <w:szCs w:val="18"/>
              </w:rPr>
              <w:t>Class</w:t>
            </w:r>
          </w:p>
        </w:tc>
        <w:tc>
          <w:tcPr>
            <w:tcW w:w="774" w:type="pct"/>
            <w:tcMar>
              <w:left w:w="58" w:type="dxa"/>
              <w:right w:w="58" w:type="dxa"/>
            </w:tcMar>
            <w:vAlign w:val="center"/>
          </w:tcPr>
          <w:p w14:paraId="10612AC0" w14:textId="77777777" w:rsidR="009E378A" w:rsidRPr="00EA68F3" w:rsidRDefault="009E378A" w:rsidP="00081FF3">
            <w:pPr>
              <w:snapToGrid w:val="0"/>
              <w:spacing w:after="60"/>
              <w:rPr>
                <w:rFonts w:cs="Arial"/>
                <w:sz w:val="18"/>
                <w:szCs w:val="18"/>
              </w:rPr>
            </w:pPr>
            <w:proofErr w:type="spellStart"/>
            <w:r w:rsidRPr="00EA68F3">
              <w:rPr>
                <w:rFonts w:cs="Arial"/>
                <w:sz w:val="18"/>
                <w:szCs w:val="18"/>
              </w:rPr>
              <w:t>EX_BoundingPolygon</w:t>
            </w:r>
            <w:proofErr w:type="spellEnd"/>
          </w:p>
        </w:tc>
        <w:tc>
          <w:tcPr>
            <w:tcW w:w="1484" w:type="pct"/>
            <w:tcMar>
              <w:left w:w="58" w:type="dxa"/>
              <w:right w:w="58" w:type="dxa"/>
            </w:tcMar>
            <w:vAlign w:val="center"/>
          </w:tcPr>
          <w:p w14:paraId="7AB1C09E" w14:textId="77777777" w:rsidR="009E378A" w:rsidRPr="00EA68F3" w:rsidRDefault="009E378A" w:rsidP="00081FF3">
            <w:pPr>
              <w:snapToGrid w:val="0"/>
              <w:spacing w:after="60"/>
              <w:rPr>
                <w:rFonts w:cs="Arial"/>
                <w:sz w:val="18"/>
                <w:szCs w:val="18"/>
              </w:rPr>
            </w:pPr>
            <w:r w:rsidRPr="00EA68F3">
              <w:rPr>
                <w:sz w:val="18"/>
                <w:szCs w:val="18"/>
              </w:rPr>
              <w:t>boundary enclosing the dataset, expressed as the closed set of (</w:t>
            </w:r>
            <w:proofErr w:type="spellStart"/>
            <w:r w:rsidRPr="00EA68F3">
              <w:rPr>
                <w:sz w:val="18"/>
                <w:szCs w:val="18"/>
              </w:rPr>
              <w:t>x,y</w:t>
            </w:r>
            <w:proofErr w:type="spellEnd"/>
            <w:r w:rsidRPr="00EA68F3">
              <w:rPr>
                <w:sz w:val="18"/>
                <w:szCs w:val="18"/>
              </w:rPr>
              <w:t>) coordinates of the polygon (last point replicates first point)</w:t>
            </w:r>
          </w:p>
        </w:tc>
        <w:tc>
          <w:tcPr>
            <w:tcW w:w="323" w:type="pct"/>
            <w:tcMar>
              <w:left w:w="58" w:type="dxa"/>
              <w:right w:w="58" w:type="dxa"/>
            </w:tcMar>
            <w:vAlign w:val="center"/>
          </w:tcPr>
          <w:p w14:paraId="1037686F" w14:textId="77777777" w:rsidR="009E378A" w:rsidRPr="00EA68F3" w:rsidRDefault="009E378A" w:rsidP="00081FF3">
            <w:pPr>
              <w:snapToGrid w:val="0"/>
              <w:spacing w:after="60"/>
              <w:jc w:val="center"/>
              <w:rPr>
                <w:rFonts w:cs="Arial"/>
                <w:sz w:val="18"/>
                <w:szCs w:val="18"/>
              </w:rPr>
            </w:pPr>
            <w:r w:rsidRPr="00EA68F3">
              <w:rPr>
                <w:rFonts w:cs="Arial"/>
                <w:sz w:val="18"/>
                <w:szCs w:val="18"/>
              </w:rPr>
              <w:t>-</w:t>
            </w:r>
          </w:p>
        </w:tc>
        <w:tc>
          <w:tcPr>
            <w:tcW w:w="484" w:type="pct"/>
            <w:tcMar>
              <w:left w:w="58" w:type="dxa"/>
              <w:right w:w="58" w:type="dxa"/>
            </w:tcMar>
            <w:vAlign w:val="center"/>
          </w:tcPr>
          <w:p w14:paraId="38AE27B1" w14:textId="77777777" w:rsidR="009E378A" w:rsidRPr="00EA68F3" w:rsidRDefault="009E378A" w:rsidP="00081FF3">
            <w:pPr>
              <w:snapToGrid w:val="0"/>
              <w:spacing w:after="60"/>
              <w:rPr>
                <w:rFonts w:cs="Arial"/>
                <w:sz w:val="18"/>
                <w:szCs w:val="18"/>
              </w:rPr>
            </w:pPr>
            <w:r w:rsidRPr="00EA68F3">
              <w:rPr>
                <w:rFonts w:cs="Arial"/>
                <w:sz w:val="18"/>
                <w:szCs w:val="18"/>
              </w:rPr>
              <w:t>-</w:t>
            </w:r>
          </w:p>
        </w:tc>
        <w:tc>
          <w:tcPr>
            <w:tcW w:w="1485" w:type="pct"/>
            <w:tcMar>
              <w:left w:w="58" w:type="dxa"/>
              <w:right w:w="58" w:type="dxa"/>
            </w:tcMar>
            <w:vAlign w:val="center"/>
          </w:tcPr>
          <w:p w14:paraId="0C358214" w14:textId="77777777" w:rsidR="009E378A" w:rsidRPr="00EA68F3" w:rsidRDefault="009E378A" w:rsidP="00081FF3">
            <w:pPr>
              <w:snapToGrid w:val="0"/>
              <w:spacing w:after="60"/>
              <w:rPr>
                <w:rFonts w:cs="Arial"/>
                <w:sz w:val="18"/>
                <w:szCs w:val="18"/>
              </w:rPr>
            </w:pPr>
            <w:r w:rsidRPr="00EA68F3">
              <w:rPr>
                <w:rFonts w:cs="Arial"/>
                <w:sz w:val="18"/>
                <w:szCs w:val="18"/>
              </w:rPr>
              <w:t>Defined in ISO 19115-1: enclosing geometric object which locates the resource, expressed as a set of (</w:t>
            </w:r>
            <w:proofErr w:type="spellStart"/>
            <w:r w:rsidRPr="00EA68F3">
              <w:rPr>
                <w:rFonts w:cs="Arial"/>
                <w:sz w:val="18"/>
                <w:szCs w:val="18"/>
              </w:rPr>
              <w:t>x,y</w:t>
            </w:r>
            <w:proofErr w:type="spellEnd"/>
            <w:r w:rsidRPr="00EA68F3">
              <w:rPr>
                <w:rFonts w:cs="Arial"/>
                <w:sz w:val="18"/>
                <w:szCs w:val="18"/>
              </w:rPr>
              <w:t>) coordinate(s)</w:t>
            </w:r>
          </w:p>
        </w:tc>
      </w:tr>
      <w:tr w:rsidR="009E378A" w:rsidRPr="00EA68F3" w14:paraId="5588FFBA" w14:textId="77777777" w:rsidTr="00081FF3">
        <w:trPr>
          <w:cantSplit/>
          <w:trHeight w:val="173"/>
          <w:jc w:val="center"/>
        </w:trPr>
        <w:tc>
          <w:tcPr>
            <w:tcW w:w="450" w:type="pct"/>
          </w:tcPr>
          <w:p w14:paraId="582C535E" w14:textId="77777777" w:rsidR="009E378A" w:rsidRPr="00EA68F3" w:rsidRDefault="009E378A" w:rsidP="00081FF3">
            <w:pPr>
              <w:snapToGrid w:val="0"/>
              <w:spacing w:after="60"/>
              <w:rPr>
                <w:rFonts w:cs="Arial"/>
                <w:sz w:val="18"/>
                <w:szCs w:val="18"/>
              </w:rPr>
            </w:pPr>
            <w:r w:rsidRPr="00EA68F3">
              <w:rPr>
                <w:rFonts w:cs="Arial"/>
                <w:sz w:val="18"/>
                <w:szCs w:val="18"/>
              </w:rPr>
              <w:t>Attribute</w:t>
            </w:r>
          </w:p>
        </w:tc>
        <w:tc>
          <w:tcPr>
            <w:tcW w:w="774" w:type="pct"/>
            <w:tcMar>
              <w:left w:w="58" w:type="dxa"/>
              <w:right w:w="58" w:type="dxa"/>
            </w:tcMar>
          </w:tcPr>
          <w:p w14:paraId="37872AC5" w14:textId="77777777" w:rsidR="009E378A" w:rsidRPr="00EA68F3" w:rsidRDefault="009E378A" w:rsidP="00081FF3">
            <w:pPr>
              <w:snapToGrid w:val="0"/>
              <w:spacing w:after="60"/>
              <w:rPr>
                <w:rFonts w:cs="Arial"/>
                <w:sz w:val="18"/>
                <w:szCs w:val="18"/>
              </w:rPr>
            </w:pPr>
            <w:r w:rsidRPr="00EA68F3">
              <w:rPr>
                <w:rFonts w:cs="Arial"/>
                <w:sz w:val="18"/>
                <w:szCs w:val="18"/>
              </w:rPr>
              <w:t>polygon</w:t>
            </w:r>
          </w:p>
        </w:tc>
        <w:tc>
          <w:tcPr>
            <w:tcW w:w="1484" w:type="pct"/>
            <w:tcMar>
              <w:left w:w="58" w:type="dxa"/>
              <w:right w:w="58" w:type="dxa"/>
            </w:tcMar>
            <w:vAlign w:val="center"/>
          </w:tcPr>
          <w:p w14:paraId="57809770" w14:textId="77777777" w:rsidR="009E378A" w:rsidRPr="00EA68F3" w:rsidRDefault="009E378A" w:rsidP="00081FF3">
            <w:pPr>
              <w:snapToGrid w:val="0"/>
              <w:spacing w:after="60"/>
              <w:rPr>
                <w:sz w:val="18"/>
                <w:szCs w:val="18"/>
              </w:rPr>
            </w:pPr>
            <w:r w:rsidRPr="00EA68F3">
              <w:rPr>
                <w:sz w:val="18"/>
                <w:szCs w:val="18"/>
              </w:rPr>
              <w:t>sets of points defining the bounding polygon</w:t>
            </w:r>
          </w:p>
        </w:tc>
        <w:tc>
          <w:tcPr>
            <w:tcW w:w="323" w:type="pct"/>
            <w:tcMar>
              <w:left w:w="58" w:type="dxa"/>
              <w:right w:w="58" w:type="dxa"/>
            </w:tcMar>
            <w:vAlign w:val="center"/>
          </w:tcPr>
          <w:p w14:paraId="7B3E95A6" w14:textId="77777777" w:rsidR="009E378A" w:rsidRPr="00EA68F3" w:rsidRDefault="009E378A" w:rsidP="00081FF3">
            <w:pPr>
              <w:snapToGrid w:val="0"/>
              <w:spacing w:after="60"/>
              <w:jc w:val="center"/>
              <w:rPr>
                <w:rFonts w:cs="Arial"/>
                <w:sz w:val="18"/>
                <w:szCs w:val="18"/>
              </w:rPr>
            </w:pPr>
            <w:r w:rsidRPr="00EA68F3">
              <w:rPr>
                <w:sz w:val="18"/>
                <w:szCs w:val="18"/>
              </w:rPr>
              <w:t>1</w:t>
            </w:r>
          </w:p>
        </w:tc>
        <w:tc>
          <w:tcPr>
            <w:tcW w:w="484" w:type="pct"/>
            <w:tcMar>
              <w:left w:w="58" w:type="dxa"/>
              <w:right w:w="58" w:type="dxa"/>
            </w:tcMar>
            <w:vAlign w:val="center"/>
          </w:tcPr>
          <w:p w14:paraId="2B000C13" w14:textId="77777777" w:rsidR="009E378A" w:rsidRPr="00EA68F3" w:rsidRDefault="009E378A" w:rsidP="00081FF3">
            <w:pPr>
              <w:snapToGrid w:val="0"/>
              <w:spacing w:after="60"/>
              <w:rPr>
                <w:rFonts w:cs="Arial"/>
                <w:sz w:val="18"/>
                <w:szCs w:val="18"/>
              </w:rPr>
            </w:pPr>
            <w:proofErr w:type="spellStart"/>
            <w:r w:rsidRPr="00EA68F3">
              <w:rPr>
                <w:sz w:val="18"/>
                <w:szCs w:val="18"/>
              </w:rPr>
              <w:t>GM_Object</w:t>
            </w:r>
            <w:proofErr w:type="spellEnd"/>
          </w:p>
        </w:tc>
        <w:tc>
          <w:tcPr>
            <w:tcW w:w="1485" w:type="pct"/>
            <w:tcMar>
              <w:left w:w="58" w:type="dxa"/>
              <w:right w:w="58" w:type="dxa"/>
            </w:tcMar>
            <w:vAlign w:val="center"/>
          </w:tcPr>
          <w:p w14:paraId="3BDBF7AA" w14:textId="77777777" w:rsidR="009E378A" w:rsidRPr="00EA68F3" w:rsidRDefault="009E378A" w:rsidP="00081FF3">
            <w:pPr>
              <w:snapToGrid w:val="0"/>
              <w:spacing w:after="60"/>
              <w:rPr>
                <w:rFonts w:cs="Arial"/>
                <w:sz w:val="18"/>
                <w:szCs w:val="18"/>
              </w:rPr>
            </w:pPr>
            <w:r w:rsidRPr="00EA68F3">
              <w:rPr>
                <w:rFonts w:cs="Arial"/>
                <w:sz w:val="18"/>
                <w:szCs w:val="18"/>
              </w:rPr>
              <w:t xml:space="preserve">Must be a </w:t>
            </w:r>
            <w:proofErr w:type="spellStart"/>
            <w:r w:rsidRPr="00EA68F3">
              <w:rPr>
                <w:rFonts w:cs="Arial"/>
                <w:sz w:val="18"/>
                <w:szCs w:val="18"/>
              </w:rPr>
              <w:t>GM_Polygon</w:t>
            </w:r>
            <w:proofErr w:type="spellEnd"/>
          </w:p>
          <w:p w14:paraId="00B90888" w14:textId="77777777" w:rsidR="009E378A" w:rsidRPr="00EA68F3" w:rsidRDefault="009E378A" w:rsidP="00081FF3">
            <w:pPr>
              <w:snapToGrid w:val="0"/>
              <w:spacing w:after="60"/>
              <w:rPr>
                <w:rFonts w:cs="Arial"/>
                <w:sz w:val="18"/>
                <w:szCs w:val="18"/>
              </w:rPr>
            </w:pPr>
            <w:r w:rsidRPr="00EA68F3">
              <w:rPr>
                <w:rFonts w:cs="Arial"/>
                <w:sz w:val="18"/>
                <w:szCs w:val="18"/>
              </w:rPr>
              <w:t>(See S-100 Part 7, ISO 19107, ISO 19136)</w:t>
            </w:r>
          </w:p>
        </w:tc>
      </w:tr>
    </w:tbl>
    <w:p w14:paraId="4814F082" w14:textId="77777777" w:rsidR="00C6342C" w:rsidRDefault="00C6342C" w:rsidP="00C128E3">
      <w:pPr>
        <w:spacing w:after="120" w:line="240" w:lineRule="auto"/>
        <w:sectPr w:rsidR="00C6342C" w:rsidSect="00985790">
          <w:headerReference w:type="even" r:id="rId57"/>
          <w:footerReference w:type="even" r:id="rId58"/>
          <w:pgSz w:w="16838" w:h="11906" w:orient="landscape"/>
          <w:pgMar w:top="1418" w:right="1440" w:bottom="1400" w:left="1440" w:header="709" w:footer="709" w:gutter="0"/>
          <w:cols w:space="720"/>
          <w:docGrid w:linePitch="272"/>
        </w:sectPr>
      </w:pPr>
    </w:p>
    <w:p w14:paraId="6C43DE73" w14:textId="42DD8A71" w:rsidR="009E378A" w:rsidRDefault="009E378A" w:rsidP="00C128E3">
      <w:pPr>
        <w:spacing w:after="120" w:line="240" w:lineRule="auto"/>
      </w:pPr>
    </w:p>
    <w:p w14:paraId="101A1E94" w14:textId="77777777" w:rsidR="009E378A" w:rsidRDefault="009E378A" w:rsidP="006E2D77">
      <w:pPr>
        <w:pStyle w:val="Heading3"/>
      </w:pPr>
      <w:bookmarkStart w:id="1748" w:name="_Toc120228719"/>
      <w:r>
        <w:t>Types for digital signatures</w:t>
      </w:r>
      <w:bookmarkEnd w:id="1748"/>
    </w:p>
    <w:p w14:paraId="0E72311F" w14:textId="13727BDD" w:rsidR="009E378A" w:rsidRDefault="009E378A" w:rsidP="00C128E3">
      <w:pPr>
        <w:spacing w:after="120" w:line="240" w:lineRule="auto"/>
      </w:pPr>
      <w:r>
        <w:t xml:space="preserve">The types </w:t>
      </w:r>
      <w:r w:rsidR="006E2D77">
        <w:t>relating to</w:t>
      </w:r>
      <w:r>
        <w:t xml:space="preserve"> digital signatures:</w:t>
      </w:r>
    </w:p>
    <w:p w14:paraId="64F30DEF" w14:textId="0995A8A8" w:rsidR="006E2D77" w:rsidRDefault="009E378A" w:rsidP="006A5C19">
      <w:pPr>
        <w:pStyle w:val="ListParagraph"/>
        <w:numPr>
          <w:ilvl w:val="0"/>
          <w:numId w:val="34"/>
        </w:numPr>
        <w:spacing w:after="120" w:line="240" w:lineRule="auto"/>
      </w:pPr>
      <w:r w:rsidRPr="009E378A">
        <w:t>S100_SE_CertificateContainer</w:t>
      </w:r>
    </w:p>
    <w:p w14:paraId="33FCCCFC" w14:textId="4D73F9BD" w:rsidR="006E2D77" w:rsidRDefault="009E378A" w:rsidP="006A5C19">
      <w:pPr>
        <w:pStyle w:val="ListParagraph"/>
        <w:numPr>
          <w:ilvl w:val="0"/>
          <w:numId w:val="34"/>
        </w:numPr>
        <w:spacing w:after="120" w:line="240" w:lineRule="auto"/>
      </w:pPr>
      <w:r w:rsidRPr="009E378A">
        <w:t>S100_SE_DigitalSignatureReference</w:t>
      </w:r>
    </w:p>
    <w:p w14:paraId="2416687B" w14:textId="7540B727" w:rsidR="006E2D77" w:rsidRDefault="009E378A" w:rsidP="006A5C19">
      <w:pPr>
        <w:pStyle w:val="ListParagraph"/>
        <w:numPr>
          <w:ilvl w:val="0"/>
          <w:numId w:val="34"/>
        </w:numPr>
        <w:spacing w:after="120" w:line="240" w:lineRule="auto"/>
      </w:pPr>
      <w:r w:rsidRPr="009E378A">
        <w:t>S100_SE_DigitalSignatureValue</w:t>
      </w:r>
    </w:p>
    <w:p w14:paraId="0F20FDCD" w14:textId="4EBF37CC" w:rsidR="006E2D77" w:rsidRDefault="009E378A" w:rsidP="006A5C19">
      <w:pPr>
        <w:pStyle w:val="ListParagraph"/>
        <w:numPr>
          <w:ilvl w:val="0"/>
          <w:numId w:val="34"/>
        </w:numPr>
        <w:spacing w:after="120" w:line="240" w:lineRule="auto"/>
      </w:pPr>
      <w:r w:rsidRPr="009E378A">
        <w:t>S100_SE_SignatureOnData</w:t>
      </w:r>
    </w:p>
    <w:p w14:paraId="6669936B" w14:textId="18CC64DA" w:rsidR="009E378A" w:rsidRDefault="009E378A" w:rsidP="006A5C19">
      <w:pPr>
        <w:pStyle w:val="ListParagraph"/>
        <w:numPr>
          <w:ilvl w:val="0"/>
          <w:numId w:val="34"/>
        </w:numPr>
        <w:spacing w:after="120" w:line="240" w:lineRule="auto"/>
      </w:pPr>
      <w:r w:rsidRPr="009E378A">
        <w:t>S100_SE_SignatureOnSignature</w:t>
      </w:r>
    </w:p>
    <w:p w14:paraId="664A1EA0" w14:textId="77777777" w:rsidR="006E2D77" w:rsidRDefault="009E378A" w:rsidP="006A5C19">
      <w:pPr>
        <w:pStyle w:val="ListParagraph"/>
        <w:numPr>
          <w:ilvl w:val="0"/>
          <w:numId w:val="34"/>
        </w:numPr>
        <w:spacing w:after="120" w:line="240" w:lineRule="auto"/>
      </w:pPr>
      <w:proofErr w:type="spellStart"/>
      <w:r w:rsidRPr="009E378A">
        <w:t>DataStatus</w:t>
      </w:r>
      <w:proofErr w:type="spellEnd"/>
    </w:p>
    <w:p w14:paraId="147F83FF" w14:textId="6776AC79" w:rsidR="009E378A" w:rsidRDefault="009E378A" w:rsidP="00C128E3">
      <w:pPr>
        <w:spacing w:after="120" w:line="240" w:lineRule="auto"/>
      </w:pPr>
      <w:r>
        <w:t>are defined in S-100 Part 1</w:t>
      </w:r>
      <w:r w:rsidR="006E2D77">
        <w:t>5</w:t>
      </w:r>
      <w:r>
        <w:t xml:space="preserve"> and</w:t>
      </w:r>
      <w:r w:rsidR="006E2D77">
        <w:t xml:space="preserve"> are</w:t>
      </w:r>
      <w:r>
        <w:t xml:space="preserve"> used </w:t>
      </w:r>
      <w:r w:rsidR="006E2D77">
        <w:t xml:space="preserve">in S-131 </w:t>
      </w:r>
      <w:r>
        <w:t>without modification.</w:t>
      </w:r>
    </w:p>
    <w:p w14:paraId="55250052" w14:textId="77777777" w:rsidR="009E378A" w:rsidRPr="008A6F2A" w:rsidRDefault="009E378A" w:rsidP="00C128E3">
      <w:pPr>
        <w:spacing w:after="120" w:line="240" w:lineRule="auto"/>
      </w:pPr>
    </w:p>
    <w:p w14:paraId="7CEB0449" w14:textId="7EC1CCE6" w:rsidR="00E73EDF" w:rsidRPr="008A6F2A" w:rsidRDefault="007653F1" w:rsidP="0006033E">
      <w:pPr>
        <w:pStyle w:val="Heading2"/>
        <w:tabs>
          <w:tab w:val="clear" w:pos="540"/>
        </w:tabs>
        <w:spacing w:before="120" w:after="200" w:line="240" w:lineRule="auto"/>
        <w:ind w:left="709" w:hanging="709"/>
        <w:rPr>
          <w:lang w:eastAsia="en-GB"/>
        </w:rPr>
      </w:pPr>
      <w:bookmarkStart w:id="1749" w:name="_Toc120228720"/>
      <w:r w:rsidRPr="008A6F2A">
        <w:rPr>
          <w:lang w:eastAsia="en-GB"/>
        </w:rPr>
        <w:t>Language</w:t>
      </w:r>
      <w:bookmarkEnd w:id="1743"/>
      <w:bookmarkEnd w:id="1744"/>
      <w:bookmarkEnd w:id="1745"/>
      <w:bookmarkEnd w:id="1749"/>
      <w:r w:rsidRPr="008A6F2A">
        <w:rPr>
          <w:lang w:eastAsia="en-GB"/>
        </w:rPr>
        <w:t xml:space="preserve"> </w:t>
      </w:r>
    </w:p>
    <w:p w14:paraId="5F1053A1" w14:textId="736A8CD7" w:rsidR="00E73EDF" w:rsidRPr="00382BE3" w:rsidRDefault="007653F1" w:rsidP="0006033E">
      <w:pPr>
        <w:autoSpaceDE w:val="0"/>
        <w:autoSpaceDN w:val="0"/>
        <w:adjustRightInd w:val="0"/>
        <w:spacing w:after="120" w:line="240" w:lineRule="auto"/>
        <w:rPr>
          <w:lang w:eastAsia="en-GB"/>
        </w:rPr>
      </w:pPr>
      <w:r w:rsidRPr="008A6F2A">
        <w:rPr>
          <w:rFonts w:eastAsia="Times New Roman" w:cs="Arial"/>
          <w:lang w:eastAsia="en-GB"/>
        </w:rPr>
        <w:t xml:space="preserve">The exchange language must be English. </w:t>
      </w:r>
      <w:r w:rsidR="00C57708" w:rsidRPr="008A6F2A">
        <w:rPr>
          <w:rFonts w:eastAsia="Times New Roman" w:cs="Arial"/>
          <w:lang w:eastAsia="en-GB"/>
        </w:rPr>
        <w:t xml:space="preserve"> </w:t>
      </w:r>
      <w:r w:rsidRPr="008A6F2A">
        <w:rPr>
          <w:rFonts w:eastAsia="Times New Roman" w:cs="Arial"/>
          <w:lang w:eastAsia="en-GB"/>
        </w:rPr>
        <w:t>Other languages may be used as a supplementary option</w:t>
      </w:r>
      <w:r w:rsidRPr="008A6F2A">
        <w:rPr>
          <w:lang w:eastAsia="en-GB"/>
        </w:rPr>
        <w:t xml:space="preserve">. </w:t>
      </w:r>
      <w:r w:rsidR="00C57708" w:rsidRPr="008A6F2A">
        <w:rPr>
          <w:lang w:eastAsia="en-GB"/>
        </w:rPr>
        <w:t xml:space="preserve"> </w:t>
      </w:r>
      <w:r w:rsidRPr="008A6F2A">
        <w:rPr>
          <w:lang w:eastAsia="en-GB"/>
        </w:rPr>
        <w:t xml:space="preserve">National geographic names can be left in their original national language using the complex attribute </w:t>
      </w:r>
      <w:r w:rsidR="0006033E">
        <w:rPr>
          <w:b/>
          <w:lang w:eastAsia="en-GB"/>
        </w:rPr>
        <w:t>f</w:t>
      </w:r>
      <w:r w:rsidRPr="0006033E">
        <w:rPr>
          <w:b/>
          <w:lang w:eastAsia="en-GB"/>
        </w:rPr>
        <w:t xml:space="preserve">eature </w:t>
      </w:r>
      <w:r w:rsidR="0006033E">
        <w:rPr>
          <w:b/>
          <w:lang w:eastAsia="en-GB"/>
        </w:rPr>
        <w:t>n</w:t>
      </w:r>
      <w:r w:rsidRPr="0006033E">
        <w:rPr>
          <w:b/>
          <w:lang w:eastAsia="en-GB"/>
        </w:rPr>
        <w:t>ame</w:t>
      </w:r>
      <w:r w:rsidRPr="008A6F2A">
        <w:rPr>
          <w:lang w:eastAsia="en-GB"/>
        </w:rPr>
        <w:t>.</w:t>
      </w:r>
      <w:r w:rsidRPr="00382BE3">
        <w:rPr>
          <w:lang w:eastAsia="en-GB"/>
        </w:rPr>
        <w:t xml:space="preserve"> </w:t>
      </w:r>
    </w:p>
    <w:p w14:paraId="7ADD288F" w14:textId="59AA003A" w:rsidR="00C714B0" w:rsidRPr="008A6F2A" w:rsidRDefault="007653F1" w:rsidP="0006033E">
      <w:pPr>
        <w:autoSpaceDE w:val="0"/>
        <w:autoSpaceDN w:val="0"/>
        <w:adjustRightInd w:val="0"/>
        <w:spacing w:after="120" w:line="240" w:lineRule="auto"/>
      </w:pPr>
      <w:r w:rsidRPr="008A6F2A">
        <w:rPr>
          <w:lang w:eastAsia="en-GB"/>
        </w:rPr>
        <w:t xml:space="preserve">Character strings must be encoded using the character set defined in ISO 10646-1, in Unicode Transformation Format-8 (UTF-8). </w:t>
      </w:r>
      <w:r w:rsidR="00C57708" w:rsidRPr="008A6F2A">
        <w:rPr>
          <w:lang w:eastAsia="en-GB"/>
        </w:rPr>
        <w:t xml:space="preserve"> </w:t>
      </w:r>
      <w:r w:rsidRPr="008A6F2A">
        <w:rPr>
          <w:rFonts w:hint="eastAsia"/>
        </w:rPr>
        <w:t>A BOM (byte order mark)</w:t>
      </w:r>
      <w:r w:rsidRPr="008A6F2A">
        <w:t xml:space="preserve"> </w:t>
      </w:r>
      <w:r w:rsidRPr="008A6F2A">
        <w:rPr>
          <w:rFonts w:hint="eastAsia"/>
        </w:rPr>
        <w:t>must not be used.</w:t>
      </w:r>
      <w:bookmarkStart w:id="1750" w:name="_Toc225648365"/>
      <w:bookmarkStart w:id="1751" w:name="_Toc225065222"/>
      <w:r w:rsidR="00C714B0" w:rsidRPr="008A6F2A">
        <w:rPr>
          <w:lang w:eastAsia="en-GB"/>
        </w:rPr>
        <w:br w:type="page"/>
      </w:r>
    </w:p>
    <w:p w14:paraId="41E95BE8" w14:textId="77777777" w:rsidR="00E73EDF" w:rsidRPr="008A6F2A" w:rsidRDefault="00E73EDF" w:rsidP="00C128E3">
      <w:pPr>
        <w:autoSpaceDE w:val="0"/>
        <w:autoSpaceDN w:val="0"/>
        <w:adjustRightInd w:val="0"/>
        <w:spacing w:line="240" w:lineRule="auto"/>
        <w:rPr>
          <w:lang w:eastAsia="en-GB"/>
        </w:rPr>
        <w:sectPr w:rsidR="00E73EDF" w:rsidRPr="008A6F2A" w:rsidSect="00C6342C">
          <w:pgSz w:w="11906" w:h="16838"/>
          <w:pgMar w:top="1440" w:right="1400" w:bottom="1440" w:left="1418" w:header="709" w:footer="709" w:gutter="0"/>
          <w:cols w:space="720"/>
          <w:docGrid w:linePitch="272"/>
        </w:sectPr>
      </w:pPr>
    </w:p>
    <w:p w14:paraId="7FACAC4F" w14:textId="790AA360" w:rsidR="007B519C" w:rsidRDefault="00473521" w:rsidP="00473521">
      <w:pPr>
        <w:pStyle w:val="Heading1"/>
        <w:numPr>
          <w:ilvl w:val="0"/>
          <w:numId w:val="0"/>
        </w:numPr>
        <w:tabs>
          <w:tab w:val="clear" w:pos="400"/>
          <w:tab w:val="clear" w:pos="560"/>
        </w:tabs>
        <w:spacing w:line="240" w:lineRule="auto"/>
        <w:rPr>
          <w:lang w:val="en-US"/>
        </w:rPr>
      </w:pPr>
      <w:bookmarkStart w:id="1752" w:name="_Toc120228721"/>
      <w:bookmarkEnd w:id="1750"/>
      <w:bookmarkEnd w:id="1751"/>
      <w:r>
        <w:rPr>
          <w:lang w:val="en-US"/>
        </w:rPr>
        <w:lastRenderedPageBreak/>
        <w:t>LIST OF ANNEXES</w:t>
      </w:r>
      <w:bookmarkEnd w:id="1752"/>
    </w:p>
    <w:p w14:paraId="282A9AE7" w14:textId="3A345443" w:rsidR="00473521" w:rsidRDefault="00473521" w:rsidP="00473521">
      <w:pPr>
        <w:rPr>
          <w:lang w:val="en-US"/>
        </w:rPr>
      </w:pPr>
      <w:r>
        <w:rPr>
          <w:lang w:val="en-US"/>
        </w:rPr>
        <w:t xml:space="preserve">These Annexes are separate </w:t>
      </w:r>
      <w:r w:rsidR="00542138">
        <w:rPr>
          <w:lang w:val="en-US"/>
        </w:rPr>
        <w:t>files</w:t>
      </w:r>
      <w:r>
        <w:rPr>
          <w:lang w:val="en-US"/>
        </w:rPr>
        <w:t xml:space="preserve"> and can be found either in the S-131 Product Specification distribution package or at the locations indicated.</w:t>
      </w:r>
    </w:p>
    <w:p w14:paraId="3D8B0085" w14:textId="40020097" w:rsidR="00473521" w:rsidRDefault="00473521" w:rsidP="00542138">
      <w:pPr>
        <w:ind w:left="1152" w:hanging="1152"/>
        <w:rPr>
          <w:lang w:val="en-US"/>
        </w:rPr>
      </w:pPr>
      <w:r>
        <w:rPr>
          <w:lang w:val="en-US"/>
        </w:rPr>
        <w:t>Annex A</w:t>
      </w:r>
      <w:r>
        <w:rPr>
          <w:lang w:val="en-US"/>
        </w:rPr>
        <w:tab/>
        <w:t>Data Classification and Encoding Guide.</w:t>
      </w:r>
      <w:r w:rsidR="00542138">
        <w:rPr>
          <w:lang w:val="en-US"/>
        </w:rPr>
        <w:t xml:space="preserve"> Separate document. IHO Geospatial Information Registry, https://registry.iho.int</w:t>
      </w:r>
    </w:p>
    <w:p w14:paraId="21865BC3" w14:textId="3818F334" w:rsidR="00473521" w:rsidRDefault="00473521" w:rsidP="00542138">
      <w:pPr>
        <w:ind w:left="1152" w:hanging="1152"/>
        <w:rPr>
          <w:lang w:val="en-US"/>
        </w:rPr>
      </w:pPr>
      <w:r>
        <w:rPr>
          <w:lang w:val="en-US"/>
        </w:rPr>
        <w:t>Annex B</w:t>
      </w:r>
      <w:r>
        <w:rPr>
          <w:lang w:val="en-US"/>
        </w:rPr>
        <w:tab/>
        <w:t xml:space="preserve">Encoding Format. GML schema, </w:t>
      </w:r>
      <w:proofErr w:type="spellStart"/>
      <w:r>
        <w:rPr>
          <w:lang w:val="en-US"/>
        </w:rPr>
        <w:t>Schematron</w:t>
      </w:r>
      <w:proofErr w:type="spellEnd"/>
      <w:r>
        <w:rPr>
          <w:lang w:val="en-US"/>
        </w:rPr>
        <w:t xml:space="preserve"> rule files, and schema documentation. </w:t>
      </w:r>
      <w:r w:rsidR="00542138">
        <w:rPr>
          <w:lang w:val="en-US"/>
        </w:rPr>
        <w:t>S-100 schema server,</w:t>
      </w:r>
      <w:r>
        <w:rPr>
          <w:lang w:val="en-US"/>
        </w:rPr>
        <w:t xml:space="preserve"> https://schemas.s100dev.net.</w:t>
      </w:r>
    </w:p>
    <w:p w14:paraId="20FC0BAD" w14:textId="1F1DF336" w:rsidR="00473521" w:rsidRDefault="00473521" w:rsidP="00542138">
      <w:pPr>
        <w:ind w:left="1152" w:hanging="1152"/>
        <w:rPr>
          <w:lang w:val="en-US"/>
        </w:rPr>
      </w:pPr>
      <w:r>
        <w:rPr>
          <w:lang w:val="en-US"/>
        </w:rPr>
        <w:t>Annex C</w:t>
      </w:r>
      <w:r>
        <w:rPr>
          <w:lang w:val="en-US"/>
        </w:rPr>
        <w:tab/>
        <w:t>Feature catalogue. XML file</w:t>
      </w:r>
      <w:r w:rsidR="00542138">
        <w:rPr>
          <w:lang w:val="en-US"/>
        </w:rPr>
        <w:t>.</w:t>
      </w:r>
      <w:r>
        <w:rPr>
          <w:lang w:val="en-US"/>
        </w:rPr>
        <w:t xml:space="preserve"> IHO Geospatial Information Registry, http</w:t>
      </w:r>
      <w:r w:rsidR="00542138">
        <w:rPr>
          <w:lang w:val="en-US"/>
        </w:rPr>
        <w:t>s</w:t>
      </w:r>
      <w:r>
        <w:rPr>
          <w:lang w:val="en-US"/>
        </w:rPr>
        <w:t>://registry.iho.int</w:t>
      </w:r>
    </w:p>
    <w:p w14:paraId="14E85101" w14:textId="536EF4CE" w:rsidR="00542138" w:rsidRDefault="00542138" w:rsidP="00542138">
      <w:pPr>
        <w:ind w:left="1152" w:hanging="1152"/>
        <w:rPr>
          <w:lang w:val="en-US"/>
        </w:rPr>
      </w:pPr>
      <w:r>
        <w:rPr>
          <w:lang w:val="en-US"/>
        </w:rPr>
        <w:t>Annex D</w:t>
      </w:r>
      <w:r>
        <w:rPr>
          <w:lang w:val="en-US"/>
        </w:rPr>
        <w:tab/>
        <w:t>Validation Checks. Separate document. IHO Geospatial Information Registry, https://registry.iho.int</w:t>
      </w:r>
    </w:p>
    <w:p w14:paraId="2214D2EE" w14:textId="5B08159D" w:rsidR="00542138" w:rsidRDefault="00542138" w:rsidP="00542138">
      <w:pPr>
        <w:ind w:left="1152" w:hanging="1152"/>
        <w:rPr>
          <w:lang w:val="en-US"/>
        </w:rPr>
      </w:pPr>
      <w:r>
        <w:rPr>
          <w:lang w:val="en-US"/>
        </w:rPr>
        <w:t>Annex E</w:t>
      </w:r>
      <w:r>
        <w:rPr>
          <w:lang w:val="en-US"/>
        </w:rPr>
        <w:tab/>
        <w:t>Portrayal Catalogue.</w:t>
      </w:r>
      <w:r>
        <w:rPr>
          <w:lang w:val="en-US"/>
        </w:rPr>
        <w:tab/>
        <w:t>Zip archive of portrayal catalogue. IHO Geospatial Information Registry, https://registry.iho.int</w:t>
      </w:r>
    </w:p>
    <w:p w14:paraId="60320E50" w14:textId="77777777" w:rsidR="00542138" w:rsidRDefault="00542138" w:rsidP="00542138">
      <w:pPr>
        <w:rPr>
          <w:lang w:val="en-US"/>
        </w:rPr>
      </w:pPr>
    </w:p>
    <w:p w14:paraId="62B26391" w14:textId="13ECA82A" w:rsidR="00542138" w:rsidRPr="00473521" w:rsidRDefault="00542138" w:rsidP="00473521">
      <w:pPr>
        <w:rPr>
          <w:lang w:val="en-US"/>
        </w:rPr>
      </w:pPr>
    </w:p>
    <w:sectPr w:rsidR="00542138" w:rsidRPr="00473521" w:rsidSect="00244A4A">
      <w:headerReference w:type="even" r:id="rId59"/>
      <w:footerReference w:type="even" r:id="rId60"/>
      <w:pgSz w:w="11906" w:h="16838"/>
      <w:pgMar w:top="1440" w:right="1400" w:bottom="1440" w:left="1418" w:header="709" w:footer="709" w:gutter="0"/>
      <w:cols w:space="720"/>
      <w:docGrid w:linePitch="27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671FE" w16cex:dateUtc="2022-05-23T19:50:00Z"/>
  <w16cex:commentExtensible w16cex:durableId="26367323" w16cex:dateUtc="2022-05-23T19:54:00Z"/>
  <w16cex:commentExtensible w16cex:durableId="263673AD" w16cex:dateUtc="2022-05-23T19:57:00Z"/>
  <w16cex:commentExtensible w16cex:durableId="26367412" w16cex:dateUtc="2022-05-23T19:58:00Z"/>
  <w16cex:commentExtensible w16cex:durableId="264A3CEF" w16cex:dateUtc="2022-06-07T20:09:00Z"/>
  <w16cex:commentExtensible w16cex:durableId="264A3E15" w16cex:dateUtc="2022-06-07T20:13:00Z"/>
  <w16cex:commentExtensible w16cex:durableId="264A4064" w16cex:dateUtc="2022-06-07T20:23:00Z"/>
  <w16cex:commentExtensible w16cex:durableId="264A3EE0" w16cex:dateUtc="2022-06-07T20:1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E251F8" w14:textId="77777777" w:rsidR="004A21A1" w:rsidRDefault="004A21A1">
      <w:pPr>
        <w:spacing w:after="0" w:line="240" w:lineRule="auto"/>
      </w:pPr>
      <w:r>
        <w:separator/>
      </w:r>
    </w:p>
  </w:endnote>
  <w:endnote w:type="continuationSeparator" w:id="0">
    <w:p w14:paraId="258DAD97" w14:textId="77777777" w:rsidR="004A21A1" w:rsidRDefault="004A21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altName w:val="Times New Roman"/>
    <w:panose1 w:val="020B0704020202020204"/>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CCD6A" w14:textId="0B238C75" w:rsidR="009E40BB" w:rsidRPr="003B38CA" w:rsidRDefault="009E40BB" w:rsidP="00500A50">
    <w:pPr>
      <w:pStyle w:val="Footer"/>
      <w:tabs>
        <w:tab w:val="center" w:pos="4536"/>
        <w:tab w:val="right" w:pos="9072"/>
      </w:tabs>
      <w:jc w:val="center"/>
      <w:rPr>
        <w:rFonts w:cs="Arial"/>
        <w:sz w:val="16"/>
      </w:rPr>
    </w:pPr>
    <w:r w:rsidRPr="003B38CA">
      <w:rPr>
        <w:rFonts w:cs="Arial"/>
        <w:sz w:val="16"/>
      </w:rPr>
      <w:t>S-131</w:t>
    </w:r>
    <w:r w:rsidRPr="003B38CA">
      <w:rPr>
        <w:rFonts w:cs="Arial"/>
        <w:sz w:val="16"/>
      </w:rPr>
      <w:tab/>
    </w:r>
    <w:ins w:id="33" w:author="Raphael Malyankar" w:date="2022-11-20T21:45:00Z">
      <w:r>
        <w:rPr>
          <w:rFonts w:cs="Arial"/>
          <w:sz w:val="16"/>
        </w:rPr>
        <w:t>November</w:t>
      </w:r>
    </w:ins>
    <w:ins w:id="34" w:author="Raphael Malyankar" w:date="2022-11-15T00:03:00Z">
      <w:r w:rsidRPr="003B38CA">
        <w:rPr>
          <w:rFonts w:cs="Arial"/>
          <w:sz w:val="16"/>
        </w:rPr>
        <w:t xml:space="preserve"> </w:t>
      </w:r>
    </w:ins>
    <w:r w:rsidRPr="003B38CA">
      <w:rPr>
        <w:rFonts w:cs="Arial"/>
        <w:sz w:val="16"/>
      </w:rPr>
      <w:t>2022</w:t>
    </w:r>
    <w:r w:rsidRPr="003B38CA">
      <w:rPr>
        <w:rFonts w:cs="Arial"/>
        <w:sz w:val="16"/>
      </w:rPr>
      <w:tab/>
      <w:t>Edition 1.0.0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095AE" w14:textId="26E43B9A" w:rsidR="009E40BB" w:rsidRPr="007F6DC7" w:rsidRDefault="009E40BB" w:rsidP="002C78AB">
    <w:pPr>
      <w:pStyle w:val="Footer"/>
      <w:tabs>
        <w:tab w:val="center" w:pos="4536"/>
        <w:tab w:val="right" w:pos="9072"/>
      </w:tabs>
    </w:pPr>
    <w:r w:rsidRPr="007F6DC7">
      <w:rPr>
        <w:rFonts w:cs="Arial"/>
        <w:sz w:val="16"/>
      </w:rPr>
      <w:t>S-1</w:t>
    </w:r>
    <w:r>
      <w:rPr>
        <w:rFonts w:cs="Arial"/>
        <w:sz w:val="16"/>
      </w:rPr>
      <w:t>3</w:t>
    </w:r>
    <w:r w:rsidRPr="007F6DC7">
      <w:rPr>
        <w:rFonts w:cs="Arial"/>
        <w:sz w:val="16"/>
      </w:rPr>
      <w:t>1</w:t>
    </w:r>
    <w:r>
      <w:rPr>
        <w:rFonts w:cs="Arial"/>
        <w:sz w:val="16"/>
      </w:rPr>
      <w:ptab w:relativeTo="margin" w:alignment="center" w:leader="none"/>
    </w:r>
    <w:ins w:id="35" w:author="Raphael Malyankar" w:date="2023-01-10T14:08:00Z">
      <w:r>
        <w:rPr>
          <w:rFonts w:cs="Arial"/>
          <w:sz w:val="16"/>
        </w:rPr>
        <w:t>Dec</w:t>
      </w:r>
    </w:ins>
    <w:ins w:id="36" w:author="Raphael Malyankar" w:date="2022-11-20T21:45:00Z">
      <w:r>
        <w:rPr>
          <w:rFonts w:cs="Arial"/>
          <w:sz w:val="16"/>
        </w:rPr>
        <w:t>em</w:t>
      </w:r>
    </w:ins>
    <w:ins w:id="37" w:author="Raphael Malyankar" w:date="2022-11-15T00:03:00Z">
      <w:r>
        <w:rPr>
          <w:rFonts w:cs="Arial"/>
          <w:sz w:val="16"/>
        </w:rPr>
        <w:t>ber</w:t>
      </w:r>
    </w:ins>
    <w:r w:rsidRPr="003B38CA">
      <w:rPr>
        <w:rFonts w:cs="Arial"/>
        <w:sz w:val="16"/>
      </w:rPr>
      <w:t xml:space="preserve"> </w:t>
    </w:r>
    <w:r w:rsidRPr="007F6DC7">
      <w:rPr>
        <w:rFonts w:cs="Arial"/>
        <w:sz w:val="16"/>
      </w:rPr>
      <w:t>20</w:t>
    </w:r>
    <w:r>
      <w:rPr>
        <w:rFonts w:cs="Arial"/>
        <w:sz w:val="16"/>
      </w:rPr>
      <w:t>22</w:t>
    </w:r>
    <w:r>
      <w:rPr>
        <w:rFonts w:cs="Arial"/>
        <w:sz w:val="16"/>
      </w:rPr>
      <w:ptab w:relativeTo="margin" w:alignment="right" w:leader="none"/>
    </w:r>
    <w:r w:rsidRPr="007F6DC7">
      <w:rPr>
        <w:rFonts w:cs="Arial"/>
        <w:sz w:val="16"/>
      </w:rPr>
      <w:t>Edition 1.</w:t>
    </w:r>
    <w:r>
      <w:rPr>
        <w:rFonts w:cs="Arial"/>
        <w:sz w:val="16"/>
      </w:rPr>
      <w:t>0</w:t>
    </w:r>
    <w:r w:rsidRPr="007F6DC7">
      <w:rPr>
        <w:rFonts w:cs="Arial"/>
        <w:sz w:val="16"/>
      </w:rPr>
      <w:t>.0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C8B6B" w14:textId="617CFDA4" w:rsidR="009E40BB" w:rsidRDefault="009E40BB" w:rsidP="00985790">
    <w:pPr>
      <w:pStyle w:val="Footer"/>
      <w:tabs>
        <w:tab w:val="center" w:pos="6946"/>
        <w:tab w:val="right" w:pos="13892"/>
      </w:tabs>
      <w:rPr>
        <w:rFonts w:cs="Arial"/>
        <w:sz w:val="16"/>
      </w:rPr>
    </w:pPr>
    <w:r>
      <w:rPr>
        <w:rFonts w:cs="Arial"/>
        <w:sz w:val="16"/>
      </w:rPr>
      <w:t>S-131</w:t>
    </w:r>
    <w:r>
      <w:rPr>
        <w:rFonts w:cs="Arial"/>
        <w:sz w:val="16"/>
      </w:rPr>
      <w:tab/>
    </w:r>
    <w:ins w:id="1746" w:author="Raphael Malyankar" w:date="2022-11-20T21:46:00Z">
      <w:r>
        <w:rPr>
          <w:rFonts w:cs="Arial"/>
          <w:sz w:val="16"/>
        </w:rPr>
        <w:t>Novem</w:t>
      </w:r>
    </w:ins>
    <w:ins w:id="1747" w:author="Raphael Malyankar" w:date="2022-11-15T00:04:00Z">
      <w:r>
        <w:rPr>
          <w:rFonts w:cs="Arial"/>
          <w:sz w:val="16"/>
        </w:rPr>
        <w:t>ber</w:t>
      </w:r>
    </w:ins>
    <w:r>
      <w:rPr>
        <w:rFonts w:cs="Arial"/>
        <w:sz w:val="16"/>
      </w:rPr>
      <w:t xml:space="preserve"> 2022</w:t>
    </w:r>
    <w:r>
      <w:rPr>
        <w:rFonts w:cs="Arial"/>
        <w:sz w:val="16"/>
      </w:rPr>
      <w:tab/>
      <w:t>Edition 1.0.0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62085" w14:textId="1D41BC5A" w:rsidR="009E40BB" w:rsidRPr="00244A4A" w:rsidRDefault="009E40BB" w:rsidP="00244A4A">
    <w:pPr>
      <w:pStyle w:val="Footer"/>
      <w:tabs>
        <w:tab w:val="center" w:pos="4395"/>
        <w:tab w:val="right" w:pos="8931"/>
      </w:tabs>
      <w:jc w:val="center"/>
      <w:rPr>
        <w:rFonts w:cs="Arial"/>
        <w:sz w:val="16"/>
      </w:rPr>
    </w:pPr>
    <w:r>
      <w:rPr>
        <w:rFonts w:cs="Arial"/>
        <w:sz w:val="16"/>
      </w:rPr>
      <w:t>S-131</w:t>
    </w:r>
    <w:r>
      <w:rPr>
        <w:rFonts w:cs="Arial"/>
        <w:sz w:val="16"/>
      </w:rPr>
      <w:tab/>
    </w:r>
    <w:ins w:id="1753" w:author="Raphael Malyankar" w:date="2022-11-20T21:46:00Z">
      <w:r>
        <w:rPr>
          <w:rFonts w:cs="Arial"/>
          <w:color w:val="FF0000"/>
          <w:sz w:val="16"/>
        </w:rPr>
        <w:t>November</w:t>
      </w:r>
    </w:ins>
    <w:r>
      <w:rPr>
        <w:rFonts w:cs="Arial"/>
        <w:sz w:val="16"/>
      </w:rPr>
      <w:t xml:space="preserve"> 20</w:t>
    </w:r>
    <w:ins w:id="1754" w:author="Raphael Malyankar" w:date="2022-11-20T21:46:00Z">
      <w:r>
        <w:rPr>
          <w:rFonts w:cs="Arial"/>
          <w:sz w:val="16"/>
        </w:rPr>
        <w:t>22</w:t>
      </w:r>
    </w:ins>
    <w:r>
      <w:rPr>
        <w:rFonts w:cs="Arial"/>
        <w:sz w:val="16"/>
      </w:rPr>
      <w:tab/>
      <w:t>Edition 1.0.0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D8051" w14:textId="77777777" w:rsidR="004A21A1" w:rsidRDefault="004A21A1">
      <w:pPr>
        <w:spacing w:after="0" w:line="240" w:lineRule="auto"/>
      </w:pPr>
      <w:r>
        <w:separator/>
      </w:r>
    </w:p>
  </w:footnote>
  <w:footnote w:type="continuationSeparator" w:id="0">
    <w:p w14:paraId="0088D302" w14:textId="77777777" w:rsidR="004A21A1" w:rsidRDefault="004A21A1">
      <w:pPr>
        <w:spacing w:after="0" w:line="240" w:lineRule="auto"/>
      </w:pPr>
      <w:r>
        <w:continuationSeparator/>
      </w:r>
    </w:p>
  </w:footnote>
  <w:footnote w:id="1">
    <w:p w14:paraId="1CDBA808" w14:textId="47059829" w:rsidR="009E40BB" w:rsidRPr="00326165" w:rsidRDefault="009E40BB">
      <w:pPr>
        <w:pStyle w:val="FootnoteText"/>
        <w:rPr>
          <w:lang w:val="en-US"/>
        </w:rPr>
      </w:pPr>
      <w:r>
        <w:rPr>
          <w:rStyle w:val="FootnoteReference"/>
        </w:rPr>
        <w:footnoteRef/>
      </w:r>
      <w:r>
        <w:t xml:space="preserve"> </w:t>
      </w:r>
      <w:r>
        <w:rPr>
          <w:lang w:val="en-US"/>
        </w:rPr>
        <w:t xml:space="preserve">Source information is currently broken out into three attributes: source, </w:t>
      </w:r>
      <w:proofErr w:type="spellStart"/>
      <w:r>
        <w:rPr>
          <w:lang w:val="en-US"/>
        </w:rPr>
        <w:t>sourceType</w:t>
      </w:r>
      <w:proofErr w:type="spellEnd"/>
      <w:r>
        <w:rPr>
          <w:lang w:val="en-US"/>
        </w:rPr>
        <w:t xml:space="preserve">, and </w:t>
      </w:r>
      <w:proofErr w:type="spellStart"/>
      <w:r>
        <w:rPr>
          <w:lang w:val="en-US"/>
        </w:rPr>
        <w:t>reportedDate</w:t>
      </w:r>
      <w:proofErr w:type="spellEnd"/>
      <w:r>
        <w:rPr>
          <w:lang w:val="en-US"/>
        </w:rPr>
        <w:t xml:space="preserve">, due to GI Registry issues with the complex attribute </w:t>
      </w:r>
      <w:proofErr w:type="spellStart"/>
      <w:r>
        <w:rPr>
          <w:lang w:val="en-US"/>
        </w:rPr>
        <w:t>sourceIndication</w:t>
      </w:r>
      <w:proofErr w:type="spellEnd"/>
      <w:r>
        <w:rPr>
          <w:lang w:val="en-US"/>
        </w:rPr>
        <w:t>.</w:t>
      </w:r>
    </w:p>
  </w:footnote>
  <w:footnote w:id="2">
    <w:p w14:paraId="5A1F1B29" w14:textId="420042AA" w:rsidR="009E40BB" w:rsidRPr="00FB7C25" w:rsidRDefault="009E40BB" w:rsidP="00FB7C25">
      <w:pPr>
        <w:pStyle w:val="FootnoteText"/>
        <w:jc w:val="left"/>
        <w:rPr>
          <w:lang w:val="en-US"/>
        </w:rPr>
      </w:pPr>
      <w:ins w:id="789" w:author="Raphael Malyankar" w:date="2022-11-16T19:34:00Z">
        <w:r>
          <w:rPr>
            <w:rStyle w:val="FootnoteReference"/>
          </w:rPr>
          <w:footnoteRef/>
        </w:r>
        <w:r>
          <w:t xml:space="preserve"> </w:t>
        </w:r>
        <w:bookmarkStart w:id="790" w:name="_Hlk119520092"/>
        <w:r>
          <w:rPr>
            <w:lang w:val="en-US"/>
          </w:rPr>
          <w:t>Available from http</w:t>
        </w:r>
      </w:ins>
      <w:ins w:id="791" w:author="Raphael Malyankar" w:date="2022-11-16T19:35:00Z">
        <w:r>
          <w:rPr>
            <w:lang w:val="en-US"/>
          </w:rPr>
          <w:t xml:space="preserve">s://schemas.s100dev.net. </w:t>
        </w:r>
      </w:ins>
      <w:ins w:id="792" w:author="Raphael Malyankar" w:date="2022-11-16T19:37:00Z">
        <w:r>
          <w:rPr>
            <w:lang w:val="en-US"/>
          </w:rPr>
          <w:t xml:space="preserve">The </w:t>
        </w:r>
      </w:ins>
      <w:ins w:id="793" w:author="Raphael Malyankar" w:date="2022-11-16T19:35:00Z">
        <w:r>
          <w:rPr>
            <w:lang w:val="en-US"/>
          </w:rPr>
          <w:t xml:space="preserve">XML and human-readable versions of the </w:t>
        </w:r>
      </w:ins>
      <w:proofErr w:type="spellStart"/>
      <w:ins w:id="794" w:author="Raphael Malyankar" w:date="2022-11-16T19:36:00Z">
        <w:r>
          <w:rPr>
            <w:lang w:val="en-US"/>
          </w:rPr>
          <w:t>codelists</w:t>
        </w:r>
        <w:proofErr w:type="spellEnd"/>
        <w:r>
          <w:rPr>
            <w:lang w:val="en-US"/>
          </w:rPr>
          <w:t xml:space="preserve"> </w:t>
        </w:r>
      </w:ins>
      <w:ins w:id="795" w:author="Raphael Malyankar" w:date="2022-11-16T19:35:00Z">
        <w:r>
          <w:rPr>
            <w:lang w:val="en-US"/>
          </w:rPr>
          <w:t xml:space="preserve">file </w:t>
        </w:r>
      </w:ins>
      <w:ins w:id="796" w:author="Raphael Malyankar" w:date="2022-11-16T19:36:00Z">
        <w:r>
          <w:rPr>
            <w:lang w:val="en-US"/>
          </w:rPr>
          <w:t>for S-100 Edition 5.0.</w:t>
        </w:r>
      </w:ins>
      <w:ins w:id="797" w:author="Raphael Malyankar" w:date="2022-11-16T19:37:00Z">
        <w:r>
          <w:rPr>
            <w:lang w:val="en-US"/>
          </w:rPr>
          <w:t xml:space="preserve">0 </w:t>
        </w:r>
      </w:ins>
      <w:ins w:id="798" w:author="Raphael Malyankar" w:date="2022-11-16T19:35:00Z">
        <w:r>
          <w:rPr>
            <w:lang w:val="en-US"/>
          </w:rPr>
          <w:t xml:space="preserve">are located at </w:t>
        </w:r>
      </w:ins>
      <w:ins w:id="799" w:author="Raphael Malyankar" w:date="2022-11-16T19:36:00Z">
        <w:r w:rsidRPr="009172A4">
          <w:rPr>
            <w:lang w:val="en-US"/>
          </w:rPr>
          <w:t>https://schemas.s100dev.net/schemas/S100/5.0.0/resources/Codelists/cat/codelists.xml</w:t>
        </w:r>
      </w:ins>
      <w:ins w:id="800" w:author="Raphael Malyankar" w:date="2022-11-16T19:37:00Z">
        <w:r>
          <w:rPr>
            <w:lang w:val="en-US"/>
          </w:rPr>
          <w:t xml:space="preserve"> and </w:t>
        </w:r>
        <w:r w:rsidRPr="00FB7C25">
          <w:rPr>
            <w:lang w:val="en-US"/>
          </w:rPr>
          <w:t>https://schemas.s100dev.net/schemas/S100/5.0.0/resources/Codelists/cat/codelists.html</w:t>
        </w:r>
        <w:r>
          <w:rPr>
            <w:lang w:val="en-US"/>
          </w:rPr>
          <w:t xml:space="preserve"> respectively.</w:t>
        </w:r>
      </w:ins>
      <w:bookmarkEnd w:id="790"/>
    </w:p>
  </w:footnote>
  <w:footnote w:id="3">
    <w:p w14:paraId="589D433C" w14:textId="4F5AC2F8" w:rsidR="009E40BB" w:rsidRPr="008465FB" w:rsidRDefault="009E40BB">
      <w:pPr>
        <w:pStyle w:val="FootnoteText"/>
        <w:rPr>
          <w:lang w:val="en-US"/>
        </w:rPr>
      </w:pPr>
      <w:ins w:id="1449" w:author="Raphael Malyankar" w:date="2022-11-24T23:39:00Z">
        <w:r>
          <w:rPr>
            <w:rStyle w:val="FootnoteReference"/>
          </w:rPr>
          <w:footnoteRef/>
        </w:r>
        <w:r>
          <w:t xml:space="preserve"> </w:t>
        </w:r>
        <w:r>
          <w:rPr>
            <w:lang w:val="en-US"/>
          </w:rPr>
          <w:t>Suffixing zeros is a temporary expedient pending co</w:t>
        </w:r>
      </w:ins>
      <w:ins w:id="1450" w:author="Raphael Malyankar" w:date="2022-11-24T23:40:00Z">
        <w:r>
          <w:rPr>
            <w:lang w:val="en-US"/>
          </w:rPr>
          <w:t>nversion of the IHO producer code registry to 4-character codes.</w:t>
        </w:r>
      </w:ins>
      <w:ins w:id="1451" w:author="Raphael Malyankar" w:date="2023-01-10T14:49:00Z">
        <w:r w:rsidR="001D3331">
          <w:rPr>
            <w:lang w:val="en-US"/>
          </w:rPr>
          <w:t xml:space="preserve"> When </w:t>
        </w:r>
      </w:ins>
      <w:ins w:id="1452" w:author="Raphael Malyankar" w:date="2023-01-10T14:50:00Z">
        <w:r w:rsidR="001D3331">
          <w:rPr>
            <w:lang w:val="en-US"/>
          </w:rPr>
          <w:t>4-character</w:t>
        </w:r>
      </w:ins>
      <w:ins w:id="1453" w:author="Raphael Malyankar" w:date="2023-01-10T14:49:00Z">
        <w:r w:rsidR="001D3331">
          <w:rPr>
            <w:lang w:val="en-US"/>
          </w:rPr>
          <w:t xml:space="preserve"> IHO producer codes</w:t>
        </w:r>
      </w:ins>
      <w:ins w:id="1454" w:author="Raphael Malyankar" w:date="2023-01-10T14:50:00Z">
        <w:r w:rsidR="001D3331">
          <w:rPr>
            <w:lang w:val="en-US"/>
          </w:rPr>
          <w:t xml:space="preserve"> are published, they must be used. </w:t>
        </w:r>
      </w:ins>
      <w:ins w:id="1455" w:author="Raphael Malyankar" w:date="2022-11-24T23:39:00Z">
        <w:r>
          <w:rPr>
            <w:lang w:val="en-US"/>
          </w:rPr>
          <w:t xml:space="preserve">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0D072" w14:textId="25944FA4" w:rsidR="009E40BB" w:rsidRPr="00D922BD" w:rsidRDefault="009E40BB" w:rsidP="00500A50">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Pr>
        <w:rFonts w:eastAsia="Times New Roman" w:cs="Arial"/>
        <w:noProof/>
        <w:sz w:val="16"/>
        <w:szCs w:val="16"/>
        <w:lang w:val="en-US" w:eastAsia="en-US"/>
      </w:rPr>
      <w:t>14</w:t>
    </w:r>
    <w:r>
      <w:rPr>
        <w:rFonts w:eastAsia="Times New Roman" w:cs="Arial"/>
        <w:sz w:val="16"/>
        <w:szCs w:val="16"/>
        <w:lang w:val="en-US" w:eastAsia="en-US"/>
      </w:rPr>
      <w:fldChar w:fldCharType="end"/>
    </w:r>
    <w:r>
      <w:rPr>
        <w:rFonts w:eastAsia="Times New Roman" w:cs="Arial"/>
        <w:sz w:val="16"/>
        <w:szCs w:val="16"/>
        <w:lang w:val="en-US" w:eastAsia="en-US"/>
      </w:rPr>
      <w:tab/>
      <w:t>MHI Product Specification</w:t>
    </w:r>
    <w:r>
      <w:rPr>
        <w:rFonts w:eastAsia="Times New Roman" w:cs="Arial"/>
        <w:sz w:val="16"/>
        <w:szCs w:val="16"/>
        <w:lang w:val="en-US" w:eastAsia="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1F482" w14:textId="74277761" w:rsidR="009E40BB" w:rsidRPr="00D922BD" w:rsidRDefault="009E40BB" w:rsidP="00500A50">
    <w:pPr>
      <w:tabs>
        <w:tab w:val="center" w:pos="4536"/>
        <w:tab w:val="right" w:pos="9072"/>
      </w:tabs>
      <w:spacing w:after="0" w:line="240" w:lineRule="auto"/>
      <w:ind w:right="34"/>
      <w:rPr>
        <w:rFonts w:eastAsia="Times New Roman" w:cs="Arial"/>
        <w:sz w:val="16"/>
        <w:szCs w:val="16"/>
        <w:lang w:val="en-US" w:eastAsia="en-US"/>
      </w:rPr>
    </w:pPr>
    <w:r w:rsidRPr="00D922BD">
      <w:rPr>
        <w:rStyle w:val="PageNumber"/>
        <w:sz w:val="16"/>
        <w:szCs w:val="16"/>
        <w:lang w:val="en-US"/>
      </w:rPr>
      <w:t xml:space="preserve"> </w:t>
    </w:r>
    <w:r w:rsidRPr="00D922BD">
      <w:rPr>
        <w:rStyle w:val="PageNumber"/>
        <w:sz w:val="16"/>
        <w:szCs w:val="16"/>
        <w:lang w:val="en-US"/>
      </w:rPr>
      <w:tab/>
    </w:r>
    <w:r>
      <w:rPr>
        <w:rFonts w:eastAsia="Times New Roman" w:cs="Arial"/>
        <w:sz w:val="16"/>
        <w:szCs w:val="16"/>
        <w:lang w:val="en-US" w:eastAsia="en-US"/>
      </w:rPr>
      <w:t>MHI Product Specification</w:t>
    </w:r>
    <w:r>
      <w:rPr>
        <w:rFonts w:eastAsia="Times New Roman" w:cs="Arial"/>
        <w:sz w:val="16"/>
        <w:szCs w:val="16"/>
        <w:lang w:val="en-US" w:eastAsia="en-US"/>
      </w:rPr>
      <w:tab/>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Pr>
        <w:rFonts w:eastAsia="Times New Roman" w:cs="Arial"/>
        <w:noProof/>
        <w:sz w:val="16"/>
        <w:szCs w:val="16"/>
        <w:lang w:val="en-US" w:eastAsia="en-US"/>
      </w:rPr>
      <w:t>v</w:t>
    </w:r>
    <w:r>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2D3D39" w14:textId="44A6A074" w:rsidR="009E40BB" w:rsidRPr="00D922BD" w:rsidRDefault="009E40BB" w:rsidP="00562264">
    <w:pPr>
      <w:spacing w:after="0" w:line="240" w:lineRule="auto"/>
      <w:ind w:right="14"/>
      <w:rPr>
        <w:rFonts w:eastAsia="Times New Roman" w:cs="Arial"/>
        <w:sz w:val="16"/>
        <w:szCs w:val="16"/>
        <w:lang w:val="en-US" w:eastAsia="en-US"/>
      </w:rPr>
    </w:pPr>
    <w:r>
      <w:rPr>
        <w:rStyle w:val="PageNumber"/>
        <w:sz w:val="16"/>
        <w:szCs w:val="16"/>
        <w:lang w:val="en-US"/>
      </w:rPr>
      <w:ptab w:relativeTo="margin" w:alignment="center" w:leader="none"/>
    </w:r>
    <w:r>
      <w:rPr>
        <w:rFonts w:eastAsia="Times New Roman" w:cs="Arial"/>
        <w:sz w:val="16"/>
        <w:szCs w:val="16"/>
        <w:lang w:val="en-US" w:eastAsia="en-US"/>
      </w:rPr>
      <w:t>MHI Product Specification</w:t>
    </w:r>
    <w:r>
      <w:rPr>
        <w:rFonts w:eastAsia="Times New Roman" w:cs="Arial"/>
        <w:sz w:val="16"/>
        <w:szCs w:val="16"/>
        <w:lang w:val="en-US" w:eastAsia="en-US"/>
      </w:rPr>
      <w:ptab w:relativeTo="margin" w:alignment="right" w:leader="none"/>
    </w: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Pr>
        <w:rFonts w:eastAsia="Times New Roman" w:cs="Arial"/>
        <w:noProof/>
        <w:sz w:val="16"/>
        <w:szCs w:val="16"/>
        <w:lang w:val="en-US" w:eastAsia="en-US"/>
      </w:rPr>
      <w:t>15</w:t>
    </w:r>
    <w:r>
      <w:rPr>
        <w:rFonts w:eastAsia="Times New Roman" w:cs="Arial"/>
        <w:sz w:val="16"/>
        <w:szCs w:val="16"/>
        <w:lang w:val="en-US" w:eastAsia="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024C9" w14:textId="400BDA38" w:rsidR="009E40BB" w:rsidRPr="00D922BD" w:rsidRDefault="009E40BB" w:rsidP="00985790">
    <w:pPr>
      <w:tabs>
        <w:tab w:val="center" w:pos="6946"/>
        <w:tab w:val="right" w:pos="13892"/>
      </w:tabs>
      <w:spacing w:after="0" w:line="240" w:lineRule="auto"/>
      <w:ind w:right="357" w:firstLine="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Pr>
        <w:rFonts w:eastAsia="Times New Roman" w:cs="Arial"/>
        <w:noProof/>
        <w:sz w:val="16"/>
        <w:szCs w:val="16"/>
        <w:lang w:val="en-US" w:eastAsia="en-US"/>
      </w:rPr>
      <w:t>54</w:t>
    </w:r>
    <w:r>
      <w:rPr>
        <w:rFonts w:eastAsia="Times New Roman" w:cs="Arial"/>
        <w:sz w:val="16"/>
        <w:szCs w:val="16"/>
        <w:lang w:val="en-US" w:eastAsia="en-US"/>
      </w:rPr>
      <w:fldChar w:fldCharType="end"/>
    </w:r>
    <w:r>
      <w:rPr>
        <w:rFonts w:eastAsia="Times New Roman" w:cs="Arial"/>
        <w:sz w:val="16"/>
        <w:szCs w:val="16"/>
        <w:lang w:val="en-US" w:eastAsia="en-US"/>
      </w:rPr>
      <w:tab/>
      <w:t>MHI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E02D6" w14:textId="7A01F8C1" w:rsidR="009E40BB" w:rsidRPr="007B519C" w:rsidRDefault="009E40BB" w:rsidP="00244A4A">
    <w:pPr>
      <w:tabs>
        <w:tab w:val="center" w:pos="4536"/>
        <w:tab w:val="right" w:pos="9072"/>
      </w:tabs>
      <w:spacing w:after="0" w:line="240" w:lineRule="auto"/>
      <w:ind w:right="357"/>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Pr>
        <w:rFonts w:eastAsia="Times New Roman" w:cs="Arial"/>
        <w:noProof/>
        <w:sz w:val="16"/>
        <w:szCs w:val="16"/>
        <w:lang w:val="en-US" w:eastAsia="en-US"/>
      </w:rPr>
      <w:t>78</w:t>
    </w:r>
    <w:r>
      <w:rPr>
        <w:rFonts w:eastAsia="Times New Roman" w:cs="Arial"/>
        <w:sz w:val="16"/>
        <w:szCs w:val="16"/>
        <w:lang w:val="en-US" w:eastAsia="en-US"/>
      </w:rPr>
      <w:fldChar w:fldCharType="end"/>
    </w:r>
    <w:r>
      <w:rPr>
        <w:rFonts w:eastAsia="Times New Roman" w:cs="Arial"/>
        <w:sz w:val="16"/>
        <w:szCs w:val="16"/>
        <w:lang w:val="en-US" w:eastAsia="en-US"/>
      </w:rPr>
      <w:tab/>
      <w:t>MHI Product Specification</w:t>
    </w:r>
    <w:r>
      <w:rPr>
        <w:rFonts w:eastAsia="Times New Roman" w:cs="Arial"/>
        <w:sz w:val="16"/>
        <w:szCs w:val="16"/>
        <w:lang w:val="en-US" w:eastAsia="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FFFFFF80"/>
    <w:lvl w:ilvl="0">
      <w:start w:val="1"/>
      <w:numFmt w:val="bullet"/>
      <w:pStyle w:val="ListNumber4"/>
      <w:lvlText w:val=""/>
      <w:lvlJc w:val="left"/>
      <w:pPr>
        <w:tabs>
          <w:tab w:val="left" w:pos="1492"/>
        </w:tabs>
        <w:ind w:left="1492" w:hanging="360"/>
      </w:pPr>
      <w:rPr>
        <w:rFonts w:ascii="Symbol" w:hAnsi="Symbol" w:hint="default"/>
      </w:rPr>
    </w:lvl>
  </w:abstractNum>
  <w:abstractNum w:abstractNumId="1" w15:restartNumberingAfterBreak="0">
    <w:nsid w:val="FFFFFF81"/>
    <w:multiLevelType w:val="singleLevel"/>
    <w:tmpl w:val="FFFFFF81"/>
    <w:lvl w:ilvl="0">
      <w:start w:val="1"/>
      <w:numFmt w:val="bullet"/>
      <w:pStyle w:val="ListNumber3"/>
      <w:lvlText w:val=""/>
      <w:lvlJc w:val="left"/>
      <w:pPr>
        <w:tabs>
          <w:tab w:val="left" w:pos="1209"/>
        </w:tabs>
        <w:ind w:left="1209" w:hanging="360"/>
      </w:pPr>
      <w:rPr>
        <w:rFonts w:ascii="Symbol" w:hAnsi="Symbol" w:hint="default"/>
      </w:rPr>
    </w:lvl>
  </w:abstractNum>
  <w:abstractNum w:abstractNumId="2" w15:restartNumberingAfterBreak="0">
    <w:nsid w:val="FFFFFF82"/>
    <w:multiLevelType w:val="singleLevel"/>
    <w:tmpl w:val="FFFFFF82"/>
    <w:lvl w:ilvl="0">
      <w:start w:val="1"/>
      <w:numFmt w:val="bullet"/>
      <w:pStyle w:val="ListNumber2"/>
      <w:lvlText w:val=""/>
      <w:lvlJc w:val="left"/>
      <w:pPr>
        <w:tabs>
          <w:tab w:val="left" w:pos="926"/>
        </w:tabs>
        <w:ind w:left="926" w:hanging="360"/>
      </w:pPr>
      <w:rPr>
        <w:rFonts w:ascii="Symbol" w:hAnsi="Symbol" w:hint="default"/>
      </w:rPr>
    </w:lvl>
  </w:abstractNum>
  <w:abstractNum w:abstractNumId="3" w15:restartNumberingAfterBreak="0">
    <w:nsid w:val="FFFFFF83"/>
    <w:multiLevelType w:val="singleLevel"/>
    <w:tmpl w:val="FFFFFF83"/>
    <w:lvl w:ilvl="0">
      <w:start w:val="1"/>
      <w:numFmt w:val="bullet"/>
      <w:pStyle w:val="ListNumber"/>
      <w:lvlText w:val=""/>
      <w:lvlJc w:val="left"/>
      <w:pPr>
        <w:tabs>
          <w:tab w:val="left" w:pos="643"/>
        </w:tabs>
        <w:ind w:left="643" w:hanging="360"/>
      </w:pPr>
      <w:rPr>
        <w:rFonts w:ascii="Symbol" w:hAnsi="Symbol" w:hint="default"/>
      </w:rPr>
    </w:lvl>
  </w:abstractNum>
  <w:abstractNum w:abstractNumId="4" w15:restartNumberingAfterBreak="0">
    <w:nsid w:val="FFFFFF89"/>
    <w:multiLevelType w:val="singleLevel"/>
    <w:tmpl w:val="FFFFFF89"/>
    <w:lvl w:ilvl="0">
      <w:start w:val="1"/>
      <w:numFmt w:val="bullet"/>
      <w:pStyle w:val="ListContinue4"/>
      <w:lvlText w:val=""/>
      <w:lvlJc w:val="left"/>
      <w:pPr>
        <w:tabs>
          <w:tab w:val="left" w:pos="360"/>
        </w:tabs>
        <w:ind w:left="360" w:hanging="360"/>
      </w:pPr>
      <w:rPr>
        <w:rFonts w:ascii="Symbol" w:hAnsi="Symbol" w:hint="default"/>
      </w:rPr>
    </w:lvl>
  </w:abstractNum>
  <w:abstractNum w:abstractNumId="5" w15:restartNumberingAfterBreak="0">
    <w:nsid w:val="04AC6672"/>
    <w:multiLevelType w:val="hybridMultilevel"/>
    <w:tmpl w:val="DE6C7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F252BD"/>
    <w:multiLevelType w:val="singleLevel"/>
    <w:tmpl w:val="05F252BD"/>
    <w:lvl w:ilvl="0">
      <w:start w:val="1"/>
      <w:numFmt w:val="decimal"/>
      <w:pStyle w:val="ListBullet5"/>
      <w:lvlText w:val="[%1]"/>
      <w:lvlJc w:val="left"/>
      <w:pPr>
        <w:tabs>
          <w:tab w:val="left" w:pos="360"/>
        </w:tabs>
        <w:ind w:left="360" w:hanging="360"/>
      </w:pPr>
    </w:lvl>
  </w:abstractNum>
  <w:abstractNum w:abstractNumId="7" w15:restartNumberingAfterBreak="0">
    <w:nsid w:val="086F2EB4"/>
    <w:multiLevelType w:val="hybridMultilevel"/>
    <w:tmpl w:val="F56A8DC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FD0AD5"/>
    <w:multiLevelType w:val="multilevel"/>
    <w:tmpl w:val="0BFD0AD5"/>
    <w:lvl w:ilvl="0">
      <w:start w:val="1"/>
      <w:numFmt w:val="bullet"/>
      <w:lvlText w:val=""/>
      <w:lvlJc w:val="left"/>
      <w:pPr>
        <w:ind w:left="1077" w:hanging="360"/>
      </w:pPr>
      <w:rPr>
        <w:rFonts w:ascii="Symbol" w:hAnsi="Symbol" w:hint="default"/>
      </w:rPr>
    </w:lvl>
    <w:lvl w:ilvl="1">
      <w:start w:val="1"/>
      <w:numFmt w:val="bullet"/>
      <w:lvlText w:val="o"/>
      <w:lvlJc w:val="left"/>
      <w:pPr>
        <w:ind w:left="1797" w:hanging="360"/>
      </w:pPr>
      <w:rPr>
        <w:rFonts w:ascii="Courier New" w:hAnsi="Courier New" w:cs="Courier New" w:hint="default"/>
      </w:rPr>
    </w:lvl>
    <w:lvl w:ilvl="2">
      <w:start w:val="1"/>
      <w:numFmt w:val="bullet"/>
      <w:lvlText w:val=""/>
      <w:lvlJc w:val="left"/>
      <w:pPr>
        <w:ind w:left="2517" w:hanging="360"/>
      </w:pPr>
      <w:rPr>
        <w:rFonts w:ascii="Wingdings" w:hAnsi="Wingdings" w:hint="default"/>
      </w:rPr>
    </w:lvl>
    <w:lvl w:ilvl="3">
      <w:start w:val="1"/>
      <w:numFmt w:val="bullet"/>
      <w:lvlText w:val=""/>
      <w:lvlJc w:val="left"/>
      <w:pPr>
        <w:ind w:left="3237" w:hanging="360"/>
      </w:pPr>
      <w:rPr>
        <w:rFonts w:ascii="Symbol" w:hAnsi="Symbol" w:hint="default"/>
      </w:rPr>
    </w:lvl>
    <w:lvl w:ilvl="4">
      <w:start w:val="1"/>
      <w:numFmt w:val="bullet"/>
      <w:lvlText w:val="o"/>
      <w:lvlJc w:val="left"/>
      <w:pPr>
        <w:ind w:left="3957" w:hanging="360"/>
      </w:pPr>
      <w:rPr>
        <w:rFonts w:ascii="Courier New" w:hAnsi="Courier New" w:cs="Courier New" w:hint="default"/>
      </w:rPr>
    </w:lvl>
    <w:lvl w:ilvl="5">
      <w:start w:val="1"/>
      <w:numFmt w:val="bullet"/>
      <w:lvlText w:val=""/>
      <w:lvlJc w:val="left"/>
      <w:pPr>
        <w:ind w:left="4677" w:hanging="360"/>
      </w:pPr>
      <w:rPr>
        <w:rFonts w:ascii="Wingdings" w:hAnsi="Wingdings" w:hint="default"/>
      </w:rPr>
    </w:lvl>
    <w:lvl w:ilvl="6">
      <w:start w:val="1"/>
      <w:numFmt w:val="bullet"/>
      <w:lvlText w:val=""/>
      <w:lvlJc w:val="left"/>
      <w:pPr>
        <w:ind w:left="5397" w:hanging="360"/>
      </w:pPr>
      <w:rPr>
        <w:rFonts w:ascii="Symbol" w:hAnsi="Symbol" w:hint="default"/>
      </w:rPr>
    </w:lvl>
    <w:lvl w:ilvl="7">
      <w:start w:val="1"/>
      <w:numFmt w:val="bullet"/>
      <w:lvlText w:val="o"/>
      <w:lvlJc w:val="left"/>
      <w:pPr>
        <w:ind w:left="6117" w:hanging="360"/>
      </w:pPr>
      <w:rPr>
        <w:rFonts w:ascii="Courier New" w:hAnsi="Courier New" w:cs="Courier New" w:hint="default"/>
      </w:rPr>
    </w:lvl>
    <w:lvl w:ilvl="8">
      <w:start w:val="1"/>
      <w:numFmt w:val="bullet"/>
      <w:lvlText w:val=""/>
      <w:lvlJc w:val="left"/>
      <w:pPr>
        <w:ind w:left="6837" w:hanging="360"/>
      </w:pPr>
      <w:rPr>
        <w:rFonts w:ascii="Wingdings" w:hAnsi="Wingdings" w:hint="default"/>
      </w:rPr>
    </w:lvl>
  </w:abstractNum>
  <w:abstractNum w:abstractNumId="9" w15:restartNumberingAfterBreak="0">
    <w:nsid w:val="0D012459"/>
    <w:multiLevelType w:val="hybridMultilevel"/>
    <w:tmpl w:val="5F9AF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0C33F3"/>
    <w:multiLevelType w:val="hybridMultilevel"/>
    <w:tmpl w:val="7AD84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29392C"/>
    <w:multiLevelType w:val="hybridMultilevel"/>
    <w:tmpl w:val="0654491A"/>
    <w:lvl w:ilvl="0" w:tplc="0413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3D921D9"/>
    <w:multiLevelType w:val="multilevel"/>
    <w:tmpl w:val="13D921D9"/>
    <w:lvl w:ilvl="0">
      <w:start w:val="1"/>
      <w:numFmt w:val="bullet"/>
      <w:lvlText w:val=""/>
      <w:lvlJc w:val="left"/>
      <w:pPr>
        <w:ind w:left="1068" w:hanging="360"/>
      </w:pPr>
      <w:rPr>
        <w:rFonts w:ascii="Symbol" w:hAnsi="Symbol"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3" w15:restartNumberingAfterBreak="0">
    <w:nsid w:val="1421661C"/>
    <w:multiLevelType w:val="hybridMultilevel"/>
    <w:tmpl w:val="300807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250C78"/>
    <w:multiLevelType w:val="multilevel"/>
    <w:tmpl w:val="14250C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16445B66"/>
    <w:multiLevelType w:val="hybridMultilevel"/>
    <w:tmpl w:val="2D0ED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6C7293"/>
    <w:multiLevelType w:val="hybridMultilevel"/>
    <w:tmpl w:val="627E0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D2505A"/>
    <w:multiLevelType w:val="hybridMultilevel"/>
    <w:tmpl w:val="B964A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5E1B01"/>
    <w:multiLevelType w:val="hybridMultilevel"/>
    <w:tmpl w:val="526A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236B32"/>
    <w:multiLevelType w:val="hybridMultilevel"/>
    <w:tmpl w:val="538E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2C36CC"/>
    <w:multiLevelType w:val="multilevel"/>
    <w:tmpl w:val="292C36CC"/>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93A5307"/>
    <w:multiLevelType w:val="multilevel"/>
    <w:tmpl w:val="293A5307"/>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2A065A8D"/>
    <w:multiLevelType w:val="hybridMultilevel"/>
    <w:tmpl w:val="4E744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340A95"/>
    <w:multiLevelType w:val="hybridMultilevel"/>
    <w:tmpl w:val="51302EFE"/>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474920"/>
    <w:multiLevelType w:val="hybridMultilevel"/>
    <w:tmpl w:val="11B0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853CE4"/>
    <w:multiLevelType w:val="multilevel"/>
    <w:tmpl w:val="D95A008C"/>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6" w15:restartNumberingAfterBreak="0">
    <w:nsid w:val="33AC7EB8"/>
    <w:multiLevelType w:val="multilevel"/>
    <w:tmpl w:val="B2A85F06"/>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ListContinue2"/>
      <w:lvlText w:val="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ListContinue3"/>
      <w:lvlText w:val="B%1.%2.%3"/>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
      <w:lvlJc w:val="left"/>
      <w:pPr>
        <w:tabs>
          <w:tab w:val="num" w:pos="360"/>
        </w:tabs>
        <w:ind w:left="0" w:firstLine="0"/>
      </w:pPr>
      <w:rPr>
        <w:rFonts w:hint="default"/>
      </w:rPr>
    </w:lvl>
    <w:lvl w:ilvl="4">
      <w:start w:val="1753743000"/>
      <w:numFmt w:val="decimal"/>
      <w:lvlText w:val=""/>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7" w15:restartNumberingAfterBreak="0">
    <w:nsid w:val="34EE58FE"/>
    <w:multiLevelType w:val="multilevel"/>
    <w:tmpl w:val="779C36CA"/>
    <w:lvl w:ilvl="0">
      <w:start w:val="1"/>
      <w:numFmt w:val="upperLetter"/>
      <w:pStyle w:val="Style5"/>
      <w:lvlText w:val="Annex %1."/>
      <w:lvlJc w:val="left"/>
      <w:pPr>
        <w:ind w:left="360" w:hanging="360"/>
      </w:pPr>
      <w:rPr>
        <w:rFonts w:hint="default"/>
        <w:b/>
        <w:i w:val="0"/>
        <w:caps/>
        <w:strike w:val="0"/>
        <w:dstrike w:val="0"/>
        <w:color w:val="000000"/>
        <w:sz w:val="24"/>
        <w:szCs w:val="24"/>
        <w:u w:val="none" w:color="000000"/>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vertAlign w:val="baseline"/>
      </w:rPr>
    </w:lvl>
  </w:abstractNum>
  <w:abstractNum w:abstractNumId="28" w15:restartNumberingAfterBreak="0">
    <w:nsid w:val="34FB323D"/>
    <w:multiLevelType w:val="hybridMultilevel"/>
    <w:tmpl w:val="08D411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7D4433"/>
    <w:multiLevelType w:val="multilevel"/>
    <w:tmpl w:val="387D4433"/>
    <w:lvl w:ilvl="0">
      <w:numFmt w:val="decimal"/>
      <w:pStyle w:val="ANNEX"/>
      <w:lvlText w:val=""/>
      <w:lvlJc w:val="left"/>
    </w:lvl>
    <w:lvl w:ilvl="1">
      <w:numFmt w:val="decimal"/>
      <w:pStyle w:val="a2"/>
      <w:lvlText w:val=""/>
      <w:lvlJc w:val="left"/>
    </w:lvl>
    <w:lvl w:ilvl="2">
      <w:numFmt w:val="decimal"/>
      <w:pStyle w:val="a3"/>
      <w:lvlText w:val=""/>
      <w:lvlJc w:val="left"/>
    </w:lvl>
    <w:lvl w:ilvl="3">
      <w:numFmt w:val="decimal"/>
      <w:pStyle w:val="a4"/>
      <w:lvlText w:val=""/>
      <w:lvlJc w:val="left"/>
    </w:lvl>
    <w:lvl w:ilvl="4">
      <w:numFmt w:val="decimal"/>
      <w:pStyle w:val="a5"/>
      <w:lvlText w:val=""/>
      <w:lvlJc w:val="left"/>
    </w:lvl>
    <w:lvl w:ilvl="5">
      <w:numFmt w:val="decimal"/>
      <w:pStyle w:val="a6"/>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9EC52CE"/>
    <w:multiLevelType w:val="hybridMultilevel"/>
    <w:tmpl w:val="F01AB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95461B"/>
    <w:multiLevelType w:val="multilevel"/>
    <w:tmpl w:val="177A1C78"/>
    <w:styleLink w:val="Style1"/>
    <w:lvl w:ilvl="0">
      <w:start w:val="1"/>
      <w:numFmt w:val="decimal"/>
      <w:lvlText w:val="B%1"/>
      <w:lvlJc w:val="left"/>
      <w:pPr>
        <w:tabs>
          <w:tab w:val="num" w:pos="432"/>
        </w:tabs>
        <w:ind w:left="432" w:hanging="432"/>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3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numFmt w:val="none"/>
      <w:lvlText w:val="B1.1.1"/>
      <w:lvlJc w:val="left"/>
      <w:pPr>
        <w:tabs>
          <w:tab w:val="num" w:pos="360"/>
        </w:tabs>
        <w:ind w:left="0" w:firstLine="0"/>
      </w:pPr>
      <w:rPr>
        <w:rFonts w:ascii="Arial Bold" w:hAnsi="Arial Bold" w:hint="default"/>
        <w:b/>
        <w:i w:val="0"/>
        <w:sz w:val="22"/>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2" w15:restartNumberingAfterBreak="0">
    <w:nsid w:val="3FF55D0D"/>
    <w:multiLevelType w:val="hybridMultilevel"/>
    <w:tmpl w:val="F85A6176"/>
    <w:lvl w:ilvl="0" w:tplc="49DABA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9F1C0B"/>
    <w:multiLevelType w:val="hybridMultilevel"/>
    <w:tmpl w:val="13B44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4D3590"/>
    <w:multiLevelType w:val="hybridMultilevel"/>
    <w:tmpl w:val="26AC12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AFB294E"/>
    <w:multiLevelType w:val="hybridMultilevel"/>
    <w:tmpl w:val="870077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5F2471"/>
    <w:multiLevelType w:val="hybridMultilevel"/>
    <w:tmpl w:val="8E140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987989"/>
    <w:multiLevelType w:val="hybridMultilevel"/>
    <w:tmpl w:val="B1F482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C6534D"/>
    <w:multiLevelType w:val="hybridMultilevel"/>
    <w:tmpl w:val="3470F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775829"/>
    <w:multiLevelType w:val="hybridMultilevel"/>
    <w:tmpl w:val="EE362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4E211B"/>
    <w:multiLevelType w:val="hybridMultilevel"/>
    <w:tmpl w:val="747E9C1E"/>
    <w:lvl w:ilvl="0" w:tplc="ABD821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59483E"/>
    <w:multiLevelType w:val="singleLevel"/>
    <w:tmpl w:val="7859483E"/>
    <w:lvl w:ilvl="0">
      <w:start w:val="1"/>
      <w:numFmt w:val="bullet"/>
      <w:lvlText w:val=""/>
      <w:lvlJc w:val="left"/>
      <w:pPr>
        <w:ind w:left="360" w:hanging="360"/>
      </w:pPr>
      <w:rPr>
        <w:rFonts w:ascii="Symbol" w:hAnsi="Symbol" w:hint="default"/>
      </w:rPr>
    </w:lvl>
  </w:abstractNum>
  <w:abstractNum w:abstractNumId="42" w15:restartNumberingAfterBreak="0">
    <w:nsid w:val="7C052D7D"/>
    <w:multiLevelType w:val="hybridMultilevel"/>
    <w:tmpl w:val="A5C4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EE6D2A"/>
    <w:multiLevelType w:val="multilevel"/>
    <w:tmpl w:val="7DEE6D2A"/>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1"/>
  </w:num>
  <w:num w:numId="2">
    <w:abstractNumId w:val="6"/>
  </w:num>
  <w:num w:numId="3">
    <w:abstractNumId w:val="26"/>
  </w:num>
  <w:num w:numId="4">
    <w:abstractNumId w:val="4"/>
  </w:num>
  <w:num w:numId="5">
    <w:abstractNumId w:val="3"/>
  </w:num>
  <w:num w:numId="6">
    <w:abstractNumId w:val="2"/>
  </w:num>
  <w:num w:numId="7">
    <w:abstractNumId w:val="1"/>
  </w:num>
  <w:num w:numId="8">
    <w:abstractNumId w:val="0"/>
  </w:num>
  <w:num w:numId="9">
    <w:abstractNumId w:val="29"/>
  </w:num>
  <w:num w:numId="10">
    <w:abstractNumId w:val="20"/>
  </w:num>
  <w:num w:numId="11">
    <w:abstractNumId w:val="12"/>
  </w:num>
  <w:num w:numId="12">
    <w:abstractNumId w:val="8"/>
  </w:num>
  <w:num w:numId="13">
    <w:abstractNumId w:val="41"/>
  </w:num>
  <w:num w:numId="14">
    <w:abstractNumId w:val="43"/>
  </w:num>
  <w:num w:numId="15">
    <w:abstractNumId w:val="14"/>
  </w:num>
  <w:num w:numId="16">
    <w:abstractNumId w:val="31"/>
  </w:num>
  <w:num w:numId="17">
    <w:abstractNumId w:val="40"/>
  </w:num>
  <w:num w:numId="18">
    <w:abstractNumId w:val="11"/>
  </w:num>
  <w:num w:numId="19">
    <w:abstractNumId w:val="34"/>
  </w:num>
  <w:num w:numId="20">
    <w:abstractNumId w:val="27"/>
  </w:num>
  <w:num w:numId="21">
    <w:abstractNumId w:val="25"/>
    <w:lvlOverride w:ilvl="0">
      <w:lvl w:ilvl="0">
        <w:start w:val="1"/>
        <w:numFmt w:val="decimal"/>
        <w:lvlText w:val="B-%1"/>
        <w:lvlJc w:val="left"/>
        <w:pPr>
          <w:tabs>
            <w:tab w:val="num" w:pos="709"/>
          </w:tabs>
          <w:ind w:left="709" w:hanging="709"/>
        </w:pPr>
        <w:rPr>
          <w:rFonts w:ascii="Arial" w:hAnsi="Arial" w:cs="Arial" w:hint="default"/>
          <w:b/>
          <w:bCs w:val="0"/>
          <w:i w:val="0"/>
          <w:iCs w:val="0"/>
          <w:caps w:val="0"/>
          <w:strike w:val="0"/>
          <w:dstrike w:val="0"/>
          <w:vanish w:val="0"/>
          <w:color w:val="000000"/>
          <w:spacing w:val="0"/>
          <w:kern w:val="0"/>
          <w:position w:val="0"/>
          <w:sz w:val="22"/>
          <w:szCs w:val="24"/>
          <w:u w:val="none"/>
          <w:vertAlign w:val="baseline"/>
          <w14:ligatures w14:val="none"/>
          <w14:numForm w14:val="default"/>
          <w14:numSpacing w14:val="default"/>
        </w:rPr>
      </w:lvl>
    </w:lvlOverride>
    <w:lvlOverride w:ilvl="1">
      <w:lvl w:ilvl="1">
        <w:start w:val="1"/>
        <w:numFmt w:val="decimal"/>
        <w:lvlText w:val="B-%1.%2"/>
        <w:lvlJc w:val="left"/>
        <w:pPr>
          <w:tabs>
            <w:tab w:val="num" w:pos="851"/>
          </w:tabs>
          <w:ind w:left="851" w:hanging="851"/>
        </w:pPr>
        <w:rPr>
          <w:rFonts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B-%1.%2.%3"/>
        <w:lvlJc w:val="left"/>
        <w:pPr>
          <w:tabs>
            <w:tab w:val="num" w:pos="992"/>
          </w:tabs>
          <w:ind w:left="992" w:hanging="992"/>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22">
    <w:abstractNumId w:val="33"/>
  </w:num>
  <w:num w:numId="23">
    <w:abstractNumId w:val="36"/>
  </w:num>
  <w:num w:numId="24">
    <w:abstractNumId w:val="30"/>
  </w:num>
  <w:num w:numId="25">
    <w:abstractNumId w:val="38"/>
  </w:num>
  <w:num w:numId="26">
    <w:abstractNumId w:val="5"/>
  </w:num>
  <w:num w:numId="27">
    <w:abstractNumId w:val="16"/>
  </w:num>
  <w:num w:numId="28">
    <w:abstractNumId w:val="42"/>
  </w:num>
  <w:num w:numId="29">
    <w:abstractNumId w:val="39"/>
  </w:num>
  <w:num w:numId="30">
    <w:abstractNumId w:val="32"/>
  </w:num>
  <w:num w:numId="31">
    <w:abstractNumId w:val="10"/>
  </w:num>
  <w:num w:numId="32">
    <w:abstractNumId w:val="7"/>
  </w:num>
  <w:num w:numId="33">
    <w:abstractNumId w:val="18"/>
  </w:num>
  <w:num w:numId="34">
    <w:abstractNumId w:val="22"/>
  </w:num>
  <w:num w:numId="35">
    <w:abstractNumId w:val="35"/>
  </w:num>
  <w:num w:numId="36">
    <w:abstractNumId w:val="13"/>
  </w:num>
  <w:num w:numId="37">
    <w:abstractNumId w:val="15"/>
  </w:num>
  <w:num w:numId="38">
    <w:abstractNumId w:val="9"/>
  </w:num>
  <w:num w:numId="39">
    <w:abstractNumId w:val="37"/>
  </w:num>
  <w:num w:numId="40">
    <w:abstractNumId w:val="28"/>
  </w:num>
  <w:num w:numId="41">
    <w:abstractNumId w:val="19"/>
  </w:num>
  <w:num w:numId="42">
    <w:abstractNumId w:val="24"/>
  </w:num>
  <w:num w:numId="43">
    <w:abstractNumId w:val="23"/>
  </w:num>
  <w:num w:numId="44">
    <w:abstractNumId w:val="17"/>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trackRevisions/>
  <w:defaultTabStop w:val="346"/>
  <w:hyphenationZone w:val="425"/>
  <w:evenAndOddHeaders/>
  <w:drawingGridHorizontalSpacing w:val="100"/>
  <w:displayHorizontalDrawingGridEvery w:val="0"/>
  <w:displayVerticalDrawingGridEvery w:val="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7533"/>
    <w:rsid w:val="00001883"/>
    <w:rsid w:val="0000300D"/>
    <w:rsid w:val="00004989"/>
    <w:rsid w:val="000049AF"/>
    <w:rsid w:val="000049B4"/>
    <w:rsid w:val="00004B50"/>
    <w:rsid w:val="000052AD"/>
    <w:rsid w:val="000052BD"/>
    <w:rsid w:val="000055EF"/>
    <w:rsid w:val="00006534"/>
    <w:rsid w:val="0000728E"/>
    <w:rsid w:val="00007CB4"/>
    <w:rsid w:val="00007DF8"/>
    <w:rsid w:val="00010978"/>
    <w:rsid w:val="00011077"/>
    <w:rsid w:val="0001166A"/>
    <w:rsid w:val="000123AA"/>
    <w:rsid w:val="00013A83"/>
    <w:rsid w:val="00014234"/>
    <w:rsid w:val="0001486D"/>
    <w:rsid w:val="00015019"/>
    <w:rsid w:val="000158F8"/>
    <w:rsid w:val="00015BC9"/>
    <w:rsid w:val="00017115"/>
    <w:rsid w:val="00017C84"/>
    <w:rsid w:val="00017DFB"/>
    <w:rsid w:val="00021149"/>
    <w:rsid w:val="00021383"/>
    <w:rsid w:val="000219BE"/>
    <w:rsid w:val="00021A37"/>
    <w:rsid w:val="00022641"/>
    <w:rsid w:val="000231CB"/>
    <w:rsid w:val="00024033"/>
    <w:rsid w:val="000240C0"/>
    <w:rsid w:val="000241F3"/>
    <w:rsid w:val="00024544"/>
    <w:rsid w:val="00027A8C"/>
    <w:rsid w:val="00030E18"/>
    <w:rsid w:val="00030E77"/>
    <w:rsid w:val="00031710"/>
    <w:rsid w:val="0003194C"/>
    <w:rsid w:val="00031C64"/>
    <w:rsid w:val="00031CBC"/>
    <w:rsid w:val="0003240A"/>
    <w:rsid w:val="00032F22"/>
    <w:rsid w:val="0003433B"/>
    <w:rsid w:val="00035108"/>
    <w:rsid w:val="0003528A"/>
    <w:rsid w:val="000356FA"/>
    <w:rsid w:val="00035B47"/>
    <w:rsid w:val="00035C11"/>
    <w:rsid w:val="000361FD"/>
    <w:rsid w:val="000362EB"/>
    <w:rsid w:val="00036B75"/>
    <w:rsid w:val="00037650"/>
    <w:rsid w:val="000379ED"/>
    <w:rsid w:val="00037B49"/>
    <w:rsid w:val="00037BB4"/>
    <w:rsid w:val="0004063A"/>
    <w:rsid w:val="00040E13"/>
    <w:rsid w:val="00040E1B"/>
    <w:rsid w:val="000412A7"/>
    <w:rsid w:val="000414AF"/>
    <w:rsid w:val="000419AB"/>
    <w:rsid w:val="00042462"/>
    <w:rsid w:val="000435FB"/>
    <w:rsid w:val="00043625"/>
    <w:rsid w:val="00043DC0"/>
    <w:rsid w:val="000444E8"/>
    <w:rsid w:val="00044EF9"/>
    <w:rsid w:val="00044FEE"/>
    <w:rsid w:val="000452EC"/>
    <w:rsid w:val="000454EF"/>
    <w:rsid w:val="00045F4B"/>
    <w:rsid w:val="00047AF3"/>
    <w:rsid w:val="00047F6B"/>
    <w:rsid w:val="00050044"/>
    <w:rsid w:val="0005017C"/>
    <w:rsid w:val="00050202"/>
    <w:rsid w:val="000509A8"/>
    <w:rsid w:val="000509BA"/>
    <w:rsid w:val="00051B96"/>
    <w:rsid w:val="00051EA9"/>
    <w:rsid w:val="000520A1"/>
    <w:rsid w:val="00053070"/>
    <w:rsid w:val="00053ABB"/>
    <w:rsid w:val="00054681"/>
    <w:rsid w:val="000546CE"/>
    <w:rsid w:val="0005492C"/>
    <w:rsid w:val="0005510C"/>
    <w:rsid w:val="00055616"/>
    <w:rsid w:val="000559BE"/>
    <w:rsid w:val="00055A07"/>
    <w:rsid w:val="00055E1F"/>
    <w:rsid w:val="00056389"/>
    <w:rsid w:val="000563DC"/>
    <w:rsid w:val="00056ECE"/>
    <w:rsid w:val="00057516"/>
    <w:rsid w:val="000600A1"/>
    <w:rsid w:val="0006033E"/>
    <w:rsid w:val="00060957"/>
    <w:rsid w:val="0006155B"/>
    <w:rsid w:val="0006197E"/>
    <w:rsid w:val="00061CED"/>
    <w:rsid w:val="0006482A"/>
    <w:rsid w:val="00064E25"/>
    <w:rsid w:val="000669C1"/>
    <w:rsid w:val="00066A97"/>
    <w:rsid w:val="00066C71"/>
    <w:rsid w:val="00067049"/>
    <w:rsid w:val="00070080"/>
    <w:rsid w:val="0007140C"/>
    <w:rsid w:val="00071706"/>
    <w:rsid w:val="000719DF"/>
    <w:rsid w:val="000721D7"/>
    <w:rsid w:val="00074200"/>
    <w:rsid w:val="000750E4"/>
    <w:rsid w:val="0007534D"/>
    <w:rsid w:val="0007586B"/>
    <w:rsid w:val="00075928"/>
    <w:rsid w:val="00075BD1"/>
    <w:rsid w:val="00076A6D"/>
    <w:rsid w:val="000771BD"/>
    <w:rsid w:val="000772C2"/>
    <w:rsid w:val="000773A9"/>
    <w:rsid w:val="000777D9"/>
    <w:rsid w:val="00077A8F"/>
    <w:rsid w:val="0008096E"/>
    <w:rsid w:val="00080EBB"/>
    <w:rsid w:val="00081DE0"/>
    <w:rsid w:val="00081FF3"/>
    <w:rsid w:val="00083C67"/>
    <w:rsid w:val="00084C3B"/>
    <w:rsid w:val="000854BF"/>
    <w:rsid w:val="0008774F"/>
    <w:rsid w:val="000879A6"/>
    <w:rsid w:val="00087A13"/>
    <w:rsid w:val="00090219"/>
    <w:rsid w:val="000907D9"/>
    <w:rsid w:val="000914AD"/>
    <w:rsid w:val="000923FA"/>
    <w:rsid w:val="00092544"/>
    <w:rsid w:val="000940E6"/>
    <w:rsid w:val="000941A3"/>
    <w:rsid w:val="00095C08"/>
    <w:rsid w:val="00095E45"/>
    <w:rsid w:val="00096A3F"/>
    <w:rsid w:val="000978B4"/>
    <w:rsid w:val="00097E2B"/>
    <w:rsid w:val="000A060C"/>
    <w:rsid w:val="000A0B2E"/>
    <w:rsid w:val="000A1840"/>
    <w:rsid w:val="000A19BF"/>
    <w:rsid w:val="000A1A45"/>
    <w:rsid w:val="000A1AC7"/>
    <w:rsid w:val="000A280A"/>
    <w:rsid w:val="000A457A"/>
    <w:rsid w:val="000A45DF"/>
    <w:rsid w:val="000A528C"/>
    <w:rsid w:val="000A60E9"/>
    <w:rsid w:val="000A61BE"/>
    <w:rsid w:val="000A6853"/>
    <w:rsid w:val="000A6AE6"/>
    <w:rsid w:val="000A6CF6"/>
    <w:rsid w:val="000B0702"/>
    <w:rsid w:val="000B0F46"/>
    <w:rsid w:val="000B1772"/>
    <w:rsid w:val="000B2901"/>
    <w:rsid w:val="000B2FB7"/>
    <w:rsid w:val="000B39E5"/>
    <w:rsid w:val="000B3F0A"/>
    <w:rsid w:val="000B3F82"/>
    <w:rsid w:val="000B40A1"/>
    <w:rsid w:val="000B5CE6"/>
    <w:rsid w:val="000B5E64"/>
    <w:rsid w:val="000B640E"/>
    <w:rsid w:val="000B6B36"/>
    <w:rsid w:val="000B7185"/>
    <w:rsid w:val="000C02EB"/>
    <w:rsid w:val="000C0767"/>
    <w:rsid w:val="000C0EBE"/>
    <w:rsid w:val="000C109C"/>
    <w:rsid w:val="000C1135"/>
    <w:rsid w:val="000C1548"/>
    <w:rsid w:val="000C2038"/>
    <w:rsid w:val="000C2079"/>
    <w:rsid w:val="000C2A56"/>
    <w:rsid w:val="000C2C7C"/>
    <w:rsid w:val="000C3CB8"/>
    <w:rsid w:val="000C5B68"/>
    <w:rsid w:val="000C632D"/>
    <w:rsid w:val="000C6403"/>
    <w:rsid w:val="000C740C"/>
    <w:rsid w:val="000C7798"/>
    <w:rsid w:val="000C7A81"/>
    <w:rsid w:val="000C7B98"/>
    <w:rsid w:val="000D0422"/>
    <w:rsid w:val="000D0FBB"/>
    <w:rsid w:val="000D1BB3"/>
    <w:rsid w:val="000D1CEE"/>
    <w:rsid w:val="000D23CA"/>
    <w:rsid w:val="000D3B7F"/>
    <w:rsid w:val="000D40A6"/>
    <w:rsid w:val="000D4E36"/>
    <w:rsid w:val="000D6165"/>
    <w:rsid w:val="000D6280"/>
    <w:rsid w:val="000D652B"/>
    <w:rsid w:val="000D6679"/>
    <w:rsid w:val="000D7925"/>
    <w:rsid w:val="000E033C"/>
    <w:rsid w:val="000E1AD4"/>
    <w:rsid w:val="000E1DFD"/>
    <w:rsid w:val="000E2852"/>
    <w:rsid w:val="000E2880"/>
    <w:rsid w:val="000E2999"/>
    <w:rsid w:val="000E5D87"/>
    <w:rsid w:val="000E5DA7"/>
    <w:rsid w:val="000E6A32"/>
    <w:rsid w:val="000E6A96"/>
    <w:rsid w:val="000E786A"/>
    <w:rsid w:val="000F06D2"/>
    <w:rsid w:val="000F06F8"/>
    <w:rsid w:val="000F094B"/>
    <w:rsid w:val="000F0F0F"/>
    <w:rsid w:val="000F0F1D"/>
    <w:rsid w:val="000F0F20"/>
    <w:rsid w:val="000F25DA"/>
    <w:rsid w:val="000F2787"/>
    <w:rsid w:val="000F2AEA"/>
    <w:rsid w:val="000F483E"/>
    <w:rsid w:val="000F4A3A"/>
    <w:rsid w:val="000F5956"/>
    <w:rsid w:val="000F6550"/>
    <w:rsid w:val="000F66B6"/>
    <w:rsid w:val="000F6A4D"/>
    <w:rsid w:val="000F7516"/>
    <w:rsid w:val="000F7B9F"/>
    <w:rsid w:val="000F7D76"/>
    <w:rsid w:val="000F7F7E"/>
    <w:rsid w:val="00100367"/>
    <w:rsid w:val="001004B0"/>
    <w:rsid w:val="00101207"/>
    <w:rsid w:val="00103764"/>
    <w:rsid w:val="00104089"/>
    <w:rsid w:val="0010463A"/>
    <w:rsid w:val="0010513F"/>
    <w:rsid w:val="001056D7"/>
    <w:rsid w:val="0010600C"/>
    <w:rsid w:val="001064CB"/>
    <w:rsid w:val="001073C7"/>
    <w:rsid w:val="00107959"/>
    <w:rsid w:val="00107C65"/>
    <w:rsid w:val="001100A3"/>
    <w:rsid w:val="00110125"/>
    <w:rsid w:val="00110BF6"/>
    <w:rsid w:val="00111A20"/>
    <w:rsid w:val="001140CC"/>
    <w:rsid w:val="00114143"/>
    <w:rsid w:val="00115BD9"/>
    <w:rsid w:val="00115CCE"/>
    <w:rsid w:val="00115F36"/>
    <w:rsid w:val="001168CA"/>
    <w:rsid w:val="00117C6C"/>
    <w:rsid w:val="001207A8"/>
    <w:rsid w:val="00120A87"/>
    <w:rsid w:val="00120B1F"/>
    <w:rsid w:val="00120D82"/>
    <w:rsid w:val="001212E4"/>
    <w:rsid w:val="00121682"/>
    <w:rsid w:val="0012173A"/>
    <w:rsid w:val="00121999"/>
    <w:rsid w:val="001221F6"/>
    <w:rsid w:val="001227A5"/>
    <w:rsid w:val="00122B61"/>
    <w:rsid w:val="00123A62"/>
    <w:rsid w:val="00123D83"/>
    <w:rsid w:val="0012488D"/>
    <w:rsid w:val="00124F1B"/>
    <w:rsid w:val="00125FAA"/>
    <w:rsid w:val="00126A2C"/>
    <w:rsid w:val="0012764B"/>
    <w:rsid w:val="00127CB5"/>
    <w:rsid w:val="00130E30"/>
    <w:rsid w:val="00131CA8"/>
    <w:rsid w:val="001320FA"/>
    <w:rsid w:val="00132312"/>
    <w:rsid w:val="0013352C"/>
    <w:rsid w:val="00133B7A"/>
    <w:rsid w:val="00133E56"/>
    <w:rsid w:val="00134179"/>
    <w:rsid w:val="00134DF5"/>
    <w:rsid w:val="001360F7"/>
    <w:rsid w:val="00136303"/>
    <w:rsid w:val="00136C12"/>
    <w:rsid w:val="00137454"/>
    <w:rsid w:val="001378C6"/>
    <w:rsid w:val="00137902"/>
    <w:rsid w:val="00137D72"/>
    <w:rsid w:val="00140245"/>
    <w:rsid w:val="001405D8"/>
    <w:rsid w:val="00140801"/>
    <w:rsid w:val="00140947"/>
    <w:rsid w:val="00140A32"/>
    <w:rsid w:val="00141962"/>
    <w:rsid w:val="00141BA0"/>
    <w:rsid w:val="00142165"/>
    <w:rsid w:val="00142616"/>
    <w:rsid w:val="00143BA6"/>
    <w:rsid w:val="00143BFC"/>
    <w:rsid w:val="00143F82"/>
    <w:rsid w:val="00144C2B"/>
    <w:rsid w:val="00145E4C"/>
    <w:rsid w:val="00145F5F"/>
    <w:rsid w:val="00146380"/>
    <w:rsid w:val="00147600"/>
    <w:rsid w:val="00147E47"/>
    <w:rsid w:val="001508B5"/>
    <w:rsid w:val="00150B63"/>
    <w:rsid w:val="0015134C"/>
    <w:rsid w:val="00153A83"/>
    <w:rsid w:val="00153B25"/>
    <w:rsid w:val="00153D38"/>
    <w:rsid w:val="0015421F"/>
    <w:rsid w:val="001563C9"/>
    <w:rsid w:val="00156BE3"/>
    <w:rsid w:val="00156F6E"/>
    <w:rsid w:val="001573C4"/>
    <w:rsid w:val="0016062C"/>
    <w:rsid w:val="00160956"/>
    <w:rsid w:val="00160E0F"/>
    <w:rsid w:val="001613A8"/>
    <w:rsid w:val="00162573"/>
    <w:rsid w:val="001626AB"/>
    <w:rsid w:val="001629D0"/>
    <w:rsid w:val="00162D7E"/>
    <w:rsid w:val="00163CE4"/>
    <w:rsid w:val="00163E05"/>
    <w:rsid w:val="00163E43"/>
    <w:rsid w:val="001640A1"/>
    <w:rsid w:val="001643C9"/>
    <w:rsid w:val="001648C9"/>
    <w:rsid w:val="00165DA8"/>
    <w:rsid w:val="00166373"/>
    <w:rsid w:val="0016640D"/>
    <w:rsid w:val="00167621"/>
    <w:rsid w:val="001678A8"/>
    <w:rsid w:val="00167C2F"/>
    <w:rsid w:val="00171C07"/>
    <w:rsid w:val="00172597"/>
    <w:rsid w:val="0017347B"/>
    <w:rsid w:val="00173519"/>
    <w:rsid w:val="00173A22"/>
    <w:rsid w:val="001742A9"/>
    <w:rsid w:val="0017491C"/>
    <w:rsid w:val="00175254"/>
    <w:rsid w:val="001758C2"/>
    <w:rsid w:val="00176D18"/>
    <w:rsid w:val="00177DE2"/>
    <w:rsid w:val="00180410"/>
    <w:rsid w:val="00180FA4"/>
    <w:rsid w:val="0018141E"/>
    <w:rsid w:val="0018172B"/>
    <w:rsid w:val="00181FF9"/>
    <w:rsid w:val="0018245A"/>
    <w:rsid w:val="00182AE2"/>
    <w:rsid w:val="00182E82"/>
    <w:rsid w:val="001831A5"/>
    <w:rsid w:val="001833FC"/>
    <w:rsid w:val="00183503"/>
    <w:rsid w:val="0018396B"/>
    <w:rsid w:val="00184456"/>
    <w:rsid w:val="00184E8D"/>
    <w:rsid w:val="001852CA"/>
    <w:rsid w:val="00186CF4"/>
    <w:rsid w:val="0018789C"/>
    <w:rsid w:val="00187908"/>
    <w:rsid w:val="00187D7E"/>
    <w:rsid w:val="0019003C"/>
    <w:rsid w:val="00190CF4"/>
    <w:rsid w:val="00190F85"/>
    <w:rsid w:val="00190F8F"/>
    <w:rsid w:val="001922CE"/>
    <w:rsid w:val="0019262D"/>
    <w:rsid w:val="00192A1C"/>
    <w:rsid w:val="00193704"/>
    <w:rsid w:val="00193AC7"/>
    <w:rsid w:val="00193B0E"/>
    <w:rsid w:val="00194435"/>
    <w:rsid w:val="001944BA"/>
    <w:rsid w:val="00194B2D"/>
    <w:rsid w:val="00196860"/>
    <w:rsid w:val="0019692E"/>
    <w:rsid w:val="00197590"/>
    <w:rsid w:val="00197957"/>
    <w:rsid w:val="00197E5E"/>
    <w:rsid w:val="001A005F"/>
    <w:rsid w:val="001A039F"/>
    <w:rsid w:val="001A0BEA"/>
    <w:rsid w:val="001A1872"/>
    <w:rsid w:val="001A26D0"/>
    <w:rsid w:val="001A272F"/>
    <w:rsid w:val="001A296F"/>
    <w:rsid w:val="001A2E9A"/>
    <w:rsid w:val="001A37DE"/>
    <w:rsid w:val="001A3F1B"/>
    <w:rsid w:val="001A4188"/>
    <w:rsid w:val="001A5953"/>
    <w:rsid w:val="001A5C72"/>
    <w:rsid w:val="001A5DE3"/>
    <w:rsid w:val="001A5E20"/>
    <w:rsid w:val="001A6B2A"/>
    <w:rsid w:val="001A7087"/>
    <w:rsid w:val="001A732E"/>
    <w:rsid w:val="001B012C"/>
    <w:rsid w:val="001B03BC"/>
    <w:rsid w:val="001B0609"/>
    <w:rsid w:val="001B11E9"/>
    <w:rsid w:val="001B121A"/>
    <w:rsid w:val="001B27C9"/>
    <w:rsid w:val="001B2F1D"/>
    <w:rsid w:val="001B3B69"/>
    <w:rsid w:val="001B3E22"/>
    <w:rsid w:val="001B45A4"/>
    <w:rsid w:val="001B4868"/>
    <w:rsid w:val="001B48C3"/>
    <w:rsid w:val="001B4929"/>
    <w:rsid w:val="001B5414"/>
    <w:rsid w:val="001B582C"/>
    <w:rsid w:val="001B5C3A"/>
    <w:rsid w:val="001B6CF0"/>
    <w:rsid w:val="001B75EB"/>
    <w:rsid w:val="001B77E4"/>
    <w:rsid w:val="001C1487"/>
    <w:rsid w:val="001C153A"/>
    <w:rsid w:val="001C1B2B"/>
    <w:rsid w:val="001C1EB1"/>
    <w:rsid w:val="001C27E7"/>
    <w:rsid w:val="001C2B4C"/>
    <w:rsid w:val="001C316B"/>
    <w:rsid w:val="001C445F"/>
    <w:rsid w:val="001C554E"/>
    <w:rsid w:val="001C5608"/>
    <w:rsid w:val="001C6990"/>
    <w:rsid w:val="001C6D85"/>
    <w:rsid w:val="001C7554"/>
    <w:rsid w:val="001C7A1B"/>
    <w:rsid w:val="001D010B"/>
    <w:rsid w:val="001D13B7"/>
    <w:rsid w:val="001D1659"/>
    <w:rsid w:val="001D1667"/>
    <w:rsid w:val="001D16C1"/>
    <w:rsid w:val="001D16DB"/>
    <w:rsid w:val="001D3233"/>
    <w:rsid w:val="001D3331"/>
    <w:rsid w:val="001D36D7"/>
    <w:rsid w:val="001D40A3"/>
    <w:rsid w:val="001D444C"/>
    <w:rsid w:val="001D44F5"/>
    <w:rsid w:val="001D452F"/>
    <w:rsid w:val="001D502D"/>
    <w:rsid w:val="001D57C7"/>
    <w:rsid w:val="001D613B"/>
    <w:rsid w:val="001D63F0"/>
    <w:rsid w:val="001D687F"/>
    <w:rsid w:val="001D6C60"/>
    <w:rsid w:val="001D74D7"/>
    <w:rsid w:val="001D7611"/>
    <w:rsid w:val="001D7688"/>
    <w:rsid w:val="001D798F"/>
    <w:rsid w:val="001D7A61"/>
    <w:rsid w:val="001E2A80"/>
    <w:rsid w:val="001E2E6B"/>
    <w:rsid w:val="001E339E"/>
    <w:rsid w:val="001E4125"/>
    <w:rsid w:val="001E42E8"/>
    <w:rsid w:val="001E4A4E"/>
    <w:rsid w:val="001E4C2C"/>
    <w:rsid w:val="001E4CE0"/>
    <w:rsid w:val="001E53B3"/>
    <w:rsid w:val="001E561A"/>
    <w:rsid w:val="001E5997"/>
    <w:rsid w:val="001E6088"/>
    <w:rsid w:val="001E6B4F"/>
    <w:rsid w:val="001E78CA"/>
    <w:rsid w:val="001F0D95"/>
    <w:rsid w:val="001F0DCB"/>
    <w:rsid w:val="001F1025"/>
    <w:rsid w:val="001F127D"/>
    <w:rsid w:val="001F3006"/>
    <w:rsid w:val="001F3E7D"/>
    <w:rsid w:val="001F3F18"/>
    <w:rsid w:val="001F420C"/>
    <w:rsid w:val="001F644E"/>
    <w:rsid w:val="001F69A8"/>
    <w:rsid w:val="001F6D22"/>
    <w:rsid w:val="001F7735"/>
    <w:rsid w:val="002006DA"/>
    <w:rsid w:val="00201203"/>
    <w:rsid w:val="00201653"/>
    <w:rsid w:val="00202269"/>
    <w:rsid w:val="0020301E"/>
    <w:rsid w:val="002031D0"/>
    <w:rsid w:val="002037E7"/>
    <w:rsid w:val="002041B2"/>
    <w:rsid w:val="00205D9B"/>
    <w:rsid w:val="00205DF7"/>
    <w:rsid w:val="00206362"/>
    <w:rsid w:val="00206414"/>
    <w:rsid w:val="00206607"/>
    <w:rsid w:val="0020682C"/>
    <w:rsid w:val="0020688A"/>
    <w:rsid w:val="00207450"/>
    <w:rsid w:val="00210A5D"/>
    <w:rsid w:val="00210A7B"/>
    <w:rsid w:val="002110C1"/>
    <w:rsid w:val="00211B9A"/>
    <w:rsid w:val="00213A2E"/>
    <w:rsid w:val="002149A4"/>
    <w:rsid w:val="00215AB1"/>
    <w:rsid w:val="00216333"/>
    <w:rsid w:val="00221F2B"/>
    <w:rsid w:val="002229AF"/>
    <w:rsid w:val="00222B05"/>
    <w:rsid w:val="002233B4"/>
    <w:rsid w:val="0022420A"/>
    <w:rsid w:val="00224937"/>
    <w:rsid w:val="00224E0D"/>
    <w:rsid w:val="00224F9F"/>
    <w:rsid w:val="0022577A"/>
    <w:rsid w:val="00225DEE"/>
    <w:rsid w:val="00225EDC"/>
    <w:rsid w:val="002261DB"/>
    <w:rsid w:val="0022685A"/>
    <w:rsid w:val="00227018"/>
    <w:rsid w:val="00227083"/>
    <w:rsid w:val="00227294"/>
    <w:rsid w:val="00227314"/>
    <w:rsid w:val="00227504"/>
    <w:rsid w:val="00227EFD"/>
    <w:rsid w:val="002307F6"/>
    <w:rsid w:val="00231260"/>
    <w:rsid w:val="00231652"/>
    <w:rsid w:val="00231701"/>
    <w:rsid w:val="00233A0D"/>
    <w:rsid w:val="002351FF"/>
    <w:rsid w:val="00235EBB"/>
    <w:rsid w:val="00235F26"/>
    <w:rsid w:val="002362D4"/>
    <w:rsid w:val="002368D1"/>
    <w:rsid w:val="0023797B"/>
    <w:rsid w:val="002379F3"/>
    <w:rsid w:val="0024045C"/>
    <w:rsid w:val="00240845"/>
    <w:rsid w:val="00241403"/>
    <w:rsid w:val="0024149F"/>
    <w:rsid w:val="002416A1"/>
    <w:rsid w:val="00241991"/>
    <w:rsid w:val="00243301"/>
    <w:rsid w:val="00244A4A"/>
    <w:rsid w:val="002455BA"/>
    <w:rsid w:val="00245982"/>
    <w:rsid w:val="00245FEC"/>
    <w:rsid w:val="002465DE"/>
    <w:rsid w:val="00247882"/>
    <w:rsid w:val="00247CD3"/>
    <w:rsid w:val="00247EF6"/>
    <w:rsid w:val="00247F1B"/>
    <w:rsid w:val="00250E4B"/>
    <w:rsid w:val="00251EC0"/>
    <w:rsid w:val="00252585"/>
    <w:rsid w:val="002528FB"/>
    <w:rsid w:val="00253B2B"/>
    <w:rsid w:val="0025415A"/>
    <w:rsid w:val="002543CD"/>
    <w:rsid w:val="002560B5"/>
    <w:rsid w:val="002566AD"/>
    <w:rsid w:val="0025683E"/>
    <w:rsid w:val="00260981"/>
    <w:rsid w:val="00261D89"/>
    <w:rsid w:val="0026275F"/>
    <w:rsid w:val="00262E95"/>
    <w:rsid w:val="002633A4"/>
    <w:rsid w:val="002638CA"/>
    <w:rsid w:val="00264204"/>
    <w:rsid w:val="00265343"/>
    <w:rsid w:val="002654A1"/>
    <w:rsid w:val="0026555A"/>
    <w:rsid w:val="00265ABD"/>
    <w:rsid w:val="00265D36"/>
    <w:rsid w:val="002665C8"/>
    <w:rsid w:val="00266912"/>
    <w:rsid w:val="00266D5F"/>
    <w:rsid w:val="00267192"/>
    <w:rsid w:val="00271523"/>
    <w:rsid w:val="00271679"/>
    <w:rsid w:val="00271C89"/>
    <w:rsid w:val="00272B0A"/>
    <w:rsid w:val="0027508E"/>
    <w:rsid w:val="002757C1"/>
    <w:rsid w:val="00275B1C"/>
    <w:rsid w:val="00275D57"/>
    <w:rsid w:val="00276B2C"/>
    <w:rsid w:val="00276D7D"/>
    <w:rsid w:val="002775EF"/>
    <w:rsid w:val="002807D2"/>
    <w:rsid w:val="002809A7"/>
    <w:rsid w:val="002817C0"/>
    <w:rsid w:val="00281A20"/>
    <w:rsid w:val="00281AC4"/>
    <w:rsid w:val="002820ED"/>
    <w:rsid w:val="00282150"/>
    <w:rsid w:val="002825BD"/>
    <w:rsid w:val="002828BE"/>
    <w:rsid w:val="00282CE8"/>
    <w:rsid w:val="0028376B"/>
    <w:rsid w:val="00283D27"/>
    <w:rsid w:val="00283FB5"/>
    <w:rsid w:val="0028424C"/>
    <w:rsid w:val="002844A3"/>
    <w:rsid w:val="00284E7D"/>
    <w:rsid w:val="00285D42"/>
    <w:rsid w:val="0028615E"/>
    <w:rsid w:val="00286FF9"/>
    <w:rsid w:val="002875C5"/>
    <w:rsid w:val="0028782C"/>
    <w:rsid w:val="00290AE5"/>
    <w:rsid w:val="00290B09"/>
    <w:rsid w:val="0029276A"/>
    <w:rsid w:val="00292B85"/>
    <w:rsid w:val="00292FF6"/>
    <w:rsid w:val="00293494"/>
    <w:rsid w:val="002944F7"/>
    <w:rsid w:val="002957CE"/>
    <w:rsid w:val="00296401"/>
    <w:rsid w:val="002964C5"/>
    <w:rsid w:val="00296DCE"/>
    <w:rsid w:val="00297070"/>
    <w:rsid w:val="002A0D41"/>
    <w:rsid w:val="002A15B8"/>
    <w:rsid w:val="002A2387"/>
    <w:rsid w:val="002A23D3"/>
    <w:rsid w:val="002A26B4"/>
    <w:rsid w:val="002A2F6C"/>
    <w:rsid w:val="002A4FFD"/>
    <w:rsid w:val="002A513D"/>
    <w:rsid w:val="002A627E"/>
    <w:rsid w:val="002A6443"/>
    <w:rsid w:val="002A6D43"/>
    <w:rsid w:val="002A709C"/>
    <w:rsid w:val="002A77E9"/>
    <w:rsid w:val="002A7A97"/>
    <w:rsid w:val="002A7C0E"/>
    <w:rsid w:val="002B00CA"/>
    <w:rsid w:val="002B03C6"/>
    <w:rsid w:val="002B06B8"/>
    <w:rsid w:val="002B0C43"/>
    <w:rsid w:val="002B16B4"/>
    <w:rsid w:val="002B17B1"/>
    <w:rsid w:val="002B1D5F"/>
    <w:rsid w:val="002B247C"/>
    <w:rsid w:val="002B3FDC"/>
    <w:rsid w:val="002B4040"/>
    <w:rsid w:val="002B545A"/>
    <w:rsid w:val="002B6122"/>
    <w:rsid w:val="002B6C27"/>
    <w:rsid w:val="002B6D8A"/>
    <w:rsid w:val="002B76D2"/>
    <w:rsid w:val="002C12E9"/>
    <w:rsid w:val="002C152C"/>
    <w:rsid w:val="002C15E0"/>
    <w:rsid w:val="002C26E4"/>
    <w:rsid w:val="002C36EC"/>
    <w:rsid w:val="002C466C"/>
    <w:rsid w:val="002C513B"/>
    <w:rsid w:val="002C5733"/>
    <w:rsid w:val="002C5D6F"/>
    <w:rsid w:val="002C78AB"/>
    <w:rsid w:val="002D032B"/>
    <w:rsid w:val="002D0CA2"/>
    <w:rsid w:val="002D1458"/>
    <w:rsid w:val="002D1560"/>
    <w:rsid w:val="002D27A8"/>
    <w:rsid w:val="002D2F79"/>
    <w:rsid w:val="002D3282"/>
    <w:rsid w:val="002D3850"/>
    <w:rsid w:val="002D3E10"/>
    <w:rsid w:val="002D42CD"/>
    <w:rsid w:val="002D432E"/>
    <w:rsid w:val="002D5102"/>
    <w:rsid w:val="002D53B8"/>
    <w:rsid w:val="002D5BAF"/>
    <w:rsid w:val="002D60A8"/>
    <w:rsid w:val="002D614D"/>
    <w:rsid w:val="002D6A39"/>
    <w:rsid w:val="002E0B6E"/>
    <w:rsid w:val="002E1973"/>
    <w:rsid w:val="002E1CB8"/>
    <w:rsid w:val="002E2409"/>
    <w:rsid w:val="002E2BD9"/>
    <w:rsid w:val="002E2FA4"/>
    <w:rsid w:val="002E3794"/>
    <w:rsid w:val="002E3CDA"/>
    <w:rsid w:val="002E4370"/>
    <w:rsid w:val="002E4F2B"/>
    <w:rsid w:val="002E5BF1"/>
    <w:rsid w:val="002E64BA"/>
    <w:rsid w:val="002E6F40"/>
    <w:rsid w:val="002E75A5"/>
    <w:rsid w:val="002E7F44"/>
    <w:rsid w:val="002F053B"/>
    <w:rsid w:val="002F132F"/>
    <w:rsid w:val="002F191E"/>
    <w:rsid w:val="002F243A"/>
    <w:rsid w:val="002F2528"/>
    <w:rsid w:val="002F26DF"/>
    <w:rsid w:val="002F3B43"/>
    <w:rsid w:val="002F4185"/>
    <w:rsid w:val="002F4B80"/>
    <w:rsid w:val="002F6608"/>
    <w:rsid w:val="002F6670"/>
    <w:rsid w:val="002F686D"/>
    <w:rsid w:val="002F69A9"/>
    <w:rsid w:val="002F6A0C"/>
    <w:rsid w:val="002F6C64"/>
    <w:rsid w:val="002F749F"/>
    <w:rsid w:val="002F74B1"/>
    <w:rsid w:val="003000DC"/>
    <w:rsid w:val="00300898"/>
    <w:rsid w:val="00300DE6"/>
    <w:rsid w:val="00300F00"/>
    <w:rsid w:val="0030106D"/>
    <w:rsid w:val="00301519"/>
    <w:rsid w:val="0030169C"/>
    <w:rsid w:val="00303687"/>
    <w:rsid w:val="00303A1F"/>
    <w:rsid w:val="00303FA4"/>
    <w:rsid w:val="00304936"/>
    <w:rsid w:val="00305939"/>
    <w:rsid w:val="00307024"/>
    <w:rsid w:val="003079DC"/>
    <w:rsid w:val="00311A75"/>
    <w:rsid w:val="003127FB"/>
    <w:rsid w:val="00312DE4"/>
    <w:rsid w:val="00313AE8"/>
    <w:rsid w:val="003145B4"/>
    <w:rsid w:val="00314EF9"/>
    <w:rsid w:val="003152B2"/>
    <w:rsid w:val="0031592F"/>
    <w:rsid w:val="003166A9"/>
    <w:rsid w:val="00316D3D"/>
    <w:rsid w:val="003176BC"/>
    <w:rsid w:val="00320009"/>
    <w:rsid w:val="00320664"/>
    <w:rsid w:val="003209CA"/>
    <w:rsid w:val="00320C38"/>
    <w:rsid w:val="00321141"/>
    <w:rsid w:val="00321EB2"/>
    <w:rsid w:val="00322273"/>
    <w:rsid w:val="0032261C"/>
    <w:rsid w:val="003229E1"/>
    <w:rsid w:val="00324223"/>
    <w:rsid w:val="00324E3F"/>
    <w:rsid w:val="00325F61"/>
    <w:rsid w:val="00326165"/>
    <w:rsid w:val="003264BA"/>
    <w:rsid w:val="003275BF"/>
    <w:rsid w:val="0032786B"/>
    <w:rsid w:val="003279E8"/>
    <w:rsid w:val="00327DCB"/>
    <w:rsid w:val="00330739"/>
    <w:rsid w:val="00330C96"/>
    <w:rsid w:val="003314F4"/>
    <w:rsid w:val="003328B3"/>
    <w:rsid w:val="00334111"/>
    <w:rsid w:val="0033412D"/>
    <w:rsid w:val="003341A0"/>
    <w:rsid w:val="0033594C"/>
    <w:rsid w:val="00335DA9"/>
    <w:rsid w:val="00336114"/>
    <w:rsid w:val="00336B2A"/>
    <w:rsid w:val="00337617"/>
    <w:rsid w:val="003378F5"/>
    <w:rsid w:val="003404E4"/>
    <w:rsid w:val="00340C66"/>
    <w:rsid w:val="00341B46"/>
    <w:rsid w:val="003420DB"/>
    <w:rsid w:val="003424BE"/>
    <w:rsid w:val="00343179"/>
    <w:rsid w:val="00343C2B"/>
    <w:rsid w:val="00343DA6"/>
    <w:rsid w:val="003440C2"/>
    <w:rsid w:val="00344184"/>
    <w:rsid w:val="00344884"/>
    <w:rsid w:val="003461F1"/>
    <w:rsid w:val="0034643F"/>
    <w:rsid w:val="003477BE"/>
    <w:rsid w:val="0035004D"/>
    <w:rsid w:val="003502C3"/>
    <w:rsid w:val="0035064D"/>
    <w:rsid w:val="0035120F"/>
    <w:rsid w:val="003518B2"/>
    <w:rsid w:val="00351C6A"/>
    <w:rsid w:val="003526BF"/>
    <w:rsid w:val="00352885"/>
    <w:rsid w:val="00352BAA"/>
    <w:rsid w:val="00352D40"/>
    <w:rsid w:val="003532F0"/>
    <w:rsid w:val="003535C9"/>
    <w:rsid w:val="00353636"/>
    <w:rsid w:val="003538E5"/>
    <w:rsid w:val="003545D9"/>
    <w:rsid w:val="00355017"/>
    <w:rsid w:val="00355A25"/>
    <w:rsid w:val="0035657C"/>
    <w:rsid w:val="00357117"/>
    <w:rsid w:val="003602B0"/>
    <w:rsid w:val="00361B8E"/>
    <w:rsid w:val="00361CD6"/>
    <w:rsid w:val="0036222C"/>
    <w:rsid w:val="003648EA"/>
    <w:rsid w:val="00364A06"/>
    <w:rsid w:val="003659B6"/>
    <w:rsid w:val="00365AC3"/>
    <w:rsid w:val="00367490"/>
    <w:rsid w:val="00367529"/>
    <w:rsid w:val="00370042"/>
    <w:rsid w:val="003701F0"/>
    <w:rsid w:val="00370288"/>
    <w:rsid w:val="003705F1"/>
    <w:rsid w:val="003706A7"/>
    <w:rsid w:val="00372235"/>
    <w:rsid w:val="00372EE8"/>
    <w:rsid w:val="0037342F"/>
    <w:rsid w:val="0037382C"/>
    <w:rsid w:val="00374A60"/>
    <w:rsid w:val="00374F49"/>
    <w:rsid w:val="00375061"/>
    <w:rsid w:val="00375729"/>
    <w:rsid w:val="00375D4A"/>
    <w:rsid w:val="00375E71"/>
    <w:rsid w:val="00375F0C"/>
    <w:rsid w:val="00375F65"/>
    <w:rsid w:val="0037659B"/>
    <w:rsid w:val="003767AA"/>
    <w:rsid w:val="00376CCF"/>
    <w:rsid w:val="003772C0"/>
    <w:rsid w:val="00377E96"/>
    <w:rsid w:val="0038056C"/>
    <w:rsid w:val="00382982"/>
    <w:rsid w:val="00382BE3"/>
    <w:rsid w:val="00382C0A"/>
    <w:rsid w:val="00382CC5"/>
    <w:rsid w:val="003834B3"/>
    <w:rsid w:val="003835F3"/>
    <w:rsid w:val="0038462B"/>
    <w:rsid w:val="00385470"/>
    <w:rsid w:val="00386A20"/>
    <w:rsid w:val="003871F9"/>
    <w:rsid w:val="00387500"/>
    <w:rsid w:val="00387627"/>
    <w:rsid w:val="00387B2F"/>
    <w:rsid w:val="00387FEF"/>
    <w:rsid w:val="003904BD"/>
    <w:rsid w:val="0039076C"/>
    <w:rsid w:val="003918DC"/>
    <w:rsid w:val="00392DE2"/>
    <w:rsid w:val="00393BB1"/>
    <w:rsid w:val="0039480C"/>
    <w:rsid w:val="00394A4C"/>
    <w:rsid w:val="0039506F"/>
    <w:rsid w:val="003950BA"/>
    <w:rsid w:val="00395141"/>
    <w:rsid w:val="00396269"/>
    <w:rsid w:val="0039755D"/>
    <w:rsid w:val="003A07B5"/>
    <w:rsid w:val="003A144A"/>
    <w:rsid w:val="003A1BE9"/>
    <w:rsid w:val="003A28A3"/>
    <w:rsid w:val="003A2A5C"/>
    <w:rsid w:val="003A2A93"/>
    <w:rsid w:val="003A2D3B"/>
    <w:rsid w:val="003A2F9F"/>
    <w:rsid w:val="003A4460"/>
    <w:rsid w:val="003A552C"/>
    <w:rsid w:val="003A58E5"/>
    <w:rsid w:val="003A5B1E"/>
    <w:rsid w:val="003A668B"/>
    <w:rsid w:val="003A6937"/>
    <w:rsid w:val="003A78D4"/>
    <w:rsid w:val="003A7C02"/>
    <w:rsid w:val="003A7C25"/>
    <w:rsid w:val="003B0C74"/>
    <w:rsid w:val="003B26B2"/>
    <w:rsid w:val="003B2962"/>
    <w:rsid w:val="003B31D6"/>
    <w:rsid w:val="003B3468"/>
    <w:rsid w:val="003B38CA"/>
    <w:rsid w:val="003B3D93"/>
    <w:rsid w:val="003B44F6"/>
    <w:rsid w:val="003B4884"/>
    <w:rsid w:val="003B53C2"/>
    <w:rsid w:val="003B54BD"/>
    <w:rsid w:val="003B5AAF"/>
    <w:rsid w:val="003B648F"/>
    <w:rsid w:val="003B6529"/>
    <w:rsid w:val="003B6E33"/>
    <w:rsid w:val="003B7530"/>
    <w:rsid w:val="003C0AD2"/>
    <w:rsid w:val="003C0F04"/>
    <w:rsid w:val="003C1182"/>
    <w:rsid w:val="003C11A2"/>
    <w:rsid w:val="003C13F6"/>
    <w:rsid w:val="003C15DB"/>
    <w:rsid w:val="003C161E"/>
    <w:rsid w:val="003C2904"/>
    <w:rsid w:val="003C306F"/>
    <w:rsid w:val="003C33BB"/>
    <w:rsid w:val="003C37CA"/>
    <w:rsid w:val="003C3AD1"/>
    <w:rsid w:val="003C4934"/>
    <w:rsid w:val="003C52F8"/>
    <w:rsid w:val="003C5409"/>
    <w:rsid w:val="003C5F50"/>
    <w:rsid w:val="003C60E1"/>
    <w:rsid w:val="003C623E"/>
    <w:rsid w:val="003C635B"/>
    <w:rsid w:val="003C6471"/>
    <w:rsid w:val="003C6D0F"/>
    <w:rsid w:val="003C7801"/>
    <w:rsid w:val="003D1324"/>
    <w:rsid w:val="003D1865"/>
    <w:rsid w:val="003D1C45"/>
    <w:rsid w:val="003D1DB2"/>
    <w:rsid w:val="003D2F70"/>
    <w:rsid w:val="003D493D"/>
    <w:rsid w:val="003D5B98"/>
    <w:rsid w:val="003D5E21"/>
    <w:rsid w:val="003D6ACB"/>
    <w:rsid w:val="003D7DFE"/>
    <w:rsid w:val="003E0954"/>
    <w:rsid w:val="003E16EF"/>
    <w:rsid w:val="003E2A65"/>
    <w:rsid w:val="003E3721"/>
    <w:rsid w:val="003E4117"/>
    <w:rsid w:val="003E42F3"/>
    <w:rsid w:val="003E474A"/>
    <w:rsid w:val="003E4959"/>
    <w:rsid w:val="003E57C4"/>
    <w:rsid w:val="003E6A70"/>
    <w:rsid w:val="003F08F3"/>
    <w:rsid w:val="003F0A0F"/>
    <w:rsid w:val="003F1004"/>
    <w:rsid w:val="003F15F6"/>
    <w:rsid w:val="003F274A"/>
    <w:rsid w:val="003F2876"/>
    <w:rsid w:val="003F2AB6"/>
    <w:rsid w:val="003F2BCC"/>
    <w:rsid w:val="003F4115"/>
    <w:rsid w:val="003F517B"/>
    <w:rsid w:val="003F588A"/>
    <w:rsid w:val="003F6D64"/>
    <w:rsid w:val="003F7046"/>
    <w:rsid w:val="003F73F5"/>
    <w:rsid w:val="003F76E9"/>
    <w:rsid w:val="003F7995"/>
    <w:rsid w:val="003F7C3E"/>
    <w:rsid w:val="004004AE"/>
    <w:rsid w:val="00402840"/>
    <w:rsid w:val="00402CA5"/>
    <w:rsid w:val="00403B0F"/>
    <w:rsid w:val="004046AE"/>
    <w:rsid w:val="0040471E"/>
    <w:rsid w:val="00405F4B"/>
    <w:rsid w:val="004060BE"/>
    <w:rsid w:val="004067ED"/>
    <w:rsid w:val="00406A03"/>
    <w:rsid w:val="00407363"/>
    <w:rsid w:val="004102D9"/>
    <w:rsid w:val="004105B4"/>
    <w:rsid w:val="00411EF9"/>
    <w:rsid w:val="00412761"/>
    <w:rsid w:val="00412768"/>
    <w:rsid w:val="00413210"/>
    <w:rsid w:val="00413A6F"/>
    <w:rsid w:val="00413DED"/>
    <w:rsid w:val="00413F19"/>
    <w:rsid w:val="00414129"/>
    <w:rsid w:val="00414CC4"/>
    <w:rsid w:val="004153A3"/>
    <w:rsid w:val="00415594"/>
    <w:rsid w:val="00415822"/>
    <w:rsid w:val="00415CAE"/>
    <w:rsid w:val="0041637F"/>
    <w:rsid w:val="004170C6"/>
    <w:rsid w:val="00417334"/>
    <w:rsid w:val="004175ED"/>
    <w:rsid w:val="004179BB"/>
    <w:rsid w:val="004201F4"/>
    <w:rsid w:val="00420F36"/>
    <w:rsid w:val="0042165B"/>
    <w:rsid w:val="00421A70"/>
    <w:rsid w:val="00422D84"/>
    <w:rsid w:val="0042446D"/>
    <w:rsid w:val="00424499"/>
    <w:rsid w:val="00425034"/>
    <w:rsid w:val="0042503C"/>
    <w:rsid w:val="00426236"/>
    <w:rsid w:val="004262FA"/>
    <w:rsid w:val="00426EE5"/>
    <w:rsid w:val="004273DB"/>
    <w:rsid w:val="00427969"/>
    <w:rsid w:val="004279CC"/>
    <w:rsid w:val="00427C24"/>
    <w:rsid w:val="00427C26"/>
    <w:rsid w:val="00427FF9"/>
    <w:rsid w:val="0043146B"/>
    <w:rsid w:val="00431ADB"/>
    <w:rsid w:val="004321C1"/>
    <w:rsid w:val="00432D96"/>
    <w:rsid w:val="00434709"/>
    <w:rsid w:val="00434B3A"/>
    <w:rsid w:val="00435222"/>
    <w:rsid w:val="00435297"/>
    <w:rsid w:val="004353CA"/>
    <w:rsid w:val="004355CA"/>
    <w:rsid w:val="00436292"/>
    <w:rsid w:val="00436C86"/>
    <w:rsid w:val="0043765C"/>
    <w:rsid w:val="00437BD4"/>
    <w:rsid w:val="00437F4B"/>
    <w:rsid w:val="00440F83"/>
    <w:rsid w:val="00441E36"/>
    <w:rsid w:val="00442051"/>
    <w:rsid w:val="00442314"/>
    <w:rsid w:val="004446AD"/>
    <w:rsid w:val="0044569B"/>
    <w:rsid w:val="00445973"/>
    <w:rsid w:val="004462D2"/>
    <w:rsid w:val="00446E73"/>
    <w:rsid w:val="004478B9"/>
    <w:rsid w:val="00447C88"/>
    <w:rsid w:val="00450410"/>
    <w:rsid w:val="004504B9"/>
    <w:rsid w:val="004507E0"/>
    <w:rsid w:val="00450979"/>
    <w:rsid w:val="00451DB0"/>
    <w:rsid w:val="00452843"/>
    <w:rsid w:val="00452FCE"/>
    <w:rsid w:val="004558E8"/>
    <w:rsid w:val="00455D8C"/>
    <w:rsid w:val="00456219"/>
    <w:rsid w:val="00457389"/>
    <w:rsid w:val="0046025A"/>
    <w:rsid w:val="004602AB"/>
    <w:rsid w:val="00460870"/>
    <w:rsid w:val="00460E87"/>
    <w:rsid w:val="00461A20"/>
    <w:rsid w:val="00462731"/>
    <w:rsid w:val="00462A3F"/>
    <w:rsid w:val="00462D34"/>
    <w:rsid w:val="004632BA"/>
    <w:rsid w:val="004638E9"/>
    <w:rsid w:val="00464355"/>
    <w:rsid w:val="004652D2"/>
    <w:rsid w:val="00465434"/>
    <w:rsid w:val="00466645"/>
    <w:rsid w:val="00466C59"/>
    <w:rsid w:val="00467133"/>
    <w:rsid w:val="00467386"/>
    <w:rsid w:val="0046748D"/>
    <w:rsid w:val="004700A3"/>
    <w:rsid w:val="0047172A"/>
    <w:rsid w:val="00471D07"/>
    <w:rsid w:val="00471E71"/>
    <w:rsid w:val="00472514"/>
    <w:rsid w:val="00473521"/>
    <w:rsid w:val="00473CFA"/>
    <w:rsid w:val="00474629"/>
    <w:rsid w:val="00475045"/>
    <w:rsid w:val="00475F98"/>
    <w:rsid w:val="004764B3"/>
    <w:rsid w:val="0047690D"/>
    <w:rsid w:val="00476F78"/>
    <w:rsid w:val="0047703A"/>
    <w:rsid w:val="00477521"/>
    <w:rsid w:val="0047756A"/>
    <w:rsid w:val="00477BF7"/>
    <w:rsid w:val="00480832"/>
    <w:rsid w:val="004809FC"/>
    <w:rsid w:val="00481357"/>
    <w:rsid w:val="004819B8"/>
    <w:rsid w:val="00481EF7"/>
    <w:rsid w:val="00482632"/>
    <w:rsid w:val="004838A3"/>
    <w:rsid w:val="00483CCB"/>
    <w:rsid w:val="00483FBD"/>
    <w:rsid w:val="0048415B"/>
    <w:rsid w:val="00484369"/>
    <w:rsid w:val="0048490A"/>
    <w:rsid w:val="004856CC"/>
    <w:rsid w:val="00486AC3"/>
    <w:rsid w:val="00486D74"/>
    <w:rsid w:val="00487533"/>
    <w:rsid w:val="004878A6"/>
    <w:rsid w:val="004903D7"/>
    <w:rsid w:val="004911E1"/>
    <w:rsid w:val="0049250B"/>
    <w:rsid w:val="00492EEB"/>
    <w:rsid w:val="00492FFC"/>
    <w:rsid w:val="00493373"/>
    <w:rsid w:val="004934E8"/>
    <w:rsid w:val="00494513"/>
    <w:rsid w:val="00494625"/>
    <w:rsid w:val="00494792"/>
    <w:rsid w:val="0049565D"/>
    <w:rsid w:val="0049580D"/>
    <w:rsid w:val="00495D5E"/>
    <w:rsid w:val="0049639C"/>
    <w:rsid w:val="00497150"/>
    <w:rsid w:val="00497CA0"/>
    <w:rsid w:val="004A104F"/>
    <w:rsid w:val="004A131E"/>
    <w:rsid w:val="004A1BD9"/>
    <w:rsid w:val="004A1FEF"/>
    <w:rsid w:val="004A2047"/>
    <w:rsid w:val="004A21A1"/>
    <w:rsid w:val="004A242B"/>
    <w:rsid w:val="004A27AC"/>
    <w:rsid w:val="004A3B52"/>
    <w:rsid w:val="004A420A"/>
    <w:rsid w:val="004A47EC"/>
    <w:rsid w:val="004A5CF1"/>
    <w:rsid w:val="004A70BB"/>
    <w:rsid w:val="004A74FA"/>
    <w:rsid w:val="004A7E3F"/>
    <w:rsid w:val="004B0DEA"/>
    <w:rsid w:val="004B138B"/>
    <w:rsid w:val="004B1DAB"/>
    <w:rsid w:val="004B20D2"/>
    <w:rsid w:val="004B21FD"/>
    <w:rsid w:val="004B244F"/>
    <w:rsid w:val="004B316D"/>
    <w:rsid w:val="004B45C2"/>
    <w:rsid w:val="004B466C"/>
    <w:rsid w:val="004B4700"/>
    <w:rsid w:val="004B47E2"/>
    <w:rsid w:val="004B50DD"/>
    <w:rsid w:val="004B59B1"/>
    <w:rsid w:val="004B59CD"/>
    <w:rsid w:val="004B5AC5"/>
    <w:rsid w:val="004B62A9"/>
    <w:rsid w:val="004B630D"/>
    <w:rsid w:val="004B63A3"/>
    <w:rsid w:val="004B67C4"/>
    <w:rsid w:val="004B67F0"/>
    <w:rsid w:val="004B6A2F"/>
    <w:rsid w:val="004B7A3F"/>
    <w:rsid w:val="004C175E"/>
    <w:rsid w:val="004C22F2"/>
    <w:rsid w:val="004C2C3C"/>
    <w:rsid w:val="004C32A7"/>
    <w:rsid w:val="004C3429"/>
    <w:rsid w:val="004C4D9F"/>
    <w:rsid w:val="004C502E"/>
    <w:rsid w:val="004C530B"/>
    <w:rsid w:val="004C5E80"/>
    <w:rsid w:val="004C6407"/>
    <w:rsid w:val="004C6D35"/>
    <w:rsid w:val="004C71B1"/>
    <w:rsid w:val="004C7DE3"/>
    <w:rsid w:val="004D0264"/>
    <w:rsid w:val="004D032C"/>
    <w:rsid w:val="004D07CF"/>
    <w:rsid w:val="004D07D1"/>
    <w:rsid w:val="004D183E"/>
    <w:rsid w:val="004D1DCE"/>
    <w:rsid w:val="004D1F36"/>
    <w:rsid w:val="004D288C"/>
    <w:rsid w:val="004D2F9B"/>
    <w:rsid w:val="004D3A63"/>
    <w:rsid w:val="004D45EE"/>
    <w:rsid w:val="004D4669"/>
    <w:rsid w:val="004D5744"/>
    <w:rsid w:val="004D6435"/>
    <w:rsid w:val="004D6A96"/>
    <w:rsid w:val="004D6C42"/>
    <w:rsid w:val="004D7A06"/>
    <w:rsid w:val="004D7C79"/>
    <w:rsid w:val="004D7F79"/>
    <w:rsid w:val="004E17D6"/>
    <w:rsid w:val="004E1D1D"/>
    <w:rsid w:val="004E22F9"/>
    <w:rsid w:val="004E2B6A"/>
    <w:rsid w:val="004E2E40"/>
    <w:rsid w:val="004E3EB2"/>
    <w:rsid w:val="004E3EDD"/>
    <w:rsid w:val="004E4930"/>
    <w:rsid w:val="004E4FDF"/>
    <w:rsid w:val="004E5569"/>
    <w:rsid w:val="004E5622"/>
    <w:rsid w:val="004E5CB6"/>
    <w:rsid w:val="004E5DC5"/>
    <w:rsid w:val="004E6493"/>
    <w:rsid w:val="004E682A"/>
    <w:rsid w:val="004F1628"/>
    <w:rsid w:val="004F1822"/>
    <w:rsid w:val="004F1B4A"/>
    <w:rsid w:val="004F1F6A"/>
    <w:rsid w:val="004F2541"/>
    <w:rsid w:val="004F269C"/>
    <w:rsid w:val="004F300E"/>
    <w:rsid w:val="004F4646"/>
    <w:rsid w:val="004F5817"/>
    <w:rsid w:val="004F5B04"/>
    <w:rsid w:val="004F5D6F"/>
    <w:rsid w:val="004F6781"/>
    <w:rsid w:val="004F6788"/>
    <w:rsid w:val="004F6C35"/>
    <w:rsid w:val="004F6D40"/>
    <w:rsid w:val="004F71C4"/>
    <w:rsid w:val="005001C0"/>
    <w:rsid w:val="00500458"/>
    <w:rsid w:val="00500A50"/>
    <w:rsid w:val="00501119"/>
    <w:rsid w:val="005018F0"/>
    <w:rsid w:val="00502774"/>
    <w:rsid w:val="005028B2"/>
    <w:rsid w:val="00503141"/>
    <w:rsid w:val="00503238"/>
    <w:rsid w:val="00503357"/>
    <w:rsid w:val="00503946"/>
    <w:rsid w:val="00503B21"/>
    <w:rsid w:val="00503BEF"/>
    <w:rsid w:val="00503E95"/>
    <w:rsid w:val="00503FEF"/>
    <w:rsid w:val="0050407F"/>
    <w:rsid w:val="00505402"/>
    <w:rsid w:val="00505F42"/>
    <w:rsid w:val="00506BA4"/>
    <w:rsid w:val="00507FDE"/>
    <w:rsid w:val="00510593"/>
    <w:rsid w:val="00511242"/>
    <w:rsid w:val="00511D9A"/>
    <w:rsid w:val="00511F60"/>
    <w:rsid w:val="00512E48"/>
    <w:rsid w:val="005130C4"/>
    <w:rsid w:val="00513327"/>
    <w:rsid w:val="005134E3"/>
    <w:rsid w:val="005143FC"/>
    <w:rsid w:val="00514ADD"/>
    <w:rsid w:val="00515695"/>
    <w:rsid w:val="0051795F"/>
    <w:rsid w:val="0052004E"/>
    <w:rsid w:val="00520189"/>
    <w:rsid w:val="005208AC"/>
    <w:rsid w:val="005211A1"/>
    <w:rsid w:val="0052124D"/>
    <w:rsid w:val="005212C6"/>
    <w:rsid w:val="0052148D"/>
    <w:rsid w:val="00521AD0"/>
    <w:rsid w:val="00521E4E"/>
    <w:rsid w:val="0052201F"/>
    <w:rsid w:val="005221E7"/>
    <w:rsid w:val="0052329A"/>
    <w:rsid w:val="005237A9"/>
    <w:rsid w:val="005251DF"/>
    <w:rsid w:val="00526144"/>
    <w:rsid w:val="00526390"/>
    <w:rsid w:val="005264EE"/>
    <w:rsid w:val="00526B13"/>
    <w:rsid w:val="00527703"/>
    <w:rsid w:val="005279DF"/>
    <w:rsid w:val="00527EDD"/>
    <w:rsid w:val="00530A1E"/>
    <w:rsid w:val="00530C81"/>
    <w:rsid w:val="00532BE3"/>
    <w:rsid w:val="005355B4"/>
    <w:rsid w:val="00535AD2"/>
    <w:rsid w:val="00535E66"/>
    <w:rsid w:val="00536406"/>
    <w:rsid w:val="005364FE"/>
    <w:rsid w:val="00536BE2"/>
    <w:rsid w:val="0053708D"/>
    <w:rsid w:val="0053719B"/>
    <w:rsid w:val="00537689"/>
    <w:rsid w:val="005376FE"/>
    <w:rsid w:val="00537BF3"/>
    <w:rsid w:val="0054056C"/>
    <w:rsid w:val="00541645"/>
    <w:rsid w:val="0054183F"/>
    <w:rsid w:val="00541FDC"/>
    <w:rsid w:val="00542138"/>
    <w:rsid w:val="0054384C"/>
    <w:rsid w:val="00544820"/>
    <w:rsid w:val="00544ABE"/>
    <w:rsid w:val="00545238"/>
    <w:rsid w:val="00545912"/>
    <w:rsid w:val="0054652A"/>
    <w:rsid w:val="00546561"/>
    <w:rsid w:val="0054734A"/>
    <w:rsid w:val="0055057E"/>
    <w:rsid w:val="005507F9"/>
    <w:rsid w:val="00550E2B"/>
    <w:rsid w:val="0055115B"/>
    <w:rsid w:val="005511DB"/>
    <w:rsid w:val="00551280"/>
    <w:rsid w:val="0055128E"/>
    <w:rsid w:val="00551B30"/>
    <w:rsid w:val="00551E8F"/>
    <w:rsid w:val="00552313"/>
    <w:rsid w:val="00552D83"/>
    <w:rsid w:val="00553CAE"/>
    <w:rsid w:val="00553D15"/>
    <w:rsid w:val="00554070"/>
    <w:rsid w:val="00554B40"/>
    <w:rsid w:val="00554DE8"/>
    <w:rsid w:val="00555400"/>
    <w:rsid w:val="00555866"/>
    <w:rsid w:val="005571F4"/>
    <w:rsid w:val="005573B7"/>
    <w:rsid w:val="005601BD"/>
    <w:rsid w:val="005606AC"/>
    <w:rsid w:val="00561696"/>
    <w:rsid w:val="00561EFC"/>
    <w:rsid w:val="00562264"/>
    <w:rsid w:val="00562FEF"/>
    <w:rsid w:val="005630EA"/>
    <w:rsid w:val="00563317"/>
    <w:rsid w:val="0056332A"/>
    <w:rsid w:val="00563B21"/>
    <w:rsid w:val="0056443A"/>
    <w:rsid w:val="00564BCB"/>
    <w:rsid w:val="00565108"/>
    <w:rsid w:val="005651FF"/>
    <w:rsid w:val="0056560E"/>
    <w:rsid w:val="00565A9C"/>
    <w:rsid w:val="00565E2E"/>
    <w:rsid w:val="00567193"/>
    <w:rsid w:val="00567A63"/>
    <w:rsid w:val="00570D40"/>
    <w:rsid w:val="005715D8"/>
    <w:rsid w:val="00572468"/>
    <w:rsid w:val="005729B5"/>
    <w:rsid w:val="00573391"/>
    <w:rsid w:val="00573602"/>
    <w:rsid w:val="00573F37"/>
    <w:rsid w:val="005741E5"/>
    <w:rsid w:val="0057422A"/>
    <w:rsid w:val="00576258"/>
    <w:rsid w:val="00576E0F"/>
    <w:rsid w:val="005770C2"/>
    <w:rsid w:val="005772BA"/>
    <w:rsid w:val="00577A5A"/>
    <w:rsid w:val="00580D6D"/>
    <w:rsid w:val="0058115C"/>
    <w:rsid w:val="00581A41"/>
    <w:rsid w:val="00581AE1"/>
    <w:rsid w:val="00581D86"/>
    <w:rsid w:val="0058211C"/>
    <w:rsid w:val="0058225F"/>
    <w:rsid w:val="0058446F"/>
    <w:rsid w:val="005866F2"/>
    <w:rsid w:val="005874A4"/>
    <w:rsid w:val="0058762E"/>
    <w:rsid w:val="00587727"/>
    <w:rsid w:val="005909CE"/>
    <w:rsid w:val="005909EF"/>
    <w:rsid w:val="005910DF"/>
    <w:rsid w:val="00592168"/>
    <w:rsid w:val="005928CA"/>
    <w:rsid w:val="0059349B"/>
    <w:rsid w:val="005948F3"/>
    <w:rsid w:val="005954EC"/>
    <w:rsid w:val="00595A33"/>
    <w:rsid w:val="005964F6"/>
    <w:rsid w:val="00596942"/>
    <w:rsid w:val="00596C59"/>
    <w:rsid w:val="00596CE7"/>
    <w:rsid w:val="00596E97"/>
    <w:rsid w:val="005974DC"/>
    <w:rsid w:val="005975B2"/>
    <w:rsid w:val="00597DCF"/>
    <w:rsid w:val="005A0736"/>
    <w:rsid w:val="005A157C"/>
    <w:rsid w:val="005A1812"/>
    <w:rsid w:val="005A1867"/>
    <w:rsid w:val="005A30FF"/>
    <w:rsid w:val="005A540D"/>
    <w:rsid w:val="005A55B1"/>
    <w:rsid w:val="005A5D39"/>
    <w:rsid w:val="005A687C"/>
    <w:rsid w:val="005A6B82"/>
    <w:rsid w:val="005A767D"/>
    <w:rsid w:val="005A76C8"/>
    <w:rsid w:val="005B06F8"/>
    <w:rsid w:val="005B12AD"/>
    <w:rsid w:val="005B1C9D"/>
    <w:rsid w:val="005B24EC"/>
    <w:rsid w:val="005B2D0D"/>
    <w:rsid w:val="005B4473"/>
    <w:rsid w:val="005B5EA8"/>
    <w:rsid w:val="005B6BF9"/>
    <w:rsid w:val="005B7153"/>
    <w:rsid w:val="005B73F1"/>
    <w:rsid w:val="005C05FC"/>
    <w:rsid w:val="005C0E86"/>
    <w:rsid w:val="005C17E8"/>
    <w:rsid w:val="005C1DB9"/>
    <w:rsid w:val="005C26E0"/>
    <w:rsid w:val="005C3A22"/>
    <w:rsid w:val="005C41B3"/>
    <w:rsid w:val="005C4B44"/>
    <w:rsid w:val="005C547F"/>
    <w:rsid w:val="005C5532"/>
    <w:rsid w:val="005C6F14"/>
    <w:rsid w:val="005C7C89"/>
    <w:rsid w:val="005D0276"/>
    <w:rsid w:val="005D0AEE"/>
    <w:rsid w:val="005D104A"/>
    <w:rsid w:val="005D1E9D"/>
    <w:rsid w:val="005D1F0B"/>
    <w:rsid w:val="005D1FE5"/>
    <w:rsid w:val="005D36BA"/>
    <w:rsid w:val="005D36EE"/>
    <w:rsid w:val="005D4A11"/>
    <w:rsid w:val="005D4A4E"/>
    <w:rsid w:val="005D4FB7"/>
    <w:rsid w:val="005D527C"/>
    <w:rsid w:val="005D542A"/>
    <w:rsid w:val="005D5682"/>
    <w:rsid w:val="005D69E2"/>
    <w:rsid w:val="005D6BD1"/>
    <w:rsid w:val="005D6D39"/>
    <w:rsid w:val="005D750F"/>
    <w:rsid w:val="005D7AEC"/>
    <w:rsid w:val="005D7B18"/>
    <w:rsid w:val="005D7F59"/>
    <w:rsid w:val="005E0507"/>
    <w:rsid w:val="005E0678"/>
    <w:rsid w:val="005E0DFB"/>
    <w:rsid w:val="005E1463"/>
    <w:rsid w:val="005E1594"/>
    <w:rsid w:val="005E1B00"/>
    <w:rsid w:val="005E27CA"/>
    <w:rsid w:val="005E3C90"/>
    <w:rsid w:val="005E4F4E"/>
    <w:rsid w:val="005E5ABF"/>
    <w:rsid w:val="005E62F8"/>
    <w:rsid w:val="005E656F"/>
    <w:rsid w:val="005E6828"/>
    <w:rsid w:val="005E6D54"/>
    <w:rsid w:val="005E709A"/>
    <w:rsid w:val="005F0237"/>
    <w:rsid w:val="005F0964"/>
    <w:rsid w:val="005F120E"/>
    <w:rsid w:val="005F1619"/>
    <w:rsid w:val="005F2E54"/>
    <w:rsid w:val="005F2EB3"/>
    <w:rsid w:val="005F3C65"/>
    <w:rsid w:val="005F3DE4"/>
    <w:rsid w:val="005F4413"/>
    <w:rsid w:val="005F45E6"/>
    <w:rsid w:val="005F479C"/>
    <w:rsid w:val="005F4C1C"/>
    <w:rsid w:val="005F5014"/>
    <w:rsid w:val="005F5259"/>
    <w:rsid w:val="005F5FE3"/>
    <w:rsid w:val="005F649D"/>
    <w:rsid w:val="005F6B6E"/>
    <w:rsid w:val="005F727F"/>
    <w:rsid w:val="005F74FD"/>
    <w:rsid w:val="005F7876"/>
    <w:rsid w:val="0060058D"/>
    <w:rsid w:val="00600EB6"/>
    <w:rsid w:val="00601FF1"/>
    <w:rsid w:val="006022BC"/>
    <w:rsid w:val="00602AA3"/>
    <w:rsid w:val="0060345B"/>
    <w:rsid w:val="00603834"/>
    <w:rsid w:val="00603ABC"/>
    <w:rsid w:val="00603CD5"/>
    <w:rsid w:val="00603D1E"/>
    <w:rsid w:val="00604323"/>
    <w:rsid w:val="006045C1"/>
    <w:rsid w:val="0060525E"/>
    <w:rsid w:val="00605FF5"/>
    <w:rsid w:val="00606127"/>
    <w:rsid w:val="00606372"/>
    <w:rsid w:val="006065FC"/>
    <w:rsid w:val="00606816"/>
    <w:rsid w:val="006069B1"/>
    <w:rsid w:val="00607D7B"/>
    <w:rsid w:val="0061073F"/>
    <w:rsid w:val="006108BC"/>
    <w:rsid w:val="006109A9"/>
    <w:rsid w:val="00610EEE"/>
    <w:rsid w:val="00611133"/>
    <w:rsid w:val="00611BC3"/>
    <w:rsid w:val="0061224F"/>
    <w:rsid w:val="006135B3"/>
    <w:rsid w:val="00614402"/>
    <w:rsid w:val="00614559"/>
    <w:rsid w:val="00615BC0"/>
    <w:rsid w:val="006162D3"/>
    <w:rsid w:val="006169FA"/>
    <w:rsid w:val="006171D2"/>
    <w:rsid w:val="006213FE"/>
    <w:rsid w:val="00621922"/>
    <w:rsid w:val="006220E0"/>
    <w:rsid w:val="00622D35"/>
    <w:rsid w:val="006236E2"/>
    <w:rsid w:val="006237AC"/>
    <w:rsid w:val="0062465A"/>
    <w:rsid w:val="00624835"/>
    <w:rsid w:val="00624EFB"/>
    <w:rsid w:val="006251B4"/>
    <w:rsid w:val="00625473"/>
    <w:rsid w:val="00626AB0"/>
    <w:rsid w:val="00627E58"/>
    <w:rsid w:val="00627E6D"/>
    <w:rsid w:val="006311D6"/>
    <w:rsid w:val="00631719"/>
    <w:rsid w:val="00631AB6"/>
    <w:rsid w:val="00631FAB"/>
    <w:rsid w:val="006320A5"/>
    <w:rsid w:val="00632340"/>
    <w:rsid w:val="00632B92"/>
    <w:rsid w:val="006341EA"/>
    <w:rsid w:val="00634279"/>
    <w:rsid w:val="0063471E"/>
    <w:rsid w:val="00634FD7"/>
    <w:rsid w:val="006367B2"/>
    <w:rsid w:val="00636916"/>
    <w:rsid w:val="00636B49"/>
    <w:rsid w:val="00636ED5"/>
    <w:rsid w:val="0063776E"/>
    <w:rsid w:val="006378E0"/>
    <w:rsid w:val="00640F73"/>
    <w:rsid w:val="00641BA9"/>
    <w:rsid w:val="00644B23"/>
    <w:rsid w:val="00645532"/>
    <w:rsid w:val="00645E46"/>
    <w:rsid w:val="00645FCA"/>
    <w:rsid w:val="00646137"/>
    <w:rsid w:val="0064614B"/>
    <w:rsid w:val="00646356"/>
    <w:rsid w:val="0064660B"/>
    <w:rsid w:val="00646BCF"/>
    <w:rsid w:val="00647FD9"/>
    <w:rsid w:val="00650371"/>
    <w:rsid w:val="00650B9C"/>
    <w:rsid w:val="00651266"/>
    <w:rsid w:val="00651591"/>
    <w:rsid w:val="00651940"/>
    <w:rsid w:val="00651A0D"/>
    <w:rsid w:val="006528F8"/>
    <w:rsid w:val="00653B23"/>
    <w:rsid w:val="006543D3"/>
    <w:rsid w:val="0065442D"/>
    <w:rsid w:val="006550EE"/>
    <w:rsid w:val="0065570C"/>
    <w:rsid w:val="00656219"/>
    <w:rsid w:val="00656A80"/>
    <w:rsid w:val="00657C12"/>
    <w:rsid w:val="006616DD"/>
    <w:rsid w:val="00662056"/>
    <w:rsid w:val="00662146"/>
    <w:rsid w:val="0066226A"/>
    <w:rsid w:val="00663338"/>
    <w:rsid w:val="00663942"/>
    <w:rsid w:val="006658CE"/>
    <w:rsid w:val="00666560"/>
    <w:rsid w:val="006671F2"/>
    <w:rsid w:val="0066779F"/>
    <w:rsid w:val="00667CEE"/>
    <w:rsid w:val="00667E51"/>
    <w:rsid w:val="0067091C"/>
    <w:rsid w:val="00670962"/>
    <w:rsid w:val="00670C83"/>
    <w:rsid w:val="006717DB"/>
    <w:rsid w:val="006722AC"/>
    <w:rsid w:val="0067242F"/>
    <w:rsid w:val="006729B3"/>
    <w:rsid w:val="006746E3"/>
    <w:rsid w:val="006754AC"/>
    <w:rsid w:val="0067593C"/>
    <w:rsid w:val="00675C48"/>
    <w:rsid w:val="00675CE8"/>
    <w:rsid w:val="00675DE6"/>
    <w:rsid w:val="006767ED"/>
    <w:rsid w:val="00676DA1"/>
    <w:rsid w:val="00676DE5"/>
    <w:rsid w:val="00676E58"/>
    <w:rsid w:val="00677616"/>
    <w:rsid w:val="006779AB"/>
    <w:rsid w:val="00680075"/>
    <w:rsid w:val="0068045B"/>
    <w:rsid w:val="00680BA0"/>
    <w:rsid w:val="00681769"/>
    <w:rsid w:val="00685918"/>
    <w:rsid w:val="00685A4D"/>
    <w:rsid w:val="006867AD"/>
    <w:rsid w:val="00686B0C"/>
    <w:rsid w:val="00686DEC"/>
    <w:rsid w:val="00687771"/>
    <w:rsid w:val="00690011"/>
    <w:rsid w:val="00690B1E"/>
    <w:rsid w:val="00690B64"/>
    <w:rsid w:val="00690C31"/>
    <w:rsid w:val="00690DB7"/>
    <w:rsid w:val="00690FA3"/>
    <w:rsid w:val="0069190F"/>
    <w:rsid w:val="00693533"/>
    <w:rsid w:val="006936EF"/>
    <w:rsid w:val="00694169"/>
    <w:rsid w:val="006950E9"/>
    <w:rsid w:val="00695BA2"/>
    <w:rsid w:val="00696639"/>
    <w:rsid w:val="0069705A"/>
    <w:rsid w:val="006970ED"/>
    <w:rsid w:val="00697473"/>
    <w:rsid w:val="006976E5"/>
    <w:rsid w:val="00697A48"/>
    <w:rsid w:val="00697B60"/>
    <w:rsid w:val="006A1052"/>
    <w:rsid w:val="006A306A"/>
    <w:rsid w:val="006A4B67"/>
    <w:rsid w:val="006A4C58"/>
    <w:rsid w:val="006A5C19"/>
    <w:rsid w:val="006A62E0"/>
    <w:rsid w:val="006A6B09"/>
    <w:rsid w:val="006A6FBA"/>
    <w:rsid w:val="006A77B8"/>
    <w:rsid w:val="006A7D09"/>
    <w:rsid w:val="006B021C"/>
    <w:rsid w:val="006B1494"/>
    <w:rsid w:val="006B1979"/>
    <w:rsid w:val="006B1E82"/>
    <w:rsid w:val="006B30F3"/>
    <w:rsid w:val="006B5ABD"/>
    <w:rsid w:val="006B5E98"/>
    <w:rsid w:val="006B70B8"/>
    <w:rsid w:val="006C0461"/>
    <w:rsid w:val="006C04CC"/>
    <w:rsid w:val="006C07F1"/>
    <w:rsid w:val="006C0D25"/>
    <w:rsid w:val="006C0EB8"/>
    <w:rsid w:val="006C2740"/>
    <w:rsid w:val="006C2A2E"/>
    <w:rsid w:val="006C2B7D"/>
    <w:rsid w:val="006C31D7"/>
    <w:rsid w:val="006C34D9"/>
    <w:rsid w:val="006C47F5"/>
    <w:rsid w:val="006C4C8D"/>
    <w:rsid w:val="006C4D84"/>
    <w:rsid w:val="006C4E09"/>
    <w:rsid w:val="006C5AB0"/>
    <w:rsid w:val="006C6885"/>
    <w:rsid w:val="006C7C32"/>
    <w:rsid w:val="006D018A"/>
    <w:rsid w:val="006D0AAD"/>
    <w:rsid w:val="006D0E60"/>
    <w:rsid w:val="006D1611"/>
    <w:rsid w:val="006D1A75"/>
    <w:rsid w:val="006D1E6E"/>
    <w:rsid w:val="006D20D3"/>
    <w:rsid w:val="006D21D4"/>
    <w:rsid w:val="006D48BA"/>
    <w:rsid w:val="006D4A57"/>
    <w:rsid w:val="006D4D42"/>
    <w:rsid w:val="006D50C5"/>
    <w:rsid w:val="006D5ACB"/>
    <w:rsid w:val="006D782A"/>
    <w:rsid w:val="006E0043"/>
    <w:rsid w:val="006E0C35"/>
    <w:rsid w:val="006E0E6C"/>
    <w:rsid w:val="006E1B5E"/>
    <w:rsid w:val="006E20AA"/>
    <w:rsid w:val="006E2D77"/>
    <w:rsid w:val="006E4207"/>
    <w:rsid w:val="006E6079"/>
    <w:rsid w:val="006E664F"/>
    <w:rsid w:val="006E67B3"/>
    <w:rsid w:val="006E712A"/>
    <w:rsid w:val="006E716A"/>
    <w:rsid w:val="006E75DF"/>
    <w:rsid w:val="006E77C5"/>
    <w:rsid w:val="006E78D9"/>
    <w:rsid w:val="006E7A46"/>
    <w:rsid w:val="006F06F3"/>
    <w:rsid w:val="006F0777"/>
    <w:rsid w:val="006F0811"/>
    <w:rsid w:val="006F0AD9"/>
    <w:rsid w:val="006F0D12"/>
    <w:rsid w:val="006F102D"/>
    <w:rsid w:val="006F10ED"/>
    <w:rsid w:val="006F2697"/>
    <w:rsid w:val="006F35AF"/>
    <w:rsid w:val="006F384D"/>
    <w:rsid w:val="006F3F69"/>
    <w:rsid w:val="006F431A"/>
    <w:rsid w:val="006F48BB"/>
    <w:rsid w:val="006F4E6C"/>
    <w:rsid w:val="006F539E"/>
    <w:rsid w:val="006F66FF"/>
    <w:rsid w:val="006F7019"/>
    <w:rsid w:val="006F7237"/>
    <w:rsid w:val="006F79DA"/>
    <w:rsid w:val="006F7A93"/>
    <w:rsid w:val="00700A00"/>
    <w:rsid w:val="00700F3D"/>
    <w:rsid w:val="007014B8"/>
    <w:rsid w:val="00702037"/>
    <w:rsid w:val="007020A7"/>
    <w:rsid w:val="007024DA"/>
    <w:rsid w:val="007028DE"/>
    <w:rsid w:val="00703D59"/>
    <w:rsid w:val="00703EC6"/>
    <w:rsid w:val="0070434D"/>
    <w:rsid w:val="00704544"/>
    <w:rsid w:val="00705F09"/>
    <w:rsid w:val="00706206"/>
    <w:rsid w:val="0070625D"/>
    <w:rsid w:val="00706483"/>
    <w:rsid w:val="00706616"/>
    <w:rsid w:val="00706D39"/>
    <w:rsid w:val="00707A32"/>
    <w:rsid w:val="00707BB0"/>
    <w:rsid w:val="007135EA"/>
    <w:rsid w:val="007137A3"/>
    <w:rsid w:val="00713FAD"/>
    <w:rsid w:val="00714148"/>
    <w:rsid w:val="00715521"/>
    <w:rsid w:val="00715884"/>
    <w:rsid w:val="00715BAD"/>
    <w:rsid w:val="00715FFF"/>
    <w:rsid w:val="00716509"/>
    <w:rsid w:val="007166B7"/>
    <w:rsid w:val="007173E7"/>
    <w:rsid w:val="007174C2"/>
    <w:rsid w:val="00717694"/>
    <w:rsid w:val="00717CC8"/>
    <w:rsid w:val="0072028A"/>
    <w:rsid w:val="00720661"/>
    <w:rsid w:val="00721108"/>
    <w:rsid w:val="00721C5F"/>
    <w:rsid w:val="00722340"/>
    <w:rsid w:val="00722B25"/>
    <w:rsid w:val="00723450"/>
    <w:rsid w:val="007237DF"/>
    <w:rsid w:val="00723C81"/>
    <w:rsid w:val="00724D86"/>
    <w:rsid w:val="00725224"/>
    <w:rsid w:val="00725F05"/>
    <w:rsid w:val="00726271"/>
    <w:rsid w:val="00726BB3"/>
    <w:rsid w:val="00726BF8"/>
    <w:rsid w:val="00727124"/>
    <w:rsid w:val="007279BC"/>
    <w:rsid w:val="00727C26"/>
    <w:rsid w:val="00727D0E"/>
    <w:rsid w:val="0073062E"/>
    <w:rsid w:val="00730DFA"/>
    <w:rsid w:val="00731C05"/>
    <w:rsid w:val="00731FB8"/>
    <w:rsid w:val="00732803"/>
    <w:rsid w:val="00732C39"/>
    <w:rsid w:val="0073321F"/>
    <w:rsid w:val="0073434A"/>
    <w:rsid w:val="00734634"/>
    <w:rsid w:val="00734FC1"/>
    <w:rsid w:val="00735349"/>
    <w:rsid w:val="00735E3F"/>
    <w:rsid w:val="00735F23"/>
    <w:rsid w:val="00736821"/>
    <w:rsid w:val="007372C1"/>
    <w:rsid w:val="00737566"/>
    <w:rsid w:val="007405A3"/>
    <w:rsid w:val="00740E6B"/>
    <w:rsid w:val="00741BA0"/>
    <w:rsid w:val="00741C68"/>
    <w:rsid w:val="00741ED9"/>
    <w:rsid w:val="00742555"/>
    <w:rsid w:val="00743583"/>
    <w:rsid w:val="007438A2"/>
    <w:rsid w:val="00744D89"/>
    <w:rsid w:val="0074511D"/>
    <w:rsid w:val="0074549E"/>
    <w:rsid w:val="007455A1"/>
    <w:rsid w:val="00745850"/>
    <w:rsid w:val="00745987"/>
    <w:rsid w:val="00746B3C"/>
    <w:rsid w:val="00746C86"/>
    <w:rsid w:val="0075057E"/>
    <w:rsid w:val="00750665"/>
    <w:rsid w:val="00750DEC"/>
    <w:rsid w:val="0075109C"/>
    <w:rsid w:val="00751420"/>
    <w:rsid w:val="007537A6"/>
    <w:rsid w:val="0075390A"/>
    <w:rsid w:val="00753BA2"/>
    <w:rsid w:val="00753E8D"/>
    <w:rsid w:val="007547BF"/>
    <w:rsid w:val="00755A48"/>
    <w:rsid w:val="007606DE"/>
    <w:rsid w:val="00761202"/>
    <w:rsid w:val="0076149D"/>
    <w:rsid w:val="0076198D"/>
    <w:rsid w:val="007622DD"/>
    <w:rsid w:val="00762607"/>
    <w:rsid w:val="00762A39"/>
    <w:rsid w:val="007630F2"/>
    <w:rsid w:val="00763C0E"/>
    <w:rsid w:val="00763E32"/>
    <w:rsid w:val="007643D8"/>
    <w:rsid w:val="00764CE3"/>
    <w:rsid w:val="007653F1"/>
    <w:rsid w:val="0076593B"/>
    <w:rsid w:val="00766268"/>
    <w:rsid w:val="0076682E"/>
    <w:rsid w:val="007672E8"/>
    <w:rsid w:val="00767CE9"/>
    <w:rsid w:val="00770332"/>
    <w:rsid w:val="007715BE"/>
    <w:rsid w:val="00771675"/>
    <w:rsid w:val="007724C0"/>
    <w:rsid w:val="00772576"/>
    <w:rsid w:val="007733CC"/>
    <w:rsid w:val="00773DEB"/>
    <w:rsid w:val="00774650"/>
    <w:rsid w:val="00774B13"/>
    <w:rsid w:val="00774F94"/>
    <w:rsid w:val="00775170"/>
    <w:rsid w:val="00775B62"/>
    <w:rsid w:val="00775B77"/>
    <w:rsid w:val="007766D4"/>
    <w:rsid w:val="00776AC3"/>
    <w:rsid w:val="00776E93"/>
    <w:rsid w:val="0077716C"/>
    <w:rsid w:val="007773BF"/>
    <w:rsid w:val="00777AC1"/>
    <w:rsid w:val="00777D5D"/>
    <w:rsid w:val="0078009A"/>
    <w:rsid w:val="00780142"/>
    <w:rsid w:val="007812B0"/>
    <w:rsid w:val="00782138"/>
    <w:rsid w:val="00782679"/>
    <w:rsid w:val="00782D42"/>
    <w:rsid w:val="00783380"/>
    <w:rsid w:val="00784091"/>
    <w:rsid w:val="00784B70"/>
    <w:rsid w:val="007863CD"/>
    <w:rsid w:val="00786774"/>
    <w:rsid w:val="00786BD9"/>
    <w:rsid w:val="00786CE5"/>
    <w:rsid w:val="00786DC2"/>
    <w:rsid w:val="00787089"/>
    <w:rsid w:val="00787252"/>
    <w:rsid w:val="007872EC"/>
    <w:rsid w:val="00787649"/>
    <w:rsid w:val="00790E32"/>
    <w:rsid w:val="00791F27"/>
    <w:rsid w:val="00791F46"/>
    <w:rsid w:val="007926A1"/>
    <w:rsid w:val="007935E1"/>
    <w:rsid w:val="00793C79"/>
    <w:rsid w:val="00793F40"/>
    <w:rsid w:val="00794272"/>
    <w:rsid w:val="00795884"/>
    <w:rsid w:val="00795D30"/>
    <w:rsid w:val="00796624"/>
    <w:rsid w:val="00796C2C"/>
    <w:rsid w:val="007979B9"/>
    <w:rsid w:val="00797A39"/>
    <w:rsid w:val="007A1271"/>
    <w:rsid w:val="007A181F"/>
    <w:rsid w:val="007A1C19"/>
    <w:rsid w:val="007A319A"/>
    <w:rsid w:val="007A358F"/>
    <w:rsid w:val="007A3792"/>
    <w:rsid w:val="007A3B5C"/>
    <w:rsid w:val="007A3DD6"/>
    <w:rsid w:val="007A4C1D"/>
    <w:rsid w:val="007A517F"/>
    <w:rsid w:val="007A5525"/>
    <w:rsid w:val="007A6E14"/>
    <w:rsid w:val="007A7788"/>
    <w:rsid w:val="007A7B1A"/>
    <w:rsid w:val="007B08D0"/>
    <w:rsid w:val="007B11A6"/>
    <w:rsid w:val="007B1305"/>
    <w:rsid w:val="007B13A2"/>
    <w:rsid w:val="007B1407"/>
    <w:rsid w:val="007B163B"/>
    <w:rsid w:val="007B1BF0"/>
    <w:rsid w:val="007B1DD6"/>
    <w:rsid w:val="007B2909"/>
    <w:rsid w:val="007B34D4"/>
    <w:rsid w:val="007B3E18"/>
    <w:rsid w:val="007B3E5A"/>
    <w:rsid w:val="007B4746"/>
    <w:rsid w:val="007B4939"/>
    <w:rsid w:val="007B4A6B"/>
    <w:rsid w:val="007B4FED"/>
    <w:rsid w:val="007B519C"/>
    <w:rsid w:val="007B5400"/>
    <w:rsid w:val="007B59C4"/>
    <w:rsid w:val="007B6FFA"/>
    <w:rsid w:val="007B7337"/>
    <w:rsid w:val="007B7525"/>
    <w:rsid w:val="007C0C80"/>
    <w:rsid w:val="007C0CF4"/>
    <w:rsid w:val="007C13EE"/>
    <w:rsid w:val="007C1591"/>
    <w:rsid w:val="007C2003"/>
    <w:rsid w:val="007C260A"/>
    <w:rsid w:val="007C29A0"/>
    <w:rsid w:val="007C305D"/>
    <w:rsid w:val="007C345B"/>
    <w:rsid w:val="007C3756"/>
    <w:rsid w:val="007C4910"/>
    <w:rsid w:val="007C4A38"/>
    <w:rsid w:val="007C4F3F"/>
    <w:rsid w:val="007C5196"/>
    <w:rsid w:val="007C5738"/>
    <w:rsid w:val="007C57CA"/>
    <w:rsid w:val="007C6250"/>
    <w:rsid w:val="007C62F7"/>
    <w:rsid w:val="007C6390"/>
    <w:rsid w:val="007C691C"/>
    <w:rsid w:val="007C6BA7"/>
    <w:rsid w:val="007C6F33"/>
    <w:rsid w:val="007C7BC4"/>
    <w:rsid w:val="007C7DA2"/>
    <w:rsid w:val="007D0B01"/>
    <w:rsid w:val="007D0EBD"/>
    <w:rsid w:val="007D1A7D"/>
    <w:rsid w:val="007D1C0F"/>
    <w:rsid w:val="007D2960"/>
    <w:rsid w:val="007D44E0"/>
    <w:rsid w:val="007D4B10"/>
    <w:rsid w:val="007D664F"/>
    <w:rsid w:val="007D6F9E"/>
    <w:rsid w:val="007D7CDF"/>
    <w:rsid w:val="007E080B"/>
    <w:rsid w:val="007E21EF"/>
    <w:rsid w:val="007E26B2"/>
    <w:rsid w:val="007E35BD"/>
    <w:rsid w:val="007E4116"/>
    <w:rsid w:val="007E426E"/>
    <w:rsid w:val="007E4FCD"/>
    <w:rsid w:val="007E56B2"/>
    <w:rsid w:val="007E5BE0"/>
    <w:rsid w:val="007E60FC"/>
    <w:rsid w:val="007E6DD0"/>
    <w:rsid w:val="007E7BB8"/>
    <w:rsid w:val="007F0E40"/>
    <w:rsid w:val="007F1898"/>
    <w:rsid w:val="007F205C"/>
    <w:rsid w:val="007F228B"/>
    <w:rsid w:val="007F27AA"/>
    <w:rsid w:val="007F2885"/>
    <w:rsid w:val="007F3680"/>
    <w:rsid w:val="007F3A42"/>
    <w:rsid w:val="007F401D"/>
    <w:rsid w:val="007F420D"/>
    <w:rsid w:val="007F4433"/>
    <w:rsid w:val="007F44B9"/>
    <w:rsid w:val="007F4AAD"/>
    <w:rsid w:val="007F4D8E"/>
    <w:rsid w:val="007F5602"/>
    <w:rsid w:val="007F6365"/>
    <w:rsid w:val="007F6DC7"/>
    <w:rsid w:val="007F7E71"/>
    <w:rsid w:val="0080046E"/>
    <w:rsid w:val="00800F5C"/>
    <w:rsid w:val="008018B3"/>
    <w:rsid w:val="00801D6F"/>
    <w:rsid w:val="008022AF"/>
    <w:rsid w:val="00803830"/>
    <w:rsid w:val="00803860"/>
    <w:rsid w:val="00803B42"/>
    <w:rsid w:val="0080400F"/>
    <w:rsid w:val="008044DB"/>
    <w:rsid w:val="008056C3"/>
    <w:rsid w:val="00807669"/>
    <w:rsid w:val="00810299"/>
    <w:rsid w:val="00810BCD"/>
    <w:rsid w:val="00812B6A"/>
    <w:rsid w:val="00813819"/>
    <w:rsid w:val="00813B2C"/>
    <w:rsid w:val="00813B3D"/>
    <w:rsid w:val="00814BE6"/>
    <w:rsid w:val="00815A21"/>
    <w:rsid w:val="00815AA5"/>
    <w:rsid w:val="00816736"/>
    <w:rsid w:val="008169B5"/>
    <w:rsid w:val="008208B6"/>
    <w:rsid w:val="00821961"/>
    <w:rsid w:val="00821DC3"/>
    <w:rsid w:val="00821F77"/>
    <w:rsid w:val="0082228C"/>
    <w:rsid w:val="00822EDE"/>
    <w:rsid w:val="008233BF"/>
    <w:rsid w:val="008238A3"/>
    <w:rsid w:val="0082440D"/>
    <w:rsid w:val="008262E3"/>
    <w:rsid w:val="00826546"/>
    <w:rsid w:val="00826E7E"/>
    <w:rsid w:val="00826F0F"/>
    <w:rsid w:val="00827146"/>
    <w:rsid w:val="0082721C"/>
    <w:rsid w:val="00830A02"/>
    <w:rsid w:val="008320EA"/>
    <w:rsid w:val="0083245F"/>
    <w:rsid w:val="00832762"/>
    <w:rsid w:val="00832ABB"/>
    <w:rsid w:val="00832DC9"/>
    <w:rsid w:val="00833E38"/>
    <w:rsid w:val="008340A6"/>
    <w:rsid w:val="00834440"/>
    <w:rsid w:val="0083446A"/>
    <w:rsid w:val="00834888"/>
    <w:rsid w:val="008355D8"/>
    <w:rsid w:val="00835796"/>
    <w:rsid w:val="008362DF"/>
    <w:rsid w:val="0083670E"/>
    <w:rsid w:val="00836849"/>
    <w:rsid w:val="00837C3F"/>
    <w:rsid w:val="0084015C"/>
    <w:rsid w:val="00840A09"/>
    <w:rsid w:val="00841E79"/>
    <w:rsid w:val="0084254A"/>
    <w:rsid w:val="00842906"/>
    <w:rsid w:val="00842B92"/>
    <w:rsid w:val="00843989"/>
    <w:rsid w:val="00843F99"/>
    <w:rsid w:val="00845475"/>
    <w:rsid w:val="0084633F"/>
    <w:rsid w:val="008465FB"/>
    <w:rsid w:val="00846F6A"/>
    <w:rsid w:val="00847437"/>
    <w:rsid w:val="0085045B"/>
    <w:rsid w:val="008508D8"/>
    <w:rsid w:val="00850D60"/>
    <w:rsid w:val="00851026"/>
    <w:rsid w:val="00852B38"/>
    <w:rsid w:val="00852DE3"/>
    <w:rsid w:val="00853955"/>
    <w:rsid w:val="00853EFA"/>
    <w:rsid w:val="008540BF"/>
    <w:rsid w:val="00855D09"/>
    <w:rsid w:val="00856308"/>
    <w:rsid w:val="0085670D"/>
    <w:rsid w:val="00856D9E"/>
    <w:rsid w:val="00857747"/>
    <w:rsid w:val="0086161A"/>
    <w:rsid w:val="00861EED"/>
    <w:rsid w:val="008621DA"/>
    <w:rsid w:val="00862E9C"/>
    <w:rsid w:val="0086359A"/>
    <w:rsid w:val="0086365C"/>
    <w:rsid w:val="00863EDB"/>
    <w:rsid w:val="008647FE"/>
    <w:rsid w:val="00865299"/>
    <w:rsid w:val="008658ED"/>
    <w:rsid w:val="00866DFE"/>
    <w:rsid w:val="008672B2"/>
    <w:rsid w:val="0087071B"/>
    <w:rsid w:val="008708FB"/>
    <w:rsid w:val="00871114"/>
    <w:rsid w:val="00871178"/>
    <w:rsid w:val="00873016"/>
    <w:rsid w:val="0087321D"/>
    <w:rsid w:val="0087377D"/>
    <w:rsid w:val="008757B5"/>
    <w:rsid w:val="0087591D"/>
    <w:rsid w:val="008762E6"/>
    <w:rsid w:val="00876496"/>
    <w:rsid w:val="00877502"/>
    <w:rsid w:val="008776C3"/>
    <w:rsid w:val="00877AB0"/>
    <w:rsid w:val="00877E52"/>
    <w:rsid w:val="008805D2"/>
    <w:rsid w:val="0088116D"/>
    <w:rsid w:val="008818E2"/>
    <w:rsid w:val="00881B00"/>
    <w:rsid w:val="00881BFF"/>
    <w:rsid w:val="00881C9E"/>
    <w:rsid w:val="00881D5E"/>
    <w:rsid w:val="00881F3F"/>
    <w:rsid w:val="008823A4"/>
    <w:rsid w:val="00882E7A"/>
    <w:rsid w:val="00882EFF"/>
    <w:rsid w:val="008830DB"/>
    <w:rsid w:val="00883E8E"/>
    <w:rsid w:val="00885BE8"/>
    <w:rsid w:val="008860FB"/>
    <w:rsid w:val="0088639D"/>
    <w:rsid w:val="00886441"/>
    <w:rsid w:val="00886739"/>
    <w:rsid w:val="0088678D"/>
    <w:rsid w:val="00886882"/>
    <w:rsid w:val="00886895"/>
    <w:rsid w:val="00887C3F"/>
    <w:rsid w:val="00890158"/>
    <w:rsid w:val="00890DB1"/>
    <w:rsid w:val="00891174"/>
    <w:rsid w:val="00892D30"/>
    <w:rsid w:val="00892EA3"/>
    <w:rsid w:val="00893440"/>
    <w:rsid w:val="00893BFF"/>
    <w:rsid w:val="00894DC6"/>
    <w:rsid w:val="0089533D"/>
    <w:rsid w:val="00895567"/>
    <w:rsid w:val="0089686B"/>
    <w:rsid w:val="00896F20"/>
    <w:rsid w:val="008A1B7D"/>
    <w:rsid w:val="008A2C29"/>
    <w:rsid w:val="008A2C66"/>
    <w:rsid w:val="008A3326"/>
    <w:rsid w:val="008A33BC"/>
    <w:rsid w:val="008A37B9"/>
    <w:rsid w:val="008A39B9"/>
    <w:rsid w:val="008A4BC2"/>
    <w:rsid w:val="008A5191"/>
    <w:rsid w:val="008A53C3"/>
    <w:rsid w:val="008A587C"/>
    <w:rsid w:val="008A5B36"/>
    <w:rsid w:val="008A6579"/>
    <w:rsid w:val="008A683D"/>
    <w:rsid w:val="008A6F2A"/>
    <w:rsid w:val="008A6FFD"/>
    <w:rsid w:val="008A791C"/>
    <w:rsid w:val="008A79DE"/>
    <w:rsid w:val="008A7D30"/>
    <w:rsid w:val="008B09BD"/>
    <w:rsid w:val="008B0A3F"/>
    <w:rsid w:val="008B0A74"/>
    <w:rsid w:val="008B16AC"/>
    <w:rsid w:val="008B21CD"/>
    <w:rsid w:val="008B2A31"/>
    <w:rsid w:val="008B2B39"/>
    <w:rsid w:val="008B2BBD"/>
    <w:rsid w:val="008B36EF"/>
    <w:rsid w:val="008B3E9B"/>
    <w:rsid w:val="008B43EF"/>
    <w:rsid w:val="008B481F"/>
    <w:rsid w:val="008B4D2E"/>
    <w:rsid w:val="008B554E"/>
    <w:rsid w:val="008B6087"/>
    <w:rsid w:val="008B6A7E"/>
    <w:rsid w:val="008B6B28"/>
    <w:rsid w:val="008B6D8B"/>
    <w:rsid w:val="008B6DA7"/>
    <w:rsid w:val="008B6ED3"/>
    <w:rsid w:val="008B7335"/>
    <w:rsid w:val="008B7AA4"/>
    <w:rsid w:val="008B7C57"/>
    <w:rsid w:val="008B7DEF"/>
    <w:rsid w:val="008B7F7D"/>
    <w:rsid w:val="008C062E"/>
    <w:rsid w:val="008C13B6"/>
    <w:rsid w:val="008C284B"/>
    <w:rsid w:val="008C4B28"/>
    <w:rsid w:val="008C5B1C"/>
    <w:rsid w:val="008C60E2"/>
    <w:rsid w:val="008C65F7"/>
    <w:rsid w:val="008D041D"/>
    <w:rsid w:val="008D07AF"/>
    <w:rsid w:val="008D0DAD"/>
    <w:rsid w:val="008D13B7"/>
    <w:rsid w:val="008D15BA"/>
    <w:rsid w:val="008D2217"/>
    <w:rsid w:val="008D2269"/>
    <w:rsid w:val="008D22FB"/>
    <w:rsid w:val="008D23DE"/>
    <w:rsid w:val="008D2619"/>
    <w:rsid w:val="008D27A6"/>
    <w:rsid w:val="008D2F07"/>
    <w:rsid w:val="008D3E4B"/>
    <w:rsid w:val="008D41AE"/>
    <w:rsid w:val="008D42DA"/>
    <w:rsid w:val="008D4534"/>
    <w:rsid w:val="008D468B"/>
    <w:rsid w:val="008D4785"/>
    <w:rsid w:val="008D47AA"/>
    <w:rsid w:val="008D5017"/>
    <w:rsid w:val="008D6BB4"/>
    <w:rsid w:val="008D7671"/>
    <w:rsid w:val="008E007D"/>
    <w:rsid w:val="008E090F"/>
    <w:rsid w:val="008E14BA"/>
    <w:rsid w:val="008E1AA1"/>
    <w:rsid w:val="008E2133"/>
    <w:rsid w:val="008E22AC"/>
    <w:rsid w:val="008E27DD"/>
    <w:rsid w:val="008E2BEC"/>
    <w:rsid w:val="008E2FC2"/>
    <w:rsid w:val="008E3218"/>
    <w:rsid w:val="008E38A3"/>
    <w:rsid w:val="008E4B09"/>
    <w:rsid w:val="008E5659"/>
    <w:rsid w:val="008E56B7"/>
    <w:rsid w:val="008E57A4"/>
    <w:rsid w:val="008E641D"/>
    <w:rsid w:val="008E7585"/>
    <w:rsid w:val="008E7D72"/>
    <w:rsid w:val="008E7D8B"/>
    <w:rsid w:val="008F0E8A"/>
    <w:rsid w:val="008F11F4"/>
    <w:rsid w:val="008F13DD"/>
    <w:rsid w:val="008F1419"/>
    <w:rsid w:val="008F163C"/>
    <w:rsid w:val="008F1A1B"/>
    <w:rsid w:val="008F358F"/>
    <w:rsid w:val="008F455E"/>
    <w:rsid w:val="008F475D"/>
    <w:rsid w:val="008F47C6"/>
    <w:rsid w:val="008F4C16"/>
    <w:rsid w:val="008F4CBD"/>
    <w:rsid w:val="008F5D78"/>
    <w:rsid w:val="008F653A"/>
    <w:rsid w:val="008F767B"/>
    <w:rsid w:val="008F7B30"/>
    <w:rsid w:val="008F7BD3"/>
    <w:rsid w:val="008F7E77"/>
    <w:rsid w:val="008F7E8F"/>
    <w:rsid w:val="008F7F95"/>
    <w:rsid w:val="0090093B"/>
    <w:rsid w:val="00900FD3"/>
    <w:rsid w:val="00901B96"/>
    <w:rsid w:val="00901EF4"/>
    <w:rsid w:val="00901F4E"/>
    <w:rsid w:val="009024D2"/>
    <w:rsid w:val="00903189"/>
    <w:rsid w:val="0090465D"/>
    <w:rsid w:val="00904D39"/>
    <w:rsid w:val="00904D4F"/>
    <w:rsid w:val="00904E02"/>
    <w:rsid w:val="009050F7"/>
    <w:rsid w:val="009054AD"/>
    <w:rsid w:val="009056B6"/>
    <w:rsid w:val="00905BDA"/>
    <w:rsid w:val="00906254"/>
    <w:rsid w:val="00906392"/>
    <w:rsid w:val="009067EC"/>
    <w:rsid w:val="0090684E"/>
    <w:rsid w:val="0090718C"/>
    <w:rsid w:val="00907638"/>
    <w:rsid w:val="009106DB"/>
    <w:rsid w:val="009108CE"/>
    <w:rsid w:val="00910A01"/>
    <w:rsid w:val="00911301"/>
    <w:rsid w:val="0091220D"/>
    <w:rsid w:val="00912820"/>
    <w:rsid w:val="00912B16"/>
    <w:rsid w:val="00913175"/>
    <w:rsid w:val="0091338B"/>
    <w:rsid w:val="0091380B"/>
    <w:rsid w:val="00913907"/>
    <w:rsid w:val="00913DFE"/>
    <w:rsid w:val="00914EED"/>
    <w:rsid w:val="00915122"/>
    <w:rsid w:val="009165C7"/>
    <w:rsid w:val="0091681C"/>
    <w:rsid w:val="009168ED"/>
    <w:rsid w:val="009172A4"/>
    <w:rsid w:val="00917B42"/>
    <w:rsid w:val="00920A30"/>
    <w:rsid w:val="00920A87"/>
    <w:rsid w:val="00920D30"/>
    <w:rsid w:val="009215A2"/>
    <w:rsid w:val="009220A1"/>
    <w:rsid w:val="00922DE2"/>
    <w:rsid w:val="009232C1"/>
    <w:rsid w:val="0092352C"/>
    <w:rsid w:val="00923E94"/>
    <w:rsid w:val="00924C76"/>
    <w:rsid w:val="00925C13"/>
    <w:rsid w:val="00925D7D"/>
    <w:rsid w:val="00925EC0"/>
    <w:rsid w:val="00925F98"/>
    <w:rsid w:val="00926480"/>
    <w:rsid w:val="0092720F"/>
    <w:rsid w:val="00930B09"/>
    <w:rsid w:val="00930CBD"/>
    <w:rsid w:val="00930D96"/>
    <w:rsid w:val="00931353"/>
    <w:rsid w:val="00931793"/>
    <w:rsid w:val="009319E7"/>
    <w:rsid w:val="00932694"/>
    <w:rsid w:val="009332CB"/>
    <w:rsid w:val="009341A8"/>
    <w:rsid w:val="009351D8"/>
    <w:rsid w:val="00935BE9"/>
    <w:rsid w:val="00936908"/>
    <w:rsid w:val="00936ABB"/>
    <w:rsid w:val="00936FA8"/>
    <w:rsid w:val="00937CDB"/>
    <w:rsid w:val="00940571"/>
    <w:rsid w:val="0094094D"/>
    <w:rsid w:val="00940AF0"/>
    <w:rsid w:val="00940FF1"/>
    <w:rsid w:val="00941C73"/>
    <w:rsid w:val="00941F24"/>
    <w:rsid w:val="009423B8"/>
    <w:rsid w:val="00943359"/>
    <w:rsid w:val="0094364B"/>
    <w:rsid w:val="00943F89"/>
    <w:rsid w:val="00944DC9"/>
    <w:rsid w:val="00944FA6"/>
    <w:rsid w:val="00944FBE"/>
    <w:rsid w:val="009456BC"/>
    <w:rsid w:val="00945799"/>
    <w:rsid w:val="00946E46"/>
    <w:rsid w:val="00947C6C"/>
    <w:rsid w:val="0095165D"/>
    <w:rsid w:val="009517CB"/>
    <w:rsid w:val="009518BD"/>
    <w:rsid w:val="009522FD"/>
    <w:rsid w:val="0095344B"/>
    <w:rsid w:val="00953516"/>
    <w:rsid w:val="0095385C"/>
    <w:rsid w:val="009538AB"/>
    <w:rsid w:val="009542C8"/>
    <w:rsid w:val="009544BA"/>
    <w:rsid w:val="00954759"/>
    <w:rsid w:val="00955071"/>
    <w:rsid w:val="00955C2E"/>
    <w:rsid w:val="00956099"/>
    <w:rsid w:val="0095681D"/>
    <w:rsid w:val="00956AA0"/>
    <w:rsid w:val="00957203"/>
    <w:rsid w:val="0095723B"/>
    <w:rsid w:val="00957893"/>
    <w:rsid w:val="00957D5A"/>
    <w:rsid w:val="00960CE5"/>
    <w:rsid w:val="00960DB7"/>
    <w:rsid w:val="0096181F"/>
    <w:rsid w:val="00961BC7"/>
    <w:rsid w:val="00962062"/>
    <w:rsid w:val="00962114"/>
    <w:rsid w:val="00962982"/>
    <w:rsid w:val="00962FB1"/>
    <w:rsid w:val="009632BD"/>
    <w:rsid w:val="009639F7"/>
    <w:rsid w:val="00964087"/>
    <w:rsid w:val="00964583"/>
    <w:rsid w:val="00964661"/>
    <w:rsid w:val="00964842"/>
    <w:rsid w:val="00965E9B"/>
    <w:rsid w:val="00966098"/>
    <w:rsid w:val="00966AA5"/>
    <w:rsid w:val="00967E34"/>
    <w:rsid w:val="00970DE3"/>
    <w:rsid w:val="00971793"/>
    <w:rsid w:val="009718F9"/>
    <w:rsid w:val="009731E5"/>
    <w:rsid w:val="00973412"/>
    <w:rsid w:val="009738B0"/>
    <w:rsid w:val="00973D02"/>
    <w:rsid w:val="00973D5B"/>
    <w:rsid w:val="00973F74"/>
    <w:rsid w:val="009745B2"/>
    <w:rsid w:val="00974DCF"/>
    <w:rsid w:val="009750C2"/>
    <w:rsid w:val="009755A1"/>
    <w:rsid w:val="00975677"/>
    <w:rsid w:val="00976204"/>
    <w:rsid w:val="00977172"/>
    <w:rsid w:val="00977DB7"/>
    <w:rsid w:val="009808ED"/>
    <w:rsid w:val="00982DCD"/>
    <w:rsid w:val="00983325"/>
    <w:rsid w:val="00984902"/>
    <w:rsid w:val="00984D5A"/>
    <w:rsid w:val="00985081"/>
    <w:rsid w:val="009855AA"/>
    <w:rsid w:val="00985790"/>
    <w:rsid w:val="00985AEC"/>
    <w:rsid w:val="00985CAB"/>
    <w:rsid w:val="00986236"/>
    <w:rsid w:val="00986E36"/>
    <w:rsid w:val="009876A6"/>
    <w:rsid w:val="00987A6B"/>
    <w:rsid w:val="00987E97"/>
    <w:rsid w:val="0099162E"/>
    <w:rsid w:val="0099268E"/>
    <w:rsid w:val="00992A88"/>
    <w:rsid w:val="0099363A"/>
    <w:rsid w:val="0099433C"/>
    <w:rsid w:val="0099463A"/>
    <w:rsid w:val="00994B8F"/>
    <w:rsid w:val="009952E2"/>
    <w:rsid w:val="00995B94"/>
    <w:rsid w:val="00995DD9"/>
    <w:rsid w:val="00995E2B"/>
    <w:rsid w:val="0099600E"/>
    <w:rsid w:val="0099653D"/>
    <w:rsid w:val="00997885"/>
    <w:rsid w:val="009A01F3"/>
    <w:rsid w:val="009A05FD"/>
    <w:rsid w:val="009A083D"/>
    <w:rsid w:val="009A20F0"/>
    <w:rsid w:val="009A23AB"/>
    <w:rsid w:val="009A247F"/>
    <w:rsid w:val="009A29D0"/>
    <w:rsid w:val="009A3121"/>
    <w:rsid w:val="009A3175"/>
    <w:rsid w:val="009A3DD3"/>
    <w:rsid w:val="009A4816"/>
    <w:rsid w:val="009A48F7"/>
    <w:rsid w:val="009A4940"/>
    <w:rsid w:val="009A4A65"/>
    <w:rsid w:val="009A50E1"/>
    <w:rsid w:val="009A5994"/>
    <w:rsid w:val="009A5A04"/>
    <w:rsid w:val="009A6901"/>
    <w:rsid w:val="009A780B"/>
    <w:rsid w:val="009B03AF"/>
    <w:rsid w:val="009B0E0F"/>
    <w:rsid w:val="009B0F0F"/>
    <w:rsid w:val="009B0F87"/>
    <w:rsid w:val="009B1476"/>
    <w:rsid w:val="009B24DA"/>
    <w:rsid w:val="009B2BD1"/>
    <w:rsid w:val="009B304C"/>
    <w:rsid w:val="009B35AA"/>
    <w:rsid w:val="009B3DDF"/>
    <w:rsid w:val="009B412D"/>
    <w:rsid w:val="009B43C4"/>
    <w:rsid w:val="009B554B"/>
    <w:rsid w:val="009B5573"/>
    <w:rsid w:val="009B5EC8"/>
    <w:rsid w:val="009B6653"/>
    <w:rsid w:val="009B6C1A"/>
    <w:rsid w:val="009B6FE4"/>
    <w:rsid w:val="009B708D"/>
    <w:rsid w:val="009B7338"/>
    <w:rsid w:val="009B7DD2"/>
    <w:rsid w:val="009C069E"/>
    <w:rsid w:val="009C0AEF"/>
    <w:rsid w:val="009C2482"/>
    <w:rsid w:val="009C2786"/>
    <w:rsid w:val="009C2F97"/>
    <w:rsid w:val="009C311B"/>
    <w:rsid w:val="009C4527"/>
    <w:rsid w:val="009C4842"/>
    <w:rsid w:val="009C4D40"/>
    <w:rsid w:val="009C5537"/>
    <w:rsid w:val="009C5D87"/>
    <w:rsid w:val="009C60C1"/>
    <w:rsid w:val="009C6346"/>
    <w:rsid w:val="009C6937"/>
    <w:rsid w:val="009C6FF3"/>
    <w:rsid w:val="009C7792"/>
    <w:rsid w:val="009C7CA1"/>
    <w:rsid w:val="009D00F0"/>
    <w:rsid w:val="009D0153"/>
    <w:rsid w:val="009D0247"/>
    <w:rsid w:val="009D08D7"/>
    <w:rsid w:val="009D0A53"/>
    <w:rsid w:val="009D1539"/>
    <w:rsid w:val="009D159A"/>
    <w:rsid w:val="009D1CD0"/>
    <w:rsid w:val="009D1F61"/>
    <w:rsid w:val="009D2184"/>
    <w:rsid w:val="009D36B5"/>
    <w:rsid w:val="009D3E7B"/>
    <w:rsid w:val="009D3FF7"/>
    <w:rsid w:val="009D43A7"/>
    <w:rsid w:val="009D5EBF"/>
    <w:rsid w:val="009D6080"/>
    <w:rsid w:val="009D60B0"/>
    <w:rsid w:val="009D6455"/>
    <w:rsid w:val="009D690F"/>
    <w:rsid w:val="009D6B6B"/>
    <w:rsid w:val="009D6DC7"/>
    <w:rsid w:val="009D7127"/>
    <w:rsid w:val="009D7690"/>
    <w:rsid w:val="009E09C0"/>
    <w:rsid w:val="009E0B02"/>
    <w:rsid w:val="009E1885"/>
    <w:rsid w:val="009E378A"/>
    <w:rsid w:val="009E3BF6"/>
    <w:rsid w:val="009E40BB"/>
    <w:rsid w:val="009E4CFA"/>
    <w:rsid w:val="009E525E"/>
    <w:rsid w:val="009E5764"/>
    <w:rsid w:val="009E7689"/>
    <w:rsid w:val="009E7BA6"/>
    <w:rsid w:val="009F0C13"/>
    <w:rsid w:val="009F0E60"/>
    <w:rsid w:val="009F0F1A"/>
    <w:rsid w:val="009F1311"/>
    <w:rsid w:val="009F1DED"/>
    <w:rsid w:val="009F218B"/>
    <w:rsid w:val="009F35FF"/>
    <w:rsid w:val="009F3870"/>
    <w:rsid w:val="009F3CA4"/>
    <w:rsid w:val="009F4447"/>
    <w:rsid w:val="009F4A97"/>
    <w:rsid w:val="009F4FDF"/>
    <w:rsid w:val="009F5BFC"/>
    <w:rsid w:val="009F60A0"/>
    <w:rsid w:val="009F714F"/>
    <w:rsid w:val="009F7443"/>
    <w:rsid w:val="009F7A34"/>
    <w:rsid w:val="00A016D6"/>
    <w:rsid w:val="00A02B26"/>
    <w:rsid w:val="00A030A1"/>
    <w:rsid w:val="00A035C3"/>
    <w:rsid w:val="00A0426D"/>
    <w:rsid w:val="00A0539D"/>
    <w:rsid w:val="00A0541A"/>
    <w:rsid w:val="00A0577E"/>
    <w:rsid w:val="00A058DC"/>
    <w:rsid w:val="00A060CB"/>
    <w:rsid w:val="00A0702A"/>
    <w:rsid w:val="00A0789A"/>
    <w:rsid w:val="00A07B76"/>
    <w:rsid w:val="00A07D1F"/>
    <w:rsid w:val="00A07E0A"/>
    <w:rsid w:val="00A07E94"/>
    <w:rsid w:val="00A109B7"/>
    <w:rsid w:val="00A11031"/>
    <w:rsid w:val="00A11044"/>
    <w:rsid w:val="00A11156"/>
    <w:rsid w:val="00A116EE"/>
    <w:rsid w:val="00A11D1F"/>
    <w:rsid w:val="00A124E8"/>
    <w:rsid w:val="00A12AFC"/>
    <w:rsid w:val="00A12CC3"/>
    <w:rsid w:val="00A12DD1"/>
    <w:rsid w:val="00A13BE2"/>
    <w:rsid w:val="00A13FB1"/>
    <w:rsid w:val="00A1416E"/>
    <w:rsid w:val="00A157B1"/>
    <w:rsid w:val="00A15821"/>
    <w:rsid w:val="00A15E77"/>
    <w:rsid w:val="00A15E89"/>
    <w:rsid w:val="00A163FF"/>
    <w:rsid w:val="00A16BEB"/>
    <w:rsid w:val="00A16DD5"/>
    <w:rsid w:val="00A1781A"/>
    <w:rsid w:val="00A2090B"/>
    <w:rsid w:val="00A21361"/>
    <w:rsid w:val="00A21710"/>
    <w:rsid w:val="00A21D36"/>
    <w:rsid w:val="00A22E27"/>
    <w:rsid w:val="00A2382A"/>
    <w:rsid w:val="00A23B0E"/>
    <w:rsid w:val="00A24138"/>
    <w:rsid w:val="00A25574"/>
    <w:rsid w:val="00A25DC9"/>
    <w:rsid w:val="00A261E8"/>
    <w:rsid w:val="00A2714E"/>
    <w:rsid w:val="00A2759D"/>
    <w:rsid w:val="00A30BA1"/>
    <w:rsid w:val="00A30DBA"/>
    <w:rsid w:val="00A31757"/>
    <w:rsid w:val="00A318B0"/>
    <w:rsid w:val="00A31F69"/>
    <w:rsid w:val="00A32389"/>
    <w:rsid w:val="00A3264E"/>
    <w:rsid w:val="00A3374A"/>
    <w:rsid w:val="00A33CE0"/>
    <w:rsid w:val="00A34411"/>
    <w:rsid w:val="00A359CF"/>
    <w:rsid w:val="00A35BCF"/>
    <w:rsid w:val="00A3658C"/>
    <w:rsid w:val="00A36667"/>
    <w:rsid w:val="00A379D7"/>
    <w:rsid w:val="00A37DD1"/>
    <w:rsid w:val="00A40C04"/>
    <w:rsid w:val="00A40D1B"/>
    <w:rsid w:val="00A411F1"/>
    <w:rsid w:val="00A413CF"/>
    <w:rsid w:val="00A436D0"/>
    <w:rsid w:val="00A454C0"/>
    <w:rsid w:val="00A45F38"/>
    <w:rsid w:val="00A474D0"/>
    <w:rsid w:val="00A51888"/>
    <w:rsid w:val="00A51C2B"/>
    <w:rsid w:val="00A51C82"/>
    <w:rsid w:val="00A52B28"/>
    <w:rsid w:val="00A5342D"/>
    <w:rsid w:val="00A547FC"/>
    <w:rsid w:val="00A54C5C"/>
    <w:rsid w:val="00A54C6F"/>
    <w:rsid w:val="00A554C2"/>
    <w:rsid w:val="00A5577C"/>
    <w:rsid w:val="00A55CB2"/>
    <w:rsid w:val="00A55D1D"/>
    <w:rsid w:val="00A56208"/>
    <w:rsid w:val="00A562C0"/>
    <w:rsid w:val="00A563FE"/>
    <w:rsid w:val="00A566A2"/>
    <w:rsid w:val="00A6014F"/>
    <w:rsid w:val="00A604C1"/>
    <w:rsid w:val="00A60DA4"/>
    <w:rsid w:val="00A6104B"/>
    <w:rsid w:val="00A61408"/>
    <w:rsid w:val="00A6156A"/>
    <w:rsid w:val="00A617E6"/>
    <w:rsid w:val="00A63D71"/>
    <w:rsid w:val="00A64803"/>
    <w:rsid w:val="00A64A96"/>
    <w:rsid w:val="00A650D4"/>
    <w:rsid w:val="00A65BFF"/>
    <w:rsid w:val="00A65D4B"/>
    <w:rsid w:val="00A65DB1"/>
    <w:rsid w:val="00A66F25"/>
    <w:rsid w:val="00A67488"/>
    <w:rsid w:val="00A67DD8"/>
    <w:rsid w:val="00A67E04"/>
    <w:rsid w:val="00A67EA1"/>
    <w:rsid w:val="00A70368"/>
    <w:rsid w:val="00A70A60"/>
    <w:rsid w:val="00A715E0"/>
    <w:rsid w:val="00A71851"/>
    <w:rsid w:val="00A722D1"/>
    <w:rsid w:val="00A7230B"/>
    <w:rsid w:val="00A7243E"/>
    <w:rsid w:val="00A72787"/>
    <w:rsid w:val="00A72867"/>
    <w:rsid w:val="00A72C31"/>
    <w:rsid w:val="00A737C5"/>
    <w:rsid w:val="00A73AD4"/>
    <w:rsid w:val="00A752D4"/>
    <w:rsid w:val="00A7557B"/>
    <w:rsid w:val="00A7575C"/>
    <w:rsid w:val="00A75F69"/>
    <w:rsid w:val="00A76FDC"/>
    <w:rsid w:val="00A80C4C"/>
    <w:rsid w:val="00A81E6E"/>
    <w:rsid w:val="00A82891"/>
    <w:rsid w:val="00A83417"/>
    <w:rsid w:val="00A83BB9"/>
    <w:rsid w:val="00A84BBF"/>
    <w:rsid w:val="00A852D2"/>
    <w:rsid w:val="00A85405"/>
    <w:rsid w:val="00A85994"/>
    <w:rsid w:val="00A859D1"/>
    <w:rsid w:val="00A85E33"/>
    <w:rsid w:val="00A85E90"/>
    <w:rsid w:val="00A85EDF"/>
    <w:rsid w:val="00A8609E"/>
    <w:rsid w:val="00A8692F"/>
    <w:rsid w:val="00A86DB8"/>
    <w:rsid w:val="00A87102"/>
    <w:rsid w:val="00A87212"/>
    <w:rsid w:val="00A87E9F"/>
    <w:rsid w:val="00A90599"/>
    <w:rsid w:val="00A91A8A"/>
    <w:rsid w:val="00A91C35"/>
    <w:rsid w:val="00A91F76"/>
    <w:rsid w:val="00A9201F"/>
    <w:rsid w:val="00A921CC"/>
    <w:rsid w:val="00A92533"/>
    <w:rsid w:val="00A92F06"/>
    <w:rsid w:val="00A93509"/>
    <w:rsid w:val="00A937DD"/>
    <w:rsid w:val="00A93E13"/>
    <w:rsid w:val="00A94296"/>
    <w:rsid w:val="00A9450E"/>
    <w:rsid w:val="00A9614A"/>
    <w:rsid w:val="00A96695"/>
    <w:rsid w:val="00A968CA"/>
    <w:rsid w:val="00A96E1C"/>
    <w:rsid w:val="00A974AE"/>
    <w:rsid w:val="00AA0B98"/>
    <w:rsid w:val="00AA10F5"/>
    <w:rsid w:val="00AA1861"/>
    <w:rsid w:val="00AA2C7F"/>
    <w:rsid w:val="00AA36A0"/>
    <w:rsid w:val="00AA38A3"/>
    <w:rsid w:val="00AA4DED"/>
    <w:rsid w:val="00AA4E0A"/>
    <w:rsid w:val="00AA4EEE"/>
    <w:rsid w:val="00AA5787"/>
    <w:rsid w:val="00AA7AD0"/>
    <w:rsid w:val="00AB1980"/>
    <w:rsid w:val="00AB19CC"/>
    <w:rsid w:val="00AB23E6"/>
    <w:rsid w:val="00AB27B9"/>
    <w:rsid w:val="00AB35C8"/>
    <w:rsid w:val="00AB3744"/>
    <w:rsid w:val="00AB3C79"/>
    <w:rsid w:val="00AB3D81"/>
    <w:rsid w:val="00AB4F65"/>
    <w:rsid w:val="00AB6065"/>
    <w:rsid w:val="00AB63BA"/>
    <w:rsid w:val="00AB6472"/>
    <w:rsid w:val="00AB697F"/>
    <w:rsid w:val="00AB6F7F"/>
    <w:rsid w:val="00AB7075"/>
    <w:rsid w:val="00AB7254"/>
    <w:rsid w:val="00AB73FF"/>
    <w:rsid w:val="00AC02B9"/>
    <w:rsid w:val="00AC02C8"/>
    <w:rsid w:val="00AC04A9"/>
    <w:rsid w:val="00AC08F3"/>
    <w:rsid w:val="00AC0D79"/>
    <w:rsid w:val="00AC0F34"/>
    <w:rsid w:val="00AC11F4"/>
    <w:rsid w:val="00AC1E5F"/>
    <w:rsid w:val="00AC2813"/>
    <w:rsid w:val="00AC2B9E"/>
    <w:rsid w:val="00AC3D24"/>
    <w:rsid w:val="00AC41D1"/>
    <w:rsid w:val="00AC441E"/>
    <w:rsid w:val="00AC48C2"/>
    <w:rsid w:val="00AC4A5B"/>
    <w:rsid w:val="00AC4B9C"/>
    <w:rsid w:val="00AC4CD2"/>
    <w:rsid w:val="00AC5140"/>
    <w:rsid w:val="00AC5C5D"/>
    <w:rsid w:val="00AC61F9"/>
    <w:rsid w:val="00AC620F"/>
    <w:rsid w:val="00AC705E"/>
    <w:rsid w:val="00AC7100"/>
    <w:rsid w:val="00AC77A9"/>
    <w:rsid w:val="00AC7A36"/>
    <w:rsid w:val="00AC7B41"/>
    <w:rsid w:val="00AD0B45"/>
    <w:rsid w:val="00AD0DCA"/>
    <w:rsid w:val="00AD13AD"/>
    <w:rsid w:val="00AD1CF8"/>
    <w:rsid w:val="00AD1F36"/>
    <w:rsid w:val="00AD451B"/>
    <w:rsid w:val="00AD4C2D"/>
    <w:rsid w:val="00AD4E91"/>
    <w:rsid w:val="00AD5E25"/>
    <w:rsid w:val="00AD70AA"/>
    <w:rsid w:val="00AD765B"/>
    <w:rsid w:val="00AD7C43"/>
    <w:rsid w:val="00AD7DF2"/>
    <w:rsid w:val="00AE00E9"/>
    <w:rsid w:val="00AE054D"/>
    <w:rsid w:val="00AE0F56"/>
    <w:rsid w:val="00AE1833"/>
    <w:rsid w:val="00AE200A"/>
    <w:rsid w:val="00AE2E09"/>
    <w:rsid w:val="00AE402E"/>
    <w:rsid w:val="00AE47E5"/>
    <w:rsid w:val="00AE4A6F"/>
    <w:rsid w:val="00AE4B5B"/>
    <w:rsid w:val="00AE4BAC"/>
    <w:rsid w:val="00AE52AA"/>
    <w:rsid w:val="00AE54F7"/>
    <w:rsid w:val="00AE5AB2"/>
    <w:rsid w:val="00AE5FD5"/>
    <w:rsid w:val="00AE6E00"/>
    <w:rsid w:val="00AE7BD3"/>
    <w:rsid w:val="00AF1419"/>
    <w:rsid w:val="00AF1ABD"/>
    <w:rsid w:val="00AF2199"/>
    <w:rsid w:val="00AF2A59"/>
    <w:rsid w:val="00AF2ADA"/>
    <w:rsid w:val="00AF2CC9"/>
    <w:rsid w:val="00AF2F31"/>
    <w:rsid w:val="00AF3003"/>
    <w:rsid w:val="00AF47FD"/>
    <w:rsid w:val="00AF4C69"/>
    <w:rsid w:val="00AF5526"/>
    <w:rsid w:val="00AF5955"/>
    <w:rsid w:val="00AF7C9A"/>
    <w:rsid w:val="00AF7F44"/>
    <w:rsid w:val="00B00210"/>
    <w:rsid w:val="00B0032B"/>
    <w:rsid w:val="00B01F15"/>
    <w:rsid w:val="00B04390"/>
    <w:rsid w:val="00B056AE"/>
    <w:rsid w:val="00B06B0D"/>
    <w:rsid w:val="00B07332"/>
    <w:rsid w:val="00B109EE"/>
    <w:rsid w:val="00B11FD7"/>
    <w:rsid w:val="00B126F9"/>
    <w:rsid w:val="00B13D1E"/>
    <w:rsid w:val="00B14A1E"/>
    <w:rsid w:val="00B14E7D"/>
    <w:rsid w:val="00B15399"/>
    <w:rsid w:val="00B160F9"/>
    <w:rsid w:val="00B16EDD"/>
    <w:rsid w:val="00B17688"/>
    <w:rsid w:val="00B17869"/>
    <w:rsid w:val="00B20023"/>
    <w:rsid w:val="00B2172E"/>
    <w:rsid w:val="00B223C7"/>
    <w:rsid w:val="00B227DD"/>
    <w:rsid w:val="00B23831"/>
    <w:rsid w:val="00B23A38"/>
    <w:rsid w:val="00B246B9"/>
    <w:rsid w:val="00B24992"/>
    <w:rsid w:val="00B24FBD"/>
    <w:rsid w:val="00B2652B"/>
    <w:rsid w:val="00B26A89"/>
    <w:rsid w:val="00B27737"/>
    <w:rsid w:val="00B3025B"/>
    <w:rsid w:val="00B303E4"/>
    <w:rsid w:val="00B30654"/>
    <w:rsid w:val="00B30B0D"/>
    <w:rsid w:val="00B30BC0"/>
    <w:rsid w:val="00B30D9C"/>
    <w:rsid w:val="00B30DD0"/>
    <w:rsid w:val="00B311EA"/>
    <w:rsid w:val="00B31AF1"/>
    <w:rsid w:val="00B3252F"/>
    <w:rsid w:val="00B32946"/>
    <w:rsid w:val="00B32975"/>
    <w:rsid w:val="00B3315D"/>
    <w:rsid w:val="00B33531"/>
    <w:rsid w:val="00B34EBD"/>
    <w:rsid w:val="00B356C4"/>
    <w:rsid w:val="00B356C5"/>
    <w:rsid w:val="00B35750"/>
    <w:rsid w:val="00B36124"/>
    <w:rsid w:val="00B364F9"/>
    <w:rsid w:val="00B36538"/>
    <w:rsid w:val="00B366A1"/>
    <w:rsid w:val="00B3683A"/>
    <w:rsid w:val="00B3727B"/>
    <w:rsid w:val="00B37879"/>
    <w:rsid w:val="00B37B31"/>
    <w:rsid w:val="00B37FF5"/>
    <w:rsid w:val="00B40201"/>
    <w:rsid w:val="00B41033"/>
    <w:rsid w:val="00B41A30"/>
    <w:rsid w:val="00B41B54"/>
    <w:rsid w:val="00B41FBA"/>
    <w:rsid w:val="00B4247F"/>
    <w:rsid w:val="00B42A99"/>
    <w:rsid w:val="00B42D1F"/>
    <w:rsid w:val="00B4329F"/>
    <w:rsid w:val="00B4398F"/>
    <w:rsid w:val="00B44931"/>
    <w:rsid w:val="00B4593A"/>
    <w:rsid w:val="00B45CCF"/>
    <w:rsid w:val="00B45F3E"/>
    <w:rsid w:val="00B46419"/>
    <w:rsid w:val="00B473D3"/>
    <w:rsid w:val="00B476CA"/>
    <w:rsid w:val="00B47FF5"/>
    <w:rsid w:val="00B515B2"/>
    <w:rsid w:val="00B5169D"/>
    <w:rsid w:val="00B52363"/>
    <w:rsid w:val="00B540C8"/>
    <w:rsid w:val="00B5449F"/>
    <w:rsid w:val="00B54C94"/>
    <w:rsid w:val="00B55B08"/>
    <w:rsid w:val="00B563A8"/>
    <w:rsid w:val="00B56D1A"/>
    <w:rsid w:val="00B56D57"/>
    <w:rsid w:val="00B5769F"/>
    <w:rsid w:val="00B5772F"/>
    <w:rsid w:val="00B60B7B"/>
    <w:rsid w:val="00B61AE2"/>
    <w:rsid w:val="00B6258D"/>
    <w:rsid w:val="00B62D3E"/>
    <w:rsid w:val="00B63173"/>
    <w:rsid w:val="00B63CF5"/>
    <w:rsid w:val="00B64CB5"/>
    <w:rsid w:val="00B654AE"/>
    <w:rsid w:val="00B658F6"/>
    <w:rsid w:val="00B65A22"/>
    <w:rsid w:val="00B6627C"/>
    <w:rsid w:val="00B66BE3"/>
    <w:rsid w:val="00B66D48"/>
    <w:rsid w:val="00B67257"/>
    <w:rsid w:val="00B676C4"/>
    <w:rsid w:val="00B67EB1"/>
    <w:rsid w:val="00B700C4"/>
    <w:rsid w:val="00B70199"/>
    <w:rsid w:val="00B708DC"/>
    <w:rsid w:val="00B70CE2"/>
    <w:rsid w:val="00B7175F"/>
    <w:rsid w:val="00B71BEF"/>
    <w:rsid w:val="00B72868"/>
    <w:rsid w:val="00B732EF"/>
    <w:rsid w:val="00B73A79"/>
    <w:rsid w:val="00B74177"/>
    <w:rsid w:val="00B74585"/>
    <w:rsid w:val="00B75A3A"/>
    <w:rsid w:val="00B7695B"/>
    <w:rsid w:val="00B76AE9"/>
    <w:rsid w:val="00B76E48"/>
    <w:rsid w:val="00B7777D"/>
    <w:rsid w:val="00B77832"/>
    <w:rsid w:val="00B804F6"/>
    <w:rsid w:val="00B81A66"/>
    <w:rsid w:val="00B81F3D"/>
    <w:rsid w:val="00B82002"/>
    <w:rsid w:val="00B821FE"/>
    <w:rsid w:val="00B82547"/>
    <w:rsid w:val="00B82616"/>
    <w:rsid w:val="00B838E1"/>
    <w:rsid w:val="00B83F9F"/>
    <w:rsid w:val="00B85CE6"/>
    <w:rsid w:val="00B86ED1"/>
    <w:rsid w:val="00B873E8"/>
    <w:rsid w:val="00B87784"/>
    <w:rsid w:val="00B87BDF"/>
    <w:rsid w:val="00B900DF"/>
    <w:rsid w:val="00B913A5"/>
    <w:rsid w:val="00B92AEF"/>
    <w:rsid w:val="00B93B66"/>
    <w:rsid w:val="00B93E47"/>
    <w:rsid w:val="00B953DD"/>
    <w:rsid w:val="00B95E8B"/>
    <w:rsid w:val="00B9612C"/>
    <w:rsid w:val="00B9644D"/>
    <w:rsid w:val="00B96C77"/>
    <w:rsid w:val="00B96D73"/>
    <w:rsid w:val="00B97E81"/>
    <w:rsid w:val="00BA046A"/>
    <w:rsid w:val="00BA06A7"/>
    <w:rsid w:val="00BA0C3B"/>
    <w:rsid w:val="00BA161A"/>
    <w:rsid w:val="00BA1A13"/>
    <w:rsid w:val="00BA3A12"/>
    <w:rsid w:val="00BA461B"/>
    <w:rsid w:val="00BA5868"/>
    <w:rsid w:val="00BA5ED9"/>
    <w:rsid w:val="00BA67E7"/>
    <w:rsid w:val="00BA6867"/>
    <w:rsid w:val="00BA6F41"/>
    <w:rsid w:val="00BB03A0"/>
    <w:rsid w:val="00BB0421"/>
    <w:rsid w:val="00BB06A1"/>
    <w:rsid w:val="00BB10F5"/>
    <w:rsid w:val="00BB24D9"/>
    <w:rsid w:val="00BB3250"/>
    <w:rsid w:val="00BB50A7"/>
    <w:rsid w:val="00BB5EA2"/>
    <w:rsid w:val="00BB6B3E"/>
    <w:rsid w:val="00BB7310"/>
    <w:rsid w:val="00BB7845"/>
    <w:rsid w:val="00BC0EDB"/>
    <w:rsid w:val="00BC123E"/>
    <w:rsid w:val="00BC1244"/>
    <w:rsid w:val="00BC1360"/>
    <w:rsid w:val="00BC141A"/>
    <w:rsid w:val="00BC1A74"/>
    <w:rsid w:val="00BC1AEA"/>
    <w:rsid w:val="00BC235D"/>
    <w:rsid w:val="00BC2509"/>
    <w:rsid w:val="00BC2CFE"/>
    <w:rsid w:val="00BC3507"/>
    <w:rsid w:val="00BC3F01"/>
    <w:rsid w:val="00BC3F06"/>
    <w:rsid w:val="00BC461F"/>
    <w:rsid w:val="00BC498A"/>
    <w:rsid w:val="00BC512D"/>
    <w:rsid w:val="00BC5164"/>
    <w:rsid w:val="00BC5A83"/>
    <w:rsid w:val="00BC5E8F"/>
    <w:rsid w:val="00BC5EEE"/>
    <w:rsid w:val="00BC6888"/>
    <w:rsid w:val="00BC6C66"/>
    <w:rsid w:val="00BC6CAF"/>
    <w:rsid w:val="00BC7140"/>
    <w:rsid w:val="00BC7EE0"/>
    <w:rsid w:val="00BD0469"/>
    <w:rsid w:val="00BD0567"/>
    <w:rsid w:val="00BD0CC1"/>
    <w:rsid w:val="00BD0F91"/>
    <w:rsid w:val="00BD1032"/>
    <w:rsid w:val="00BD1CEF"/>
    <w:rsid w:val="00BD2481"/>
    <w:rsid w:val="00BD2580"/>
    <w:rsid w:val="00BD2CA8"/>
    <w:rsid w:val="00BD2FBF"/>
    <w:rsid w:val="00BD4AB8"/>
    <w:rsid w:val="00BD6164"/>
    <w:rsid w:val="00BD6189"/>
    <w:rsid w:val="00BD641B"/>
    <w:rsid w:val="00BD6E35"/>
    <w:rsid w:val="00BE011E"/>
    <w:rsid w:val="00BE0766"/>
    <w:rsid w:val="00BE1FD0"/>
    <w:rsid w:val="00BE207A"/>
    <w:rsid w:val="00BE24B8"/>
    <w:rsid w:val="00BE2B82"/>
    <w:rsid w:val="00BE2C8F"/>
    <w:rsid w:val="00BE2FE2"/>
    <w:rsid w:val="00BE5C84"/>
    <w:rsid w:val="00BE628E"/>
    <w:rsid w:val="00BE63E1"/>
    <w:rsid w:val="00BE65BA"/>
    <w:rsid w:val="00BE6F50"/>
    <w:rsid w:val="00BE7E1B"/>
    <w:rsid w:val="00BE7F49"/>
    <w:rsid w:val="00BF0CF6"/>
    <w:rsid w:val="00BF0DA3"/>
    <w:rsid w:val="00BF0FEF"/>
    <w:rsid w:val="00BF254A"/>
    <w:rsid w:val="00BF25EA"/>
    <w:rsid w:val="00BF2DB0"/>
    <w:rsid w:val="00BF3324"/>
    <w:rsid w:val="00BF3B1E"/>
    <w:rsid w:val="00BF3E27"/>
    <w:rsid w:val="00BF4282"/>
    <w:rsid w:val="00BF4308"/>
    <w:rsid w:val="00BF44F5"/>
    <w:rsid w:val="00BF51D5"/>
    <w:rsid w:val="00BF5385"/>
    <w:rsid w:val="00BF57B8"/>
    <w:rsid w:val="00BF686F"/>
    <w:rsid w:val="00BF6FA3"/>
    <w:rsid w:val="00BF7571"/>
    <w:rsid w:val="00BF7B93"/>
    <w:rsid w:val="00BF7F40"/>
    <w:rsid w:val="00C000CA"/>
    <w:rsid w:val="00C00E7B"/>
    <w:rsid w:val="00C00FF8"/>
    <w:rsid w:val="00C01245"/>
    <w:rsid w:val="00C02E4B"/>
    <w:rsid w:val="00C040E7"/>
    <w:rsid w:val="00C04B45"/>
    <w:rsid w:val="00C056A7"/>
    <w:rsid w:val="00C05ACF"/>
    <w:rsid w:val="00C05B67"/>
    <w:rsid w:val="00C05DAB"/>
    <w:rsid w:val="00C062FB"/>
    <w:rsid w:val="00C06457"/>
    <w:rsid w:val="00C06F73"/>
    <w:rsid w:val="00C0752F"/>
    <w:rsid w:val="00C10880"/>
    <w:rsid w:val="00C109A7"/>
    <w:rsid w:val="00C112FC"/>
    <w:rsid w:val="00C118B9"/>
    <w:rsid w:val="00C119D6"/>
    <w:rsid w:val="00C11CAF"/>
    <w:rsid w:val="00C11CC2"/>
    <w:rsid w:val="00C12512"/>
    <w:rsid w:val="00C128E3"/>
    <w:rsid w:val="00C13246"/>
    <w:rsid w:val="00C1344E"/>
    <w:rsid w:val="00C13471"/>
    <w:rsid w:val="00C13555"/>
    <w:rsid w:val="00C135AA"/>
    <w:rsid w:val="00C13C44"/>
    <w:rsid w:val="00C14621"/>
    <w:rsid w:val="00C146B1"/>
    <w:rsid w:val="00C14F9E"/>
    <w:rsid w:val="00C15003"/>
    <w:rsid w:val="00C153E1"/>
    <w:rsid w:val="00C159C7"/>
    <w:rsid w:val="00C16120"/>
    <w:rsid w:val="00C16271"/>
    <w:rsid w:val="00C16466"/>
    <w:rsid w:val="00C16647"/>
    <w:rsid w:val="00C16688"/>
    <w:rsid w:val="00C166E1"/>
    <w:rsid w:val="00C177B7"/>
    <w:rsid w:val="00C17B89"/>
    <w:rsid w:val="00C17DAF"/>
    <w:rsid w:val="00C205FF"/>
    <w:rsid w:val="00C20D46"/>
    <w:rsid w:val="00C21056"/>
    <w:rsid w:val="00C21A73"/>
    <w:rsid w:val="00C22A70"/>
    <w:rsid w:val="00C2443E"/>
    <w:rsid w:val="00C24470"/>
    <w:rsid w:val="00C2477E"/>
    <w:rsid w:val="00C247C0"/>
    <w:rsid w:val="00C24C01"/>
    <w:rsid w:val="00C25306"/>
    <w:rsid w:val="00C26966"/>
    <w:rsid w:val="00C27BF1"/>
    <w:rsid w:val="00C30215"/>
    <w:rsid w:val="00C30471"/>
    <w:rsid w:val="00C3173F"/>
    <w:rsid w:val="00C318AA"/>
    <w:rsid w:val="00C33102"/>
    <w:rsid w:val="00C33149"/>
    <w:rsid w:val="00C33E5C"/>
    <w:rsid w:val="00C3427E"/>
    <w:rsid w:val="00C342BE"/>
    <w:rsid w:val="00C343D8"/>
    <w:rsid w:val="00C34DE5"/>
    <w:rsid w:val="00C35CF1"/>
    <w:rsid w:val="00C36998"/>
    <w:rsid w:val="00C36E4E"/>
    <w:rsid w:val="00C37644"/>
    <w:rsid w:val="00C37CC7"/>
    <w:rsid w:val="00C40186"/>
    <w:rsid w:val="00C40910"/>
    <w:rsid w:val="00C40DA9"/>
    <w:rsid w:val="00C41724"/>
    <w:rsid w:val="00C4180E"/>
    <w:rsid w:val="00C418AE"/>
    <w:rsid w:val="00C42F2A"/>
    <w:rsid w:val="00C43218"/>
    <w:rsid w:val="00C433CB"/>
    <w:rsid w:val="00C43625"/>
    <w:rsid w:val="00C43B21"/>
    <w:rsid w:val="00C450A7"/>
    <w:rsid w:val="00C4538C"/>
    <w:rsid w:val="00C47256"/>
    <w:rsid w:val="00C4745F"/>
    <w:rsid w:val="00C475B7"/>
    <w:rsid w:val="00C476E1"/>
    <w:rsid w:val="00C478C1"/>
    <w:rsid w:val="00C478D3"/>
    <w:rsid w:val="00C527BD"/>
    <w:rsid w:val="00C53830"/>
    <w:rsid w:val="00C53B69"/>
    <w:rsid w:val="00C53C6C"/>
    <w:rsid w:val="00C53E0C"/>
    <w:rsid w:val="00C54713"/>
    <w:rsid w:val="00C552BE"/>
    <w:rsid w:val="00C55992"/>
    <w:rsid w:val="00C57708"/>
    <w:rsid w:val="00C57F3A"/>
    <w:rsid w:val="00C60CDC"/>
    <w:rsid w:val="00C61588"/>
    <w:rsid w:val="00C618EA"/>
    <w:rsid w:val="00C61F76"/>
    <w:rsid w:val="00C623C0"/>
    <w:rsid w:val="00C6342C"/>
    <w:rsid w:val="00C63524"/>
    <w:rsid w:val="00C63791"/>
    <w:rsid w:val="00C637F9"/>
    <w:rsid w:val="00C6504C"/>
    <w:rsid w:val="00C651A1"/>
    <w:rsid w:val="00C651F6"/>
    <w:rsid w:val="00C65466"/>
    <w:rsid w:val="00C65F02"/>
    <w:rsid w:val="00C66616"/>
    <w:rsid w:val="00C67DB0"/>
    <w:rsid w:val="00C703FD"/>
    <w:rsid w:val="00C709B1"/>
    <w:rsid w:val="00C712B4"/>
    <w:rsid w:val="00C713B0"/>
    <w:rsid w:val="00C714B0"/>
    <w:rsid w:val="00C7226E"/>
    <w:rsid w:val="00C7307A"/>
    <w:rsid w:val="00C73352"/>
    <w:rsid w:val="00C73851"/>
    <w:rsid w:val="00C73F6A"/>
    <w:rsid w:val="00C7440B"/>
    <w:rsid w:val="00C746B8"/>
    <w:rsid w:val="00C75E46"/>
    <w:rsid w:val="00C75ED5"/>
    <w:rsid w:val="00C77516"/>
    <w:rsid w:val="00C77B34"/>
    <w:rsid w:val="00C80314"/>
    <w:rsid w:val="00C80B0A"/>
    <w:rsid w:val="00C80D69"/>
    <w:rsid w:val="00C81B2F"/>
    <w:rsid w:val="00C82A29"/>
    <w:rsid w:val="00C82A6D"/>
    <w:rsid w:val="00C82CC7"/>
    <w:rsid w:val="00C82F93"/>
    <w:rsid w:val="00C8349A"/>
    <w:rsid w:val="00C84190"/>
    <w:rsid w:val="00C8430B"/>
    <w:rsid w:val="00C84540"/>
    <w:rsid w:val="00C845EB"/>
    <w:rsid w:val="00C84A2B"/>
    <w:rsid w:val="00C84E68"/>
    <w:rsid w:val="00C8585A"/>
    <w:rsid w:val="00C8648C"/>
    <w:rsid w:val="00C8653E"/>
    <w:rsid w:val="00C8658E"/>
    <w:rsid w:val="00C86D10"/>
    <w:rsid w:val="00C87117"/>
    <w:rsid w:val="00C872E6"/>
    <w:rsid w:val="00C8753F"/>
    <w:rsid w:val="00C876B7"/>
    <w:rsid w:val="00C90886"/>
    <w:rsid w:val="00C90A8F"/>
    <w:rsid w:val="00C923BE"/>
    <w:rsid w:val="00C92C5E"/>
    <w:rsid w:val="00C92F80"/>
    <w:rsid w:val="00C932A0"/>
    <w:rsid w:val="00C945BE"/>
    <w:rsid w:val="00C9557C"/>
    <w:rsid w:val="00C95E28"/>
    <w:rsid w:val="00C96CF9"/>
    <w:rsid w:val="00C97F0E"/>
    <w:rsid w:val="00CA006B"/>
    <w:rsid w:val="00CA051E"/>
    <w:rsid w:val="00CA0B32"/>
    <w:rsid w:val="00CA1871"/>
    <w:rsid w:val="00CA1B2D"/>
    <w:rsid w:val="00CA3473"/>
    <w:rsid w:val="00CA3790"/>
    <w:rsid w:val="00CA4190"/>
    <w:rsid w:val="00CA44CA"/>
    <w:rsid w:val="00CA4746"/>
    <w:rsid w:val="00CA48A4"/>
    <w:rsid w:val="00CA512D"/>
    <w:rsid w:val="00CA5DA4"/>
    <w:rsid w:val="00CA67FC"/>
    <w:rsid w:val="00CA6AE1"/>
    <w:rsid w:val="00CA6C68"/>
    <w:rsid w:val="00CA6EE5"/>
    <w:rsid w:val="00CA7042"/>
    <w:rsid w:val="00CA7F2D"/>
    <w:rsid w:val="00CA7F61"/>
    <w:rsid w:val="00CB0082"/>
    <w:rsid w:val="00CB0B93"/>
    <w:rsid w:val="00CB0C91"/>
    <w:rsid w:val="00CB1676"/>
    <w:rsid w:val="00CB2817"/>
    <w:rsid w:val="00CB2855"/>
    <w:rsid w:val="00CB2F9E"/>
    <w:rsid w:val="00CB3BF3"/>
    <w:rsid w:val="00CB3E12"/>
    <w:rsid w:val="00CB4C9C"/>
    <w:rsid w:val="00CB4D57"/>
    <w:rsid w:val="00CB555A"/>
    <w:rsid w:val="00CB56BC"/>
    <w:rsid w:val="00CB64FD"/>
    <w:rsid w:val="00CB661B"/>
    <w:rsid w:val="00CB7F05"/>
    <w:rsid w:val="00CC0732"/>
    <w:rsid w:val="00CC0813"/>
    <w:rsid w:val="00CC166A"/>
    <w:rsid w:val="00CC19A5"/>
    <w:rsid w:val="00CC1A07"/>
    <w:rsid w:val="00CC1B0B"/>
    <w:rsid w:val="00CC1D0E"/>
    <w:rsid w:val="00CC23A8"/>
    <w:rsid w:val="00CC30A8"/>
    <w:rsid w:val="00CC3D66"/>
    <w:rsid w:val="00CC4246"/>
    <w:rsid w:val="00CC45C4"/>
    <w:rsid w:val="00CC580B"/>
    <w:rsid w:val="00CC6943"/>
    <w:rsid w:val="00CC6C92"/>
    <w:rsid w:val="00CC6EAF"/>
    <w:rsid w:val="00CD0A9B"/>
    <w:rsid w:val="00CD0B85"/>
    <w:rsid w:val="00CD0C97"/>
    <w:rsid w:val="00CD0DC8"/>
    <w:rsid w:val="00CD11B7"/>
    <w:rsid w:val="00CD222D"/>
    <w:rsid w:val="00CD23C8"/>
    <w:rsid w:val="00CD2565"/>
    <w:rsid w:val="00CD2C12"/>
    <w:rsid w:val="00CD3954"/>
    <w:rsid w:val="00CD4C66"/>
    <w:rsid w:val="00CD4DF3"/>
    <w:rsid w:val="00CD550E"/>
    <w:rsid w:val="00CD583A"/>
    <w:rsid w:val="00CD5BCF"/>
    <w:rsid w:val="00CD5D95"/>
    <w:rsid w:val="00CE0ACC"/>
    <w:rsid w:val="00CE0EBD"/>
    <w:rsid w:val="00CE10FA"/>
    <w:rsid w:val="00CE15D6"/>
    <w:rsid w:val="00CE16D3"/>
    <w:rsid w:val="00CE1DA7"/>
    <w:rsid w:val="00CE1F22"/>
    <w:rsid w:val="00CE267F"/>
    <w:rsid w:val="00CE2C34"/>
    <w:rsid w:val="00CE4E2C"/>
    <w:rsid w:val="00CE4F4F"/>
    <w:rsid w:val="00CE519D"/>
    <w:rsid w:val="00CE5635"/>
    <w:rsid w:val="00CE581F"/>
    <w:rsid w:val="00CE5C0D"/>
    <w:rsid w:val="00CE6150"/>
    <w:rsid w:val="00CE6611"/>
    <w:rsid w:val="00CF0014"/>
    <w:rsid w:val="00CF17CE"/>
    <w:rsid w:val="00CF1CF7"/>
    <w:rsid w:val="00CF25AD"/>
    <w:rsid w:val="00CF3776"/>
    <w:rsid w:val="00CF3A8C"/>
    <w:rsid w:val="00CF5256"/>
    <w:rsid w:val="00CF5510"/>
    <w:rsid w:val="00CF6169"/>
    <w:rsid w:val="00CF6DB1"/>
    <w:rsid w:val="00D0021E"/>
    <w:rsid w:val="00D00E6B"/>
    <w:rsid w:val="00D01920"/>
    <w:rsid w:val="00D01CB3"/>
    <w:rsid w:val="00D025A8"/>
    <w:rsid w:val="00D0480C"/>
    <w:rsid w:val="00D0523C"/>
    <w:rsid w:val="00D0524F"/>
    <w:rsid w:val="00D052AA"/>
    <w:rsid w:val="00D057CA"/>
    <w:rsid w:val="00D06273"/>
    <w:rsid w:val="00D06912"/>
    <w:rsid w:val="00D069CF"/>
    <w:rsid w:val="00D06F18"/>
    <w:rsid w:val="00D0718B"/>
    <w:rsid w:val="00D07452"/>
    <w:rsid w:val="00D077B8"/>
    <w:rsid w:val="00D07E29"/>
    <w:rsid w:val="00D1033B"/>
    <w:rsid w:val="00D103BE"/>
    <w:rsid w:val="00D1063F"/>
    <w:rsid w:val="00D11385"/>
    <w:rsid w:val="00D121AB"/>
    <w:rsid w:val="00D12E9A"/>
    <w:rsid w:val="00D12EDA"/>
    <w:rsid w:val="00D138A3"/>
    <w:rsid w:val="00D13FDA"/>
    <w:rsid w:val="00D14949"/>
    <w:rsid w:val="00D14C79"/>
    <w:rsid w:val="00D14D02"/>
    <w:rsid w:val="00D14D3B"/>
    <w:rsid w:val="00D1527E"/>
    <w:rsid w:val="00D15516"/>
    <w:rsid w:val="00D155A5"/>
    <w:rsid w:val="00D15BD0"/>
    <w:rsid w:val="00D160A9"/>
    <w:rsid w:val="00D16690"/>
    <w:rsid w:val="00D16A56"/>
    <w:rsid w:val="00D17428"/>
    <w:rsid w:val="00D176E9"/>
    <w:rsid w:val="00D179FC"/>
    <w:rsid w:val="00D20CB6"/>
    <w:rsid w:val="00D20CD5"/>
    <w:rsid w:val="00D2154F"/>
    <w:rsid w:val="00D21EB0"/>
    <w:rsid w:val="00D236E1"/>
    <w:rsid w:val="00D23E16"/>
    <w:rsid w:val="00D24BF4"/>
    <w:rsid w:val="00D24C85"/>
    <w:rsid w:val="00D25FD2"/>
    <w:rsid w:val="00D27608"/>
    <w:rsid w:val="00D27BA5"/>
    <w:rsid w:val="00D27C0A"/>
    <w:rsid w:val="00D27C1F"/>
    <w:rsid w:val="00D27FC2"/>
    <w:rsid w:val="00D305CE"/>
    <w:rsid w:val="00D30754"/>
    <w:rsid w:val="00D317AD"/>
    <w:rsid w:val="00D31F25"/>
    <w:rsid w:val="00D3282C"/>
    <w:rsid w:val="00D3368E"/>
    <w:rsid w:val="00D34088"/>
    <w:rsid w:val="00D34F9D"/>
    <w:rsid w:val="00D35AFC"/>
    <w:rsid w:val="00D360CD"/>
    <w:rsid w:val="00D3695C"/>
    <w:rsid w:val="00D37101"/>
    <w:rsid w:val="00D40E29"/>
    <w:rsid w:val="00D43441"/>
    <w:rsid w:val="00D43D65"/>
    <w:rsid w:val="00D4439F"/>
    <w:rsid w:val="00D4449C"/>
    <w:rsid w:val="00D447DE"/>
    <w:rsid w:val="00D45167"/>
    <w:rsid w:val="00D4518E"/>
    <w:rsid w:val="00D4624F"/>
    <w:rsid w:val="00D465D8"/>
    <w:rsid w:val="00D51A19"/>
    <w:rsid w:val="00D5234F"/>
    <w:rsid w:val="00D54115"/>
    <w:rsid w:val="00D5479A"/>
    <w:rsid w:val="00D55E00"/>
    <w:rsid w:val="00D5799A"/>
    <w:rsid w:val="00D579C7"/>
    <w:rsid w:val="00D57C6D"/>
    <w:rsid w:val="00D603AD"/>
    <w:rsid w:val="00D60D2A"/>
    <w:rsid w:val="00D613D5"/>
    <w:rsid w:val="00D6169A"/>
    <w:rsid w:val="00D61CE8"/>
    <w:rsid w:val="00D61FB1"/>
    <w:rsid w:val="00D6283A"/>
    <w:rsid w:val="00D62903"/>
    <w:rsid w:val="00D670ED"/>
    <w:rsid w:val="00D67378"/>
    <w:rsid w:val="00D677D9"/>
    <w:rsid w:val="00D67D82"/>
    <w:rsid w:val="00D7007E"/>
    <w:rsid w:val="00D713FD"/>
    <w:rsid w:val="00D71AB2"/>
    <w:rsid w:val="00D723E5"/>
    <w:rsid w:val="00D72F01"/>
    <w:rsid w:val="00D732F2"/>
    <w:rsid w:val="00D73322"/>
    <w:rsid w:val="00D733A2"/>
    <w:rsid w:val="00D73449"/>
    <w:rsid w:val="00D74C63"/>
    <w:rsid w:val="00D74E27"/>
    <w:rsid w:val="00D76274"/>
    <w:rsid w:val="00D77267"/>
    <w:rsid w:val="00D77B90"/>
    <w:rsid w:val="00D807AC"/>
    <w:rsid w:val="00D80D00"/>
    <w:rsid w:val="00D80DBC"/>
    <w:rsid w:val="00D812E4"/>
    <w:rsid w:val="00D812F4"/>
    <w:rsid w:val="00D81309"/>
    <w:rsid w:val="00D81A77"/>
    <w:rsid w:val="00D82DD3"/>
    <w:rsid w:val="00D82DE0"/>
    <w:rsid w:val="00D82E95"/>
    <w:rsid w:val="00D8341D"/>
    <w:rsid w:val="00D83513"/>
    <w:rsid w:val="00D8373D"/>
    <w:rsid w:val="00D83C9D"/>
    <w:rsid w:val="00D84727"/>
    <w:rsid w:val="00D85821"/>
    <w:rsid w:val="00D876E4"/>
    <w:rsid w:val="00D912C4"/>
    <w:rsid w:val="00D91F52"/>
    <w:rsid w:val="00D922BD"/>
    <w:rsid w:val="00D9588F"/>
    <w:rsid w:val="00D95B31"/>
    <w:rsid w:val="00D9628D"/>
    <w:rsid w:val="00D96DEB"/>
    <w:rsid w:val="00D96E5C"/>
    <w:rsid w:val="00D97A9D"/>
    <w:rsid w:val="00D97B37"/>
    <w:rsid w:val="00DA0D42"/>
    <w:rsid w:val="00DA15CD"/>
    <w:rsid w:val="00DA1AB7"/>
    <w:rsid w:val="00DA2604"/>
    <w:rsid w:val="00DA28F9"/>
    <w:rsid w:val="00DA3676"/>
    <w:rsid w:val="00DA4B97"/>
    <w:rsid w:val="00DA6229"/>
    <w:rsid w:val="00DA6975"/>
    <w:rsid w:val="00DA702B"/>
    <w:rsid w:val="00DA7867"/>
    <w:rsid w:val="00DA7C22"/>
    <w:rsid w:val="00DB062C"/>
    <w:rsid w:val="00DB0A9E"/>
    <w:rsid w:val="00DB0CEF"/>
    <w:rsid w:val="00DB1061"/>
    <w:rsid w:val="00DB152A"/>
    <w:rsid w:val="00DB21C3"/>
    <w:rsid w:val="00DB2BEB"/>
    <w:rsid w:val="00DB303A"/>
    <w:rsid w:val="00DB3528"/>
    <w:rsid w:val="00DB4117"/>
    <w:rsid w:val="00DB4609"/>
    <w:rsid w:val="00DB4DBD"/>
    <w:rsid w:val="00DB4F6F"/>
    <w:rsid w:val="00DB58FA"/>
    <w:rsid w:val="00DB68B9"/>
    <w:rsid w:val="00DB7ECF"/>
    <w:rsid w:val="00DC02A6"/>
    <w:rsid w:val="00DC1D33"/>
    <w:rsid w:val="00DC30AD"/>
    <w:rsid w:val="00DC35C8"/>
    <w:rsid w:val="00DC39A3"/>
    <w:rsid w:val="00DC42B8"/>
    <w:rsid w:val="00DC5B5A"/>
    <w:rsid w:val="00DC6692"/>
    <w:rsid w:val="00DC678D"/>
    <w:rsid w:val="00DC684D"/>
    <w:rsid w:val="00DC7010"/>
    <w:rsid w:val="00DD069F"/>
    <w:rsid w:val="00DD0D2A"/>
    <w:rsid w:val="00DD105A"/>
    <w:rsid w:val="00DD23DF"/>
    <w:rsid w:val="00DD252C"/>
    <w:rsid w:val="00DD2960"/>
    <w:rsid w:val="00DD2C6B"/>
    <w:rsid w:val="00DD4CC3"/>
    <w:rsid w:val="00DD4E7B"/>
    <w:rsid w:val="00DD4FF3"/>
    <w:rsid w:val="00DD542E"/>
    <w:rsid w:val="00DD721F"/>
    <w:rsid w:val="00DD7223"/>
    <w:rsid w:val="00DE0F4A"/>
    <w:rsid w:val="00DE2145"/>
    <w:rsid w:val="00DE219E"/>
    <w:rsid w:val="00DE2A2C"/>
    <w:rsid w:val="00DE2CCD"/>
    <w:rsid w:val="00DE3D1D"/>
    <w:rsid w:val="00DE3F75"/>
    <w:rsid w:val="00DE4AB9"/>
    <w:rsid w:val="00DE54D2"/>
    <w:rsid w:val="00DE609B"/>
    <w:rsid w:val="00DE6FF7"/>
    <w:rsid w:val="00DE76F7"/>
    <w:rsid w:val="00DF16C9"/>
    <w:rsid w:val="00DF2199"/>
    <w:rsid w:val="00DF30E4"/>
    <w:rsid w:val="00DF3FBB"/>
    <w:rsid w:val="00DF49FB"/>
    <w:rsid w:val="00DF4BBD"/>
    <w:rsid w:val="00DF65A1"/>
    <w:rsid w:val="00DF6CD5"/>
    <w:rsid w:val="00DF7B44"/>
    <w:rsid w:val="00E000F5"/>
    <w:rsid w:val="00E00D88"/>
    <w:rsid w:val="00E01560"/>
    <w:rsid w:val="00E01649"/>
    <w:rsid w:val="00E019D3"/>
    <w:rsid w:val="00E02507"/>
    <w:rsid w:val="00E02643"/>
    <w:rsid w:val="00E02A5E"/>
    <w:rsid w:val="00E035EC"/>
    <w:rsid w:val="00E03E80"/>
    <w:rsid w:val="00E04650"/>
    <w:rsid w:val="00E046B0"/>
    <w:rsid w:val="00E04C40"/>
    <w:rsid w:val="00E0506B"/>
    <w:rsid w:val="00E0596B"/>
    <w:rsid w:val="00E05AF7"/>
    <w:rsid w:val="00E060FF"/>
    <w:rsid w:val="00E06B9A"/>
    <w:rsid w:val="00E07B0F"/>
    <w:rsid w:val="00E07D00"/>
    <w:rsid w:val="00E10145"/>
    <w:rsid w:val="00E11294"/>
    <w:rsid w:val="00E12629"/>
    <w:rsid w:val="00E1500C"/>
    <w:rsid w:val="00E15E29"/>
    <w:rsid w:val="00E16647"/>
    <w:rsid w:val="00E17963"/>
    <w:rsid w:val="00E17E4E"/>
    <w:rsid w:val="00E20E4B"/>
    <w:rsid w:val="00E21DD1"/>
    <w:rsid w:val="00E21E04"/>
    <w:rsid w:val="00E23934"/>
    <w:rsid w:val="00E24A27"/>
    <w:rsid w:val="00E26D80"/>
    <w:rsid w:val="00E26EE8"/>
    <w:rsid w:val="00E27585"/>
    <w:rsid w:val="00E314A5"/>
    <w:rsid w:val="00E314E5"/>
    <w:rsid w:val="00E33723"/>
    <w:rsid w:val="00E33781"/>
    <w:rsid w:val="00E33B2E"/>
    <w:rsid w:val="00E343E2"/>
    <w:rsid w:val="00E34467"/>
    <w:rsid w:val="00E34FB5"/>
    <w:rsid w:val="00E35764"/>
    <w:rsid w:val="00E357CF"/>
    <w:rsid w:val="00E35BEC"/>
    <w:rsid w:val="00E36261"/>
    <w:rsid w:val="00E36276"/>
    <w:rsid w:val="00E36E63"/>
    <w:rsid w:val="00E3702A"/>
    <w:rsid w:val="00E370C8"/>
    <w:rsid w:val="00E3743E"/>
    <w:rsid w:val="00E4047D"/>
    <w:rsid w:val="00E41603"/>
    <w:rsid w:val="00E42944"/>
    <w:rsid w:val="00E429E8"/>
    <w:rsid w:val="00E4324C"/>
    <w:rsid w:val="00E448DF"/>
    <w:rsid w:val="00E44B56"/>
    <w:rsid w:val="00E44CF0"/>
    <w:rsid w:val="00E44EC1"/>
    <w:rsid w:val="00E45B0F"/>
    <w:rsid w:val="00E46180"/>
    <w:rsid w:val="00E4665D"/>
    <w:rsid w:val="00E4720B"/>
    <w:rsid w:val="00E47640"/>
    <w:rsid w:val="00E50706"/>
    <w:rsid w:val="00E5083F"/>
    <w:rsid w:val="00E518C8"/>
    <w:rsid w:val="00E52681"/>
    <w:rsid w:val="00E534CE"/>
    <w:rsid w:val="00E53AAE"/>
    <w:rsid w:val="00E53B68"/>
    <w:rsid w:val="00E544DC"/>
    <w:rsid w:val="00E54AB5"/>
    <w:rsid w:val="00E54D66"/>
    <w:rsid w:val="00E55914"/>
    <w:rsid w:val="00E56415"/>
    <w:rsid w:val="00E56944"/>
    <w:rsid w:val="00E56970"/>
    <w:rsid w:val="00E56AED"/>
    <w:rsid w:val="00E608E0"/>
    <w:rsid w:val="00E61120"/>
    <w:rsid w:val="00E61AD8"/>
    <w:rsid w:val="00E6209E"/>
    <w:rsid w:val="00E6263B"/>
    <w:rsid w:val="00E6308B"/>
    <w:rsid w:val="00E6325F"/>
    <w:rsid w:val="00E632C5"/>
    <w:rsid w:val="00E63546"/>
    <w:rsid w:val="00E64555"/>
    <w:rsid w:val="00E65251"/>
    <w:rsid w:val="00E654EF"/>
    <w:rsid w:val="00E65858"/>
    <w:rsid w:val="00E66225"/>
    <w:rsid w:val="00E662AD"/>
    <w:rsid w:val="00E70ABE"/>
    <w:rsid w:val="00E7102E"/>
    <w:rsid w:val="00E71041"/>
    <w:rsid w:val="00E714F5"/>
    <w:rsid w:val="00E72FAC"/>
    <w:rsid w:val="00E73659"/>
    <w:rsid w:val="00E73EDF"/>
    <w:rsid w:val="00E74189"/>
    <w:rsid w:val="00E74DBE"/>
    <w:rsid w:val="00E75933"/>
    <w:rsid w:val="00E75C7A"/>
    <w:rsid w:val="00E75E03"/>
    <w:rsid w:val="00E76505"/>
    <w:rsid w:val="00E76725"/>
    <w:rsid w:val="00E76834"/>
    <w:rsid w:val="00E76B8F"/>
    <w:rsid w:val="00E76D09"/>
    <w:rsid w:val="00E77224"/>
    <w:rsid w:val="00E8022A"/>
    <w:rsid w:val="00E80EE0"/>
    <w:rsid w:val="00E81120"/>
    <w:rsid w:val="00E812AD"/>
    <w:rsid w:val="00E81DFA"/>
    <w:rsid w:val="00E81EF1"/>
    <w:rsid w:val="00E8286A"/>
    <w:rsid w:val="00E82FC7"/>
    <w:rsid w:val="00E831A7"/>
    <w:rsid w:val="00E83228"/>
    <w:rsid w:val="00E8353C"/>
    <w:rsid w:val="00E83E2E"/>
    <w:rsid w:val="00E83F20"/>
    <w:rsid w:val="00E8406A"/>
    <w:rsid w:val="00E84496"/>
    <w:rsid w:val="00E8497F"/>
    <w:rsid w:val="00E84BD0"/>
    <w:rsid w:val="00E8552F"/>
    <w:rsid w:val="00E87947"/>
    <w:rsid w:val="00E90A64"/>
    <w:rsid w:val="00E90E70"/>
    <w:rsid w:val="00E91188"/>
    <w:rsid w:val="00E91202"/>
    <w:rsid w:val="00E91512"/>
    <w:rsid w:val="00E92215"/>
    <w:rsid w:val="00E92988"/>
    <w:rsid w:val="00E92C1A"/>
    <w:rsid w:val="00E9348D"/>
    <w:rsid w:val="00E939EF"/>
    <w:rsid w:val="00E93B41"/>
    <w:rsid w:val="00E948A7"/>
    <w:rsid w:val="00E94A40"/>
    <w:rsid w:val="00E94F59"/>
    <w:rsid w:val="00E95628"/>
    <w:rsid w:val="00E95663"/>
    <w:rsid w:val="00E9571A"/>
    <w:rsid w:val="00E95C19"/>
    <w:rsid w:val="00E95C47"/>
    <w:rsid w:val="00E96129"/>
    <w:rsid w:val="00E96B57"/>
    <w:rsid w:val="00E97164"/>
    <w:rsid w:val="00E97464"/>
    <w:rsid w:val="00E97B9A"/>
    <w:rsid w:val="00EA062D"/>
    <w:rsid w:val="00EA0A58"/>
    <w:rsid w:val="00EA0C98"/>
    <w:rsid w:val="00EA38D1"/>
    <w:rsid w:val="00EA3F9D"/>
    <w:rsid w:val="00EA425E"/>
    <w:rsid w:val="00EA49BB"/>
    <w:rsid w:val="00EA4CEB"/>
    <w:rsid w:val="00EA4F82"/>
    <w:rsid w:val="00EA6FC5"/>
    <w:rsid w:val="00EA7B42"/>
    <w:rsid w:val="00EB0E9B"/>
    <w:rsid w:val="00EB1AA7"/>
    <w:rsid w:val="00EB1DB7"/>
    <w:rsid w:val="00EB1E2B"/>
    <w:rsid w:val="00EB2B7C"/>
    <w:rsid w:val="00EB31EA"/>
    <w:rsid w:val="00EB359F"/>
    <w:rsid w:val="00EB3657"/>
    <w:rsid w:val="00EB36AC"/>
    <w:rsid w:val="00EB376F"/>
    <w:rsid w:val="00EB3949"/>
    <w:rsid w:val="00EB40C7"/>
    <w:rsid w:val="00EB4535"/>
    <w:rsid w:val="00EB46C8"/>
    <w:rsid w:val="00EB4BEB"/>
    <w:rsid w:val="00EB4FF9"/>
    <w:rsid w:val="00EB4FFE"/>
    <w:rsid w:val="00EB64B1"/>
    <w:rsid w:val="00EB6638"/>
    <w:rsid w:val="00EB6ECC"/>
    <w:rsid w:val="00EB7952"/>
    <w:rsid w:val="00EC0263"/>
    <w:rsid w:val="00EC2277"/>
    <w:rsid w:val="00EC23BC"/>
    <w:rsid w:val="00EC320E"/>
    <w:rsid w:val="00EC37AC"/>
    <w:rsid w:val="00EC4D03"/>
    <w:rsid w:val="00EC5278"/>
    <w:rsid w:val="00EC547F"/>
    <w:rsid w:val="00EC5777"/>
    <w:rsid w:val="00EC611C"/>
    <w:rsid w:val="00EC65F1"/>
    <w:rsid w:val="00EC6D1A"/>
    <w:rsid w:val="00EC74DC"/>
    <w:rsid w:val="00EC75AD"/>
    <w:rsid w:val="00EC76BF"/>
    <w:rsid w:val="00EC7823"/>
    <w:rsid w:val="00EC7BC2"/>
    <w:rsid w:val="00ED11AD"/>
    <w:rsid w:val="00ED12CC"/>
    <w:rsid w:val="00ED1719"/>
    <w:rsid w:val="00ED1A61"/>
    <w:rsid w:val="00ED1AEB"/>
    <w:rsid w:val="00ED1DAE"/>
    <w:rsid w:val="00ED1EB7"/>
    <w:rsid w:val="00ED21EA"/>
    <w:rsid w:val="00ED2241"/>
    <w:rsid w:val="00ED2CEB"/>
    <w:rsid w:val="00ED49F2"/>
    <w:rsid w:val="00ED586A"/>
    <w:rsid w:val="00ED5B79"/>
    <w:rsid w:val="00ED6037"/>
    <w:rsid w:val="00ED6538"/>
    <w:rsid w:val="00ED6D11"/>
    <w:rsid w:val="00EE117D"/>
    <w:rsid w:val="00EE14C8"/>
    <w:rsid w:val="00EE19A6"/>
    <w:rsid w:val="00EE19DC"/>
    <w:rsid w:val="00EE1D62"/>
    <w:rsid w:val="00EE3367"/>
    <w:rsid w:val="00EE3862"/>
    <w:rsid w:val="00EE433F"/>
    <w:rsid w:val="00EE5017"/>
    <w:rsid w:val="00EE6502"/>
    <w:rsid w:val="00EE6A75"/>
    <w:rsid w:val="00EE6B50"/>
    <w:rsid w:val="00EE6EFA"/>
    <w:rsid w:val="00EF018C"/>
    <w:rsid w:val="00EF0202"/>
    <w:rsid w:val="00EF17E2"/>
    <w:rsid w:val="00EF1AC1"/>
    <w:rsid w:val="00EF1B19"/>
    <w:rsid w:val="00EF46EC"/>
    <w:rsid w:val="00EF53A8"/>
    <w:rsid w:val="00EF5BF2"/>
    <w:rsid w:val="00EF5EEA"/>
    <w:rsid w:val="00EF7A4D"/>
    <w:rsid w:val="00F000C4"/>
    <w:rsid w:val="00F00AD7"/>
    <w:rsid w:val="00F00C88"/>
    <w:rsid w:val="00F00C9F"/>
    <w:rsid w:val="00F016A4"/>
    <w:rsid w:val="00F01929"/>
    <w:rsid w:val="00F01967"/>
    <w:rsid w:val="00F01D09"/>
    <w:rsid w:val="00F01EA5"/>
    <w:rsid w:val="00F02136"/>
    <w:rsid w:val="00F026B6"/>
    <w:rsid w:val="00F02E70"/>
    <w:rsid w:val="00F03129"/>
    <w:rsid w:val="00F04665"/>
    <w:rsid w:val="00F04A01"/>
    <w:rsid w:val="00F04D9E"/>
    <w:rsid w:val="00F0503A"/>
    <w:rsid w:val="00F05EA7"/>
    <w:rsid w:val="00F062FD"/>
    <w:rsid w:val="00F06D9A"/>
    <w:rsid w:val="00F07026"/>
    <w:rsid w:val="00F071E7"/>
    <w:rsid w:val="00F07958"/>
    <w:rsid w:val="00F07F77"/>
    <w:rsid w:val="00F10C0F"/>
    <w:rsid w:val="00F11393"/>
    <w:rsid w:val="00F11C40"/>
    <w:rsid w:val="00F120DF"/>
    <w:rsid w:val="00F12512"/>
    <w:rsid w:val="00F126E7"/>
    <w:rsid w:val="00F12779"/>
    <w:rsid w:val="00F12A04"/>
    <w:rsid w:val="00F12E8C"/>
    <w:rsid w:val="00F12F48"/>
    <w:rsid w:val="00F131F6"/>
    <w:rsid w:val="00F138E0"/>
    <w:rsid w:val="00F14033"/>
    <w:rsid w:val="00F16816"/>
    <w:rsid w:val="00F16C1C"/>
    <w:rsid w:val="00F16EA8"/>
    <w:rsid w:val="00F17BA6"/>
    <w:rsid w:val="00F2101F"/>
    <w:rsid w:val="00F21570"/>
    <w:rsid w:val="00F215CD"/>
    <w:rsid w:val="00F21B80"/>
    <w:rsid w:val="00F21FEF"/>
    <w:rsid w:val="00F22C82"/>
    <w:rsid w:val="00F2334E"/>
    <w:rsid w:val="00F2456F"/>
    <w:rsid w:val="00F25C8A"/>
    <w:rsid w:val="00F27314"/>
    <w:rsid w:val="00F27574"/>
    <w:rsid w:val="00F27D32"/>
    <w:rsid w:val="00F27DE7"/>
    <w:rsid w:val="00F30384"/>
    <w:rsid w:val="00F31618"/>
    <w:rsid w:val="00F320E4"/>
    <w:rsid w:val="00F325B5"/>
    <w:rsid w:val="00F3284D"/>
    <w:rsid w:val="00F32E61"/>
    <w:rsid w:val="00F33797"/>
    <w:rsid w:val="00F33858"/>
    <w:rsid w:val="00F33DAB"/>
    <w:rsid w:val="00F33DC2"/>
    <w:rsid w:val="00F33F12"/>
    <w:rsid w:val="00F36409"/>
    <w:rsid w:val="00F36CD1"/>
    <w:rsid w:val="00F375CE"/>
    <w:rsid w:val="00F3796F"/>
    <w:rsid w:val="00F4227B"/>
    <w:rsid w:val="00F42909"/>
    <w:rsid w:val="00F42AB4"/>
    <w:rsid w:val="00F431E1"/>
    <w:rsid w:val="00F43633"/>
    <w:rsid w:val="00F43CB1"/>
    <w:rsid w:val="00F43DE3"/>
    <w:rsid w:val="00F43FC7"/>
    <w:rsid w:val="00F44609"/>
    <w:rsid w:val="00F45BFE"/>
    <w:rsid w:val="00F46721"/>
    <w:rsid w:val="00F4682B"/>
    <w:rsid w:val="00F46ADA"/>
    <w:rsid w:val="00F46D35"/>
    <w:rsid w:val="00F470CA"/>
    <w:rsid w:val="00F50086"/>
    <w:rsid w:val="00F5012F"/>
    <w:rsid w:val="00F50621"/>
    <w:rsid w:val="00F506B5"/>
    <w:rsid w:val="00F50954"/>
    <w:rsid w:val="00F53A98"/>
    <w:rsid w:val="00F540F7"/>
    <w:rsid w:val="00F546F9"/>
    <w:rsid w:val="00F548F7"/>
    <w:rsid w:val="00F54DB0"/>
    <w:rsid w:val="00F54DD2"/>
    <w:rsid w:val="00F55031"/>
    <w:rsid w:val="00F5503C"/>
    <w:rsid w:val="00F55B36"/>
    <w:rsid w:val="00F55F99"/>
    <w:rsid w:val="00F5614B"/>
    <w:rsid w:val="00F564D2"/>
    <w:rsid w:val="00F56D1C"/>
    <w:rsid w:val="00F579E4"/>
    <w:rsid w:val="00F60601"/>
    <w:rsid w:val="00F61044"/>
    <w:rsid w:val="00F61677"/>
    <w:rsid w:val="00F61700"/>
    <w:rsid w:val="00F61956"/>
    <w:rsid w:val="00F61C52"/>
    <w:rsid w:val="00F6237C"/>
    <w:rsid w:val="00F627A8"/>
    <w:rsid w:val="00F62CFB"/>
    <w:rsid w:val="00F63124"/>
    <w:rsid w:val="00F6354F"/>
    <w:rsid w:val="00F63672"/>
    <w:rsid w:val="00F63940"/>
    <w:rsid w:val="00F63AE2"/>
    <w:rsid w:val="00F63B7C"/>
    <w:rsid w:val="00F641A8"/>
    <w:rsid w:val="00F645DA"/>
    <w:rsid w:val="00F648A1"/>
    <w:rsid w:val="00F65828"/>
    <w:rsid w:val="00F66945"/>
    <w:rsid w:val="00F670F6"/>
    <w:rsid w:val="00F67641"/>
    <w:rsid w:val="00F677AD"/>
    <w:rsid w:val="00F67B2D"/>
    <w:rsid w:val="00F70001"/>
    <w:rsid w:val="00F705E0"/>
    <w:rsid w:val="00F71900"/>
    <w:rsid w:val="00F719EB"/>
    <w:rsid w:val="00F71D1D"/>
    <w:rsid w:val="00F726EB"/>
    <w:rsid w:val="00F72996"/>
    <w:rsid w:val="00F7302E"/>
    <w:rsid w:val="00F73215"/>
    <w:rsid w:val="00F7324F"/>
    <w:rsid w:val="00F7372A"/>
    <w:rsid w:val="00F73EB5"/>
    <w:rsid w:val="00F74A0D"/>
    <w:rsid w:val="00F74B1A"/>
    <w:rsid w:val="00F7512C"/>
    <w:rsid w:val="00F7563F"/>
    <w:rsid w:val="00F75878"/>
    <w:rsid w:val="00F759A4"/>
    <w:rsid w:val="00F759EE"/>
    <w:rsid w:val="00F75B21"/>
    <w:rsid w:val="00F75BD8"/>
    <w:rsid w:val="00F75BD9"/>
    <w:rsid w:val="00F76A60"/>
    <w:rsid w:val="00F76EEA"/>
    <w:rsid w:val="00F773A0"/>
    <w:rsid w:val="00F7772D"/>
    <w:rsid w:val="00F804F6"/>
    <w:rsid w:val="00F80FF7"/>
    <w:rsid w:val="00F81084"/>
    <w:rsid w:val="00F813A1"/>
    <w:rsid w:val="00F81734"/>
    <w:rsid w:val="00F81AAA"/>
    <w:rsid w:val="00F829D6"/>
    <w:rsid w:val="00F82BA3"/>
    <w:rsid w:val="00F83577"/>
    <w:rsid w:val="00F84270"/>
    <w:rsid w:val="00F843F9"/>
    <w:rsid w:val="00F84B3B"/>
    <w:rsid w:val="00F84BAD"/>
    <w:rsid w:val="00F84C9A"/>
    <w:rsid w:val="00F854EF"/>
    <w:rsid w:val="00F8580C"/>
    <w:rsid w:val="00F85CC5"/>
    <w:rsid w:val="00F85F81"/>
    <w:rsid w:val="00F872B7"/>
    <w:rsid w:val="00F87684"/>
    <w:rsid w:val="00F90265"/>
    <w:rsid w:val="00F90CF0"/>
    <w:rsid w:val="00F90D24"/>
    <w:rsid w:val="00F918A4"/>
    <w:rsid w:val="00F92094"/>
    <w:rsid w:val="00F939F2"/>
    <w:rsid w:val="00F949A2"/>
    <w:rsid w:val="00F95E05"/>
    <w:rsid w:val="00F960EF"/>
    <w:rsid w:val="00F964F9"/>
    <w:rsid w:val="00F97564"/>
    <w:rsid w:val="00F9762B"/>
    <w:rsid w:val="00FA0624"/>
    <w:rsid w:val="00FA17B7"/>
    <w:rsid w:val="00FA1AD1"/>
    <w:rsid w:val="00FA1CBA"/>
    <w:rsid w:val="00FA1F06"/>
    <w:rsid w:val="00FA3530"/>
    <w:rsid w:val="00FA3682"/>
    <w:rsid w:val="00FA46AF"/>
    <w:rsid w:val="00FA4921"/>
    <w:rsid w:val="00FA4C9C"/>
    <w:rsid w:val="00FA4EC4"/>
    <w:rsid w:val="00FA5B0F"/>
    <w:rsid w:val="00FA5DB6"/>
    <w:rsid w:val="00FA6483"/>
    <w:rsid w:val="00FA6CBA"/>
    <w:rsid w:val="00FA703D"/>
    <w:rsid w:val="00FA7489"/>
    <w:rsid w:val="00FA7B6A"/>
    <w:rsid w:val="00FB0E9B"/>
    <w:rsid w:val="00FB0F33"/>
    <w:rsid w:val="00FB1A51"/>
    <w:rsid w:val="00FB2037"/>
    <w:rsid w:val="00FB3980"/>
    <w:rsid w:val="00FB464C"/>
    <w:rsid w:val="00FB48D8"/>
    <w:rsid w:val="00FB4B49"/>
    <w:rsid w:val="00FB54AB"/>
    <w:rsid w:val="00FB58F1"/>
    <w:rsid w:val="00FB59B3"/>
    <w:rsid w:val="00FB6664"/>
    <w:rsid w:val="00FB780E"/>
    <w:rsid w:val="00FB7B5D"/>
    <w:rsid w:val="00FB7C25"/>
    <w:rsid w:val="00FC0385"/>
    <w:rsid w:val="00FC081E"/>
    <w:rsid w:val="00FC084A"/>
    <w:rsid w:val="00FC09BC"/>
    <w:rsid w:val="00FC0F51"/>
    <w:rsid w:val="00FC1021"/>
    <w:rsid w:val="00FC110E"/>
    <w:rsid w:val="00FC146D"/>
    <w:rsid w:val="00FC150B"/>
    <w:rsid w:val="00FC21AB"/>
    <w:rsid w:val="00FC2543"/>
    <w:rsid w:val="00FC2649"/>
    <w:rsid w:val="00FC3036"/>
    <w:rsid w:val="00FC316A"/>
    <w:rsid w:val="00FC31A1"/>
    <w:rsid w:val="00FC33D2"/>
    <w:rsid w:val="00FC4A19"/>
    <w:rsid w:val="00FC6153"/>
    <w:rsid w:val="00FC72CF"/>
    <w:rsid w:val="00FC7888"/>
    <w:rsid w:val="00FC79B6"/>
    <w:rsid w:val="00FD0D8D"/>
    <w:rsid w:val="00FD1A64"/>
    <w:rsid w:val="00FD21D1"/>
    <w:rsid w:val="00FD277B"/>
    <w:rsid w:val="00FD27C0"/>
    <w:rsid w:val="00FD284C"/>
    <w:rsid w:val="00FD2B86"/>
    <w:rsid w:val="00FD2DE8"/>
    <w:rsid w:val="00FD32DF"/>
    <w:rsid w:val="00FD51F4"/>
    <w:rsid w:val="00FD63C4"/>
    <w:rsid w:val="00FD75E5"/>
    <w:rsid w:val="00FD7C74"/>
    <w:rsid w:val="00FE0225"/>
    <w:rsid w:val="00FE09DE"/>
    <w:rsid w:val="00FE0CB4"/>
    <w:rsid w:val="00FE0D0D"/>
    <w:rsid w:val="00FE1078"/>
    <w:rsid w:val="00FE10AA"/>
    <w:rsid w:val="00FE166C"/>
    <w:rsid w:val="00FE1C80"/>
    <w:rsid w:val="00FE2532"/>
    <w:rsid w:val="00FE26C2"/>
    <w:rsid w:val="00FE290B"/>
    <w:rsid w:val="00FE2E0C"/>
    <w:rsid w:val="00FE3691"/>
    <w:rsid w:val="00FE4B4C"/>
    <w:rsid w:val="00FE5A81"/>
    <w:rsid w:val="00FE5DAB"/>
    <w:rsid w:val="00FE63A2"/>
    <w:rsid w:val="00FE6570"/>
    <w:rsid w:val="00FF0B4A"/>
    <w:rsid w:val="00FF13ED"/>
    <w:rsid w:val="00FF1559"/>
    <w:rsid w:val="00FF17CE"/>
    <w:rsid w:val="00FF2643"/>
    <w:rsid w:val="00FF2645"/>
    <w:rsid w:val="00FF26F3"/>
    <w:rsid w:val="00FF2CA8"/>
    <w:rsid w:val="00FF31FF"/>
    <w:rsid w:val="00FF431B"/>
    <w:rsid w:val="00FF51AB"/>
    <w:rsid w:val="00FF5200"/>
    <w:rsid w:val="00FF534E"/>
    <w:rsid w:val="00FF5CFC"/>
    <w:rsid w:val="00FF5E44"/>
    <w:rsid w:val="00FF6194"/>
    <w:rsid w:val="00FF620A"/>
    <w:rsid w:val="00FF6266"/>
    <w:rsid w:val="00FF6FD3"/>
    <w:rsid w:val="00FF7ADF"/>
    <w:rsid w:val="00FF7C24"/>
    <w:rsid w:val="00FF7DCD"/>
    <w:rsid w:val="00FF7F1D"/>
    <w:rsid w:val="6442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0972D8DB"/>
  <w15:docId w15:val="{11516CD6-F81E-414D-8918-7AE6E098A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lsdException w:name="index 2" w:semiHidden="1" w:uiPriority="0" w:qFormat="1"/>
    <w:lsdException w:name="index 3" w:semiHidden="1" w:uiPriority="0" w:qFormat="1"/>
    <w:lsdException w:name="index 4" w:semiHidden="1" w:uiPriority="0" w:qFormat="1"/>
    <w:lsdException w:name="index 5" w:semiHidden="1" w:uiPriority="0"/>
    <w:lsdException w:name="index 6" w:semiHidden="1" w:uiPriority="0"/>
    <w:lsdException w:name="index 7" w:semiHidden="1" w:uiPriority="0"/>
    <w:lsdException w:name="index 8" w:semiHidden="1" w:uiPriority="0"/>
    <w:lsdException w:name="index 9" w:semiHidden="1"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qFormat="1"/>
    <w:lsdException w:name="annotation text" w:qFormat="1"/>
    <w:lsdException w:name="footer" w:qFormat="1"/>
    <w:lsdException w:name="index heading" w:semiHidden="1" w:uiPriority="0"/>
    <w:lsdException w:name="caption" w:uiPriority="0" w:qFormat="1"/>
    <w:lsdException w:name="table of figures" w:semiHidden="1" w:uiPriority="0"/>
    <w:lsdException w:name="envelope address" w:uiPriority="0"/>
    <w:lsdException w:name="envelope return" w:uiPriority="0" w:qFormat="1"/>
    <w:lsdException w:name="footnote reference" w:semiHidden="1" w:uiPriority="0" w:qFormat="1"/>
    <w:lsdException w:name="line number" w:uiPriority="0"/>
    <w:lsdException w:name="page number" w:uiPriority="0"/>
    <w:lsdException w:name="endnote reference" w:semiHidden="1" w:uiPriority="0"/>
    <w:lsdException w:name="endnote text" w:semiHidden="1" w:uiPriority="0" w:qFormat="1"/>
    <w:lsdException w:name="table of authorities" w:semiHidden="1" w:uiPriority="0"/>
    <w:lsdException w:name="macro" w:semiHidden="1" w:uiPriority="0"/>
    <w:lsdException w:name="toa heading" w:semiHidden="1"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qFormat="1"/>
    <w:lsdException w:name="Signature" w:uiPriority="0"/>
    <w:lsdException w:name="Default Paragraph Font" w:semiHidden="1" w:uiPriority="1" w:unhideWhenUsed="1"/>
    <w:lsdException w:name="Body Text" w:uiPriority="0" w:qFormat="1"/>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qFormat="1"/>
    <w:lsdException w:name="Body Text First Indent" w:uiPriority="0"/>
    <w:lsdException w:name="Body Text First Indent 2" w:uiPriority="0" w:qFormat="1"/>
    <w:lsdException w:name="Note Heading" w:uiPriority="0"/>
    <w:lsdException w:name="Body Text 2" w:qFormat="1"/>
    <w:lsdException w:name="Body Text Indent 3" w:uiPriority="0"/>
    <w:lsdException w:name="Block Text" w:uiPriority="0"/>
    <w:lsdException w:name="Hyperlink" w:qFormat="1"/>
    <w:lsdException w:name="FollowedHyperlink" w:uiPriority="0"/>
    <w:lsdException w:name="Strong" w:uiPriority="0" w:qFormat="1"/>
    <w:lsdException w:name="Emphasis" w:uiPriority="0" w:qFormat="1"/>
    <w:lsdException w:name="Document Map" w:semiHidden="1" w:uiPriority="0" w:qFormat="1"/>
    <w:lsdException w:name="Plain Text" w:uiPriority="0"/>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qFormat/>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pPr>
      <w:numPr>
        <w:ilvl w:val="2"/>
      </w:numPr>
      <w:tabs>
        <w:tab w:val="clear" w:pos="400"/>
        <w:tab w:val="clear" w:pos="560"/>
        <w:tab w:val="left" w:pos="660"/>
        <w:tab w:val="left" w:pos="880"/>
      </w:tabs>
      <w:spacing w:before="60" w:line="230" w:lineRule="exact"/>
      <w:jc w:val="left"/>
      <w:outlineLvl w:val="2"/>
    </w:pPr>
    <w:rPr>
      <w:sz w:val="20"/>
    </w:rPr>
  </w:style>
  <w:style w:type="paragraph" w:styleId="Heading4">
    <w:name w:val="heading 4"/>
    <w:basedOn w:val="Heading3"/>
    <w:next w:val="Normal"/>
    <w:link w:val="Heading4Char"/>
    <w:qFormat/>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pPr>
      <w:numPr>
        <w:ilvl w:val="4"/>
      </w:numPr>
      <w:tabs>
        <w:tab w:val="clear" w:pos="940"/>
        <w:tab w:val="clear" w:pos="1140"/>
        <w:tab w:val="clear" w:pos="1360"/>
      </w:tabs>
      <w:outlineLvl w:val="4"/>
    </w:pPr>
  </w:style>
  <w:style w:type="paragraph" w:styleId="Heading6">
    <w:name w:val="heading 6"/>
    <w:basedOn w:val="Heading5"/>
    <w:next w:val="Normal"/>
    <w:link w:val="Heading6Char"/>
    <w:qFormat/>
    <w:pPr>
      <w:numPr>
        <w:ilvl w:val="5"/>
      </w:numPr>
      <w:outlineLvl w:val="5"/>
    </w:pPr>
  </w:style>
  <w:style w:type="paragraph" w:styleId="Heading7">
    <w:name w:val="heading 7"/>
    <w:basedOn w:val="Heading6"/>
    <w:next w:val="Normal"/>
    <w:link w:val="Heading7Char"/>
    <w:qFormat/>
    <w:pPr>
      <w:numPr>
        <w:ilvl w:val="6"/>
      </w:numPr>
      <w:outlineLvl w:val="6"/>
    </w:pPr>
  </w:style>
  <w:style w:type="paragraph" w:styleId="Heading8">
    <w:name w:val="heading 8"/>
    <w:basedOn w:val="Heading6"/>
    <w:next w:val="Normal"/>
    <w:link w:val="Heading8Char"/>
    <w:qFormat/>
    <w:pPr>
      <w:numPr>
        <w:ilvl w:val="7"/>
      </w:numPr>
      <w:outlineLvl w:val="7"/>
    </w:pPr>
  </w:style>
  <w:style w:type="paragraph" w:styleId="Heading9">
    <w:name w:val="heading 9"/>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Pr>
      <w:rFonts w:ascii="Tahoma" w:hAnsi="Tahoma" w:cs="Tahoma"/>
      <w:sz w:val="16"/>
      <w:szCs w:val="16"/>
    </w:rPr>
  </w:style>
  <w:style w:type="paragraph" w:styleId="BlockText">
    <w:name w:val="Block Text"/>
    <w:basedOn w:val="Normal"/>
    <w:pPr>
      <w:spacing w:after="120"/>
      <w:ind w:left="1440" w:right="1440"/>
    </w:pPr>
  </w:style>
  <w:style w:type="paragraph" w:styleId="BodyText">
    <w:name w:val="Body Text"/>
    <w:basedOn w:val="Normal"/>
    <w:qFormat/>
    <w:pPr>
      <w:spacing w:before="60" w:after="60" w:line="210" w:lineRule="atLeast"/>
    </w:pPr>
    <w:rPr>
      <w:sz w:val="18"/>
    </w:rPr>
  </w:style>
  <w:style w:type="paragraph" w:styleId="BodyText2">
    <w:name w:val="Body Text 2"/>
    <w:basedOn w:val="Normal"/>
    <w:link w:val="BodyText2Char"/>
    <w:uiPriority w:val="99"/>
    <w:qFormat/>
    <w:pPr>
      <w:spacing w:before="60" w:after="60" w:line="190" w:lineRule="atLeast"/>
    </w:pPr>
    <w:rPr>
      <w:sz w:val="16"/>
    </w:rPr>
  </w:style>
  <w:style w:type="paragraph" w:styleId="BodyText3">
    <w:name w:val="Body Text 3"/>
    <w:basedOn w:val="Normal"/>
    <w:link w:val="BodyText3Char"/>
    <w:uiPriority w:val="99"/>
    <w:pPr>
      <w:spacing w:before="60" w:after="60" w:line="170" w:lineRule="atLeast"/>
    </w:pPr>
    <w:rPr>
      <w:sz w:val="14"/>
    </w:rPr>
  </w:style>
  <w:style w:type="paragraph" w:styleId="BodyTextFirstIndent">
    <w:name w:val="Body Text First Indent"/>
    <w:basedOn w:val="BodyText"/>
    <w:pPr>
      <w:spacing w:before="0" w:after="120"/>
      <w:ind w:firstLine="210"/>
    </w:pPr>
  </w:style>
  <w:style w:type="paragraph" w:styleId="BodyTextIndent">
    <w:name w:val="Body Text Indent"/>
    <w:basedOn w:val="Normal"/>
    <w:link w:val="BodyTextIndentChar"/>
    <w:uiPriority w:val="99"/>
    <w:pPr>
      <w:spacing w:after="120"/>
      <w:ind w:left="283"/>
    </w:pPr>
  </w:style>
  <w:style w:type="paragraph" w:styleId="BodyTextFirstIndent2">
    <w:name w:val="Body Text First Indent 2"/>
    <w:basedOn w:val="Normal"/>
    <w:qFormat/>
    <w:pPr>
      <w:ind w:firstLine="210"/>
    </w:pPr>
  </w:style>
  <w:style w:type="paragraph" w:styleId="BodyTextIndent2">
    <w:name w:val="Body Text Indent 2"/>
    <w:basedOn w:val="Normal"/>
    <w:link w:val="BodyTextIndent2Char"/>
    <w:uiPriority w:val="99"/>
    <w:pPr>
      <w:spacing w:after="120" w:line="480" w:lineRule="auto"/>
      <w:ind w:left="283"/>
    </w:pPr>
  </w:style>
  <w:style w:type="paragraph" w:styleId="BodyTextIndent3">
    <w:name w:val="Body Text Indent 3"/>
    <w:basedOn w:val="Normal"/>
    <w:pPr>
      <w:spacing w:after="120"/>
      <w:ind w:left="283"/>
    </w:pPr>
    <w:rPr>
      <w:sz w:val="16"/>
    </w:rPr>
  </w:style>
  <w:style w:type="paragraph" w:styleId="Caption">
    <w:name w:val="caption"/>
    <w:basedOn w:val="Normal"/>
    <w:next w:val="Normal"/>
    <w:qFormat/>
    <w:pPr>
      <w:spacing w:before="120" w:after="120"/>
    </w:pPr>
    <w:rPr>
      <w:b/>
    </w:rPr>
  </w:style>
  <w:style w:type="paragraph" w:styleId="Closing">
    <w:name w:val="Closing"/>
    <w:basedOn w:val="Normal"/>
    <w:qFormat/>
    <w:pPr>
      <w:ind w:left="4252"/>
    </w:pPr>
  </w:style>
  <w:style w:type="paragraph" w:styleId="CommentText">
    <w:name w:val="annotation text"/>
    <w:basedOn w:val="Normal"/>
    <w:link w:val="CommentTextChar"/>
    <w:uiPriority w:val="99"/>
    <w:qFormat/>
  </w:style>
  <w:style w:type="paragraph" w:styleId="CommentSubject">
    <w:name w:val="annotation subject"/>
    <w:basedOn w:val="CommentText"/>
    <w:next w:val="CommentText"/>
    <w:link w:val="CommentSubjectChar"/>
    <w:uiPriority w:val="99"/>
    <w:semiHidden/>
    <w:rPr>
      <w:b/>
      <w:bCs/>
    </w:rPr>
  </w:style>
  <w:style w:type="paragraph" w:styleId="Date">
    <w:name w:val="Date"/>
    <w:basedOn w:val="Normal"/>
    <w:next w:val="Normal"/>
    <w:qFormat/>
  </w:style>
  <w:style w:type="paragraph" w:styleId="DocumentMap">
    <w:name w:val="Document Map"/>
    <w:basedOn w:val="Normal"/>
    <w:semiHidden/>
    <w:qFormat/>
    <w:pPr>
      <w:shd w:val="clear" w:color="auto" w:fill="000080"/>
    </w:pPr>
    <w:rPr>
      <w:rFonts w:ascii="Tahoma" w:hAnsi="Tahoma"/>
    </w:rPr>
  </w:style>
  <w:style w:type="paragraph" w:styleId="EndnoteText">
    <w:name w:val="endnote text"/>
    <w:basedOn w:val="Normal"/>
    <w:semiHidden/>
    <w:qFormat/>
  </w:style>
  <w:style w:type="paragraph" w:styleId="EnvelopeAddress">
    <w:name w:val="envelope address"/>
    <w:basedOn w:val="Normal"/>
    <w:pPr>
      <w:framePr w:w="7938" w:h="1985" w:hRule="exact" w:hSpace="141" w:wrap="around" w:hAnchor="page" w:xAlign="center" w:yAlign="bottom"/>
      <w:ind w:left="2835"/>
    </w:pPr>
    <w:rPr>
      <w:sz w:val="24"/>
    </w:rPr>
  </w:style>
  <w:style w:type="paragraph" w:styleId="EnvelopeReturn">
    <w:name w:val="envelope return"/>
    <w:basedOn w:val="Normal"/>
    <w:qFormat/>
  </w:style>
  <w:style w:type="paragraph" w:styleId="Footer">
    <w:name w:val="footer"/>
    <w:basedOn w:val="Normal"/>
    <w:link w:val="FooterChar"/>
    <w:uiPriority w:val="99"/>
    <w:qFormat/>
    <w:pPr>
      <w:spacing w:after="0" w:line="220" w:lineRule="exact"/>
    </w:pPr>
  </w:style>
  <w:style w:type="paragraph" w:styleId="FootnoteText">
    <w:name w:val="footnote text"/>
    <w:basedOn w:val="Normal"/>
    <w:link w:val="FootnoteTextChar"/>
    <w:qFormat/>
    <w:pPr>
      <w:tabs>
        <w:tab w:val="left" w:pos="340"/>
      </w:tabs>
      <w:spacing w:after="120" w:line="210" w:lineRule="atLeast"/>
    </w:pPr>
    <w:rPr>
      <w:sz w:val="18"/>
    </w:rPr>
  </w:style>
  <w:style w:type="paragraph" w:styleId="Header">
    <w:name w:val="header"/>
    <w:basedOn w:val="Normal"/>
    <w:link w:val="HeaderChar"/>
    <w:uiPriority w:val="99"/>
    <w:pPr>
      <w:spacing w:after="740" w:line="220" w:lineRule="exact"/>
    </w:pPr>
    <w:rPr>
      <w:b/>
      <w:sz w:val="22"/>
    </w:rPr>
  </w:style>
  <w:style w:type="paragraph" w:styleId="Index1">
    <w:name w:val="index 1"/>
    <w:basedOn w:val="Normal"/>
    <w:next w:val="Normal"/>
    <w:semiHidden/>
    <w:pPr>
      <w:spacing w:after="0" w:line="210" w:lineRule="atLeast"/>
      <w:ind w:left="142" w:hanging="142"/>
      <w:jc w:val="left"/>
    </w:pPr>
    <w:rPr>
      <w:b/>
      <w:sz w:val="18"/>
    </w:rPr>
  </w:style>
  <w:style w:type="paragraph" w:styleId="Index2">
    <w:name w:val="index 2"/>
    <w:basedOn w:val="Normal"/>
    <w:next w:val="Normal"/>
    <w:semiHidden/>
    <w:qFormat/>
    <w:pPr>
      <w:spacing w:line="210" w:lineRule="atLeast"/>
      <w:ind w:left="600" w:hanging="200"/>
    </w:pPr>
    <w:rPr>
      <w:b/>
      <w:sz w:val="18"/>
    </w:rPr>
  </w:style>
  <w:style w:type="paragraph" w:styleId="Index3">
    <w:name w:val="index 3"/>
    <w:basedOn w:val="Normal"/>
    <w:next w:val="Normal"/>
    <w:semiHidden/>
    <w:qFormat/>
    <w:pPr>
      <w:spacing w:line="220" w:lineRule="atLeast"/>
      <w:ind w:left="600" w:hanging="200"/>
    </w:pPr>
    <w:rPr>
      <w:b/>
    </w:rPr>
  </w:style>
  <w:style w:type="paragraph" w:styleId="Index4">
    <w:name w:val="index 4"/>
    <w:basedOn w:val="Normal"/>
    <w:next w:val="Normal"/>
    <w:semiHidden/>
    <w:qFormat/>
    <w:pPr>
      <w:spacing w:line="220" w:lineRule="atLeast"/>
      <w:ind w:left="800" w:hanging="200"/>
    </w:pPr>
    <w:rPr>
      <w:b/>
    </w:rPr>
  </w:style>
  <w:style w:type="paragraph" w:styleId="Index5">
    <w:name w:val="index 5"/>
    <w:basedOn w:val="Normal"/>
    <w:next w:val="Normal"/>
    <w:semiHidden/>
    <w:pPr>
      <w:spacing w:line="220" w:lineRule="atLeast"/>
      <w:ind w:left="1000" w:hanging="200"/>
    </w:pPr>
    <w:rPr>
      <w:b/>
    </w:rPr>
  </w:style>
  <w:style w:type="paragraph" w:styleId="Index6">
    <w:name w:val="index 6"/>
    <w:basedOn w:val="Normal"/>
    <w:next w:val="Normal"/>
    <w:semiHidden/>
    <w:pPr>
      <w:spacing w:line="220" w:lineRule="atLeast"/>
      <w:ind w:left="1200" w:hanging="200"/>
    </w:pPr>
    <w:rPr>
      <w:b/>
    </w:rPr>
  </w:style>
  <w:style w:type="paragraph" w:styleId="Index7">
    <w:name w:val="index 7"/>
    <w:basedOn w:val="Normal"/>
    <w:next w:val="Normal"/>
    <w:semiHidden/>
    <w:pPr>
      <w:spacing w:line="220" w:lineRule="atLeast"/>
      <w:ind w:left="1400" w:hanging="200"/>
    </w:pPr>
    <w:rPr>
      <w:b/>
    </w:rPr>
  </w:style>
  <w:style w:type="paragraph" w:styleId="Index8">
    <w:name w:val="index 8"/>
    <w:basedOn w:val="Normal"/>
    <w:next w:val="Normal"/>
    <w:semiHidden/>
    <w:pPr>
      <w:spacing w:line="220" w:lineRule="atLeast"/>
      <w:ind w:left="1600" w:hanging="200"/>
    </w:pPr>
    <w:rPr>
      <w:b/>
    </w:rPr>
  </w:style>
  <w:style w:type="paragraph" w:styleId="Index9">
    <w:name w:val="index 9"/>
    <w:basedOn w:val="Normal"/>
    <w:next w:val="Normal"/>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pPr>
      <w:tabs>
        <w:tab w:val="left" w:pos="360"/>
      </w:tabs>
      <w:ind w:left="360" w:hanging="360"/>
    </w:pPr>
  </w:style>
  <w:style w:type="paragraph" w:styleId="ListBullet2">
    <w:name w:val="List Bullet 2"/>
    <w:basedOn w:val="Normal"/>
    <w:pPr>
      <w:tabs>
        <w:tab w:val="left" w:pos="643"/>
      </w:tabs>
      <w:ind w:left="643" w:hanging="360"/>
    </w:pPr>
  </w:style>
  <w:style w:type="paragraph" w:styleId="ListBullet3">
    <w:name w:val="List Bullet 3"/>
    <w:basedOn w:val="Normal"/>
    <w:pPr>
      <w:tabs>
        <w:tab w:val="left" w:pos="926"/>
      </w:tabs>
      <w:ind w:left="926" w:hanging="360"/>
    </w:pPr>
  </w:style>
  <w:style w:type="paragraph" w:styleId="ListBullet4">
    <w:name w:val="List Bullet 4"/>
    <w:basedOn w:val="Normal"/>
    <w:pPr>
      <w:tabs>
        <w:tab w:val="left" w:pos="1209"/>
      </w:tabs>
      <w:ind w:left="1209" w:hanging="360"/>
    </w:pPr>
  </w:style>
  <w:style w:type="paragraph" w:styleId="ListBullet5">
    <w:name w:val="List Bullet 5"/>
    <w:basedOn w:val="Normal"/>
    <w:pPr>
      <w:numPr>
        <w:numId w:val="2"/>
      </w:numPr>
      <w:tabs>
        <w:tab w:val="clear" w:pos="360"/>
        <w:tab w:val="left"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3"/>
      </w:numPr>
      <w:tabs>
        <w:tab w:val="clear" w:pos="400"/>
        <w:tab w:val="clear" w:pos="450"/>
        <w:tab w:val="left" w:pos="432"/>
        <w:tab w:val="left" w:pos="800"/>
      </w:tabs>
    </w:pPr>
  </w:style>
  <w:style w:type="paragraph" w:styleId="ListContinue3">
    <w:name w:val="List Continue 3"/>
    <w:basedOn w:val="ListContinue"/>
    <w:pPr>
      <w:numPr>
        <w:ilvl w:val="2"/>
        <w:numId w:val="3"/>
      </w:numPr>
      <w:tabs>
        <w:tab w:val="clear" w:pos="400"/>
        <w:tab w:val="left" w:pos="432"/>
        <w:tab w:val="left" w:pos="810"/>
        <w:tab w:val="left" w:pos="1200"/>
      </w:tabs>
    </w:pPr>
  </w:style>
  <w:style w:type="paragraph" w:styleId="ListContinue4">
    <w:name w:val="List Continue 4"/>
    <w:basedOn w:val="ListContinue"/>
    <w:pPr>
      <w:numPr>
        <w:ilvl w:val="3"/>
        <w:numId w:val="4"/>
      </w:numPr>
      <w:tabs>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5"/>
      </w:numPr>
      <w:tabs>
        <w:tab w:val="clear" w:pos="643"/>
        <w:tab w:val="left" w:pos="400"/>
      </w:tabs>
      <w:ind w:left="400" w:hanging="400"/>
    </w:pPr>
  </w:style>
  <w:style w:type="paragraph" w:styleId="ListNumber2">
    <w:name w:val="List Number 2"/>
    <w:basedOn w:val="Normal"/>
    <w:pPr>
      <w:numPr>
        <w:ilvl w:val="1"/>
        <w:numId w:val="6"/>
      </w:numPr>
      <w:tabs>
        <w:tab w:val="left" w:pos="800"/>
      </w:tabs>
      <w:ind w:left="800" w:hanging="400"/>
    </w:pPr>
  </w:style>
  <w:style w:type="paragraph" w:styleId="ListNumber3">
    <w:name w:val="List Number 3"/>
    <w:basedOn w:val="Normal"/>
    <w:pPr>
      <w:numPr>
        <w:ilvl w:val="2"/>
        <w:numId w:val="7"/>
      </w:numPr>
      <w:tabs>
        <w:tab w:val="clear" w:pos="1209"/>
        <w:tab w:val="left" w:pos="1200"/>
      </w:tabs>
      <w:ind w:left="1200" w:hanging="400"/>
    </w:pPr>
  </w:style>
  <w:style w:type="paragraph" w:styleId="ListNumber4">
    <w:name w:val="List Number 4"/>
    <w:basedOn w:val="Normal"/>
    <w:pPr>
      <w:numPr>
        <w:ilvl w:val="3"/>
        <w:numId w:val="8"/>
      </w:numPr>
      <w:tabs>
        <w:tab w:val="left" w:pos="1600"/>
      </w:tabs>
      <w:ind w:left="1600" w:hanging="400"/>
    </w:pPr>
  </w:style>
  <w:style w:type="paragraph" w:styleId="ListNumber5">
    <w:name w:val="List Number 5"/>
    <w:basedOn w:val="Normal"/>
    <w:pPr>
      <w:tabs>
        <w:tab w:val="left" w:pos="1492"/>
      </w:tabs>
      <w:ind w:left="1492" w:hanging="36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ormalWeb">
    <w:name w:val="Normal (Web)"/>
    <w:basedOn w:val="Normal"/>
    <w:uiPriority w:val="99"/>
    <w:pPr>
      <w:spacing w:before="100" w:beforeAutospacing="1" w:after="100" w:afterAutospacing="1" w:line="240" w:lineRule="auto"/>
      <w:jc w:val="left"/>
    </w:pPr>
    <w:rPr>
      <w:rFonts w:ascii="Times New Roman" w:eastAsia="Times New Roman" w:hAnsi="Times New Roman"/>
      <w:sz w:val="24"/>
      <w:szCs w:val="24"/>
      <w:lang w:eastAsia="en-GB"/>
    </w:rPr>
  </w:style>
  <w:style w:type="paragraph" w:styleId="NormalIndent">
    <w:name w:val="Normal Indent"/>
    <w:basedOn w:val="Normal"/>
    <w:pPr>
      <w:ind w:left="708"/>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252"/>
    </w:pPr>
  </w:style>
  <w:style w:type="paragraph" w:styleId="Subtitle">
    <w:name w:val="Subtitle"/>
    <w:basedOn w:val="Normal"/>
    <w:qFormat/>
    <w:pPr>
      <w:spacing w:after="60"/>
      <w:jc w:val="center"/>
      <w:outlineLvl w:val="1"/>
    </w:pPr>
    <w:rPr>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character" w:styleId="CommentReference">
    <w:name w:val="annotation reference"/>
    <w:uiPriority w:val="99"/>
    <w:rPr>
      <w:sz w:val="16"/>
      <w:lang w:val="fr-FR"/>
    </w:rPr>
  </w:style>
  <w:style w:type="character" w:styleId="Emphasis">
    <w:name w:val="Emphasis"/>
    <w:qFormat/>
    <w:rPr>
      <w:i/>
      <w:lang w:val="fr-FR"/>
    </w:rPr>
  </w:style>
  <w:style w:type="character" w:styleId="EndnoteReference">
    <w:name w:val="endnote reference"/>
    <w:semiHidden/>
    <w:rPr>
      <w:vertAlign w:val="superscript"/>
      <w:lang w:val="fr-FR"/>
    </w:rPr>
  </w:style>
  <w:style w:type="character" w:styleId="FollowedHyperlink">
    <w:name w:val="FollowedHyperlink"/>
    <w:rPr>
      <w:color w:val="800080"/>
      <w:u w:val="single"/>
      <w:lang w:val="fr-FR"/>
    </w:rPr>
  </w:style>
  <w:style w:type="character" w:styleId="FootnoteReference">
    <w:name w:val="footnote reference"/>
    <w:semiHidden/>
    <w:qFormat/>
    <w:rPr>
      <w:position w:val="6"/>
      <w:sz w:val="16"/>
      <w:vertAlign w:val="baseline"/>
      <w:lang w:val="fr-FR"/>
    </w:rPr>
  </w:style>
  <w:style w:type="character" w:styleId="Hyperlink">
    <w:name w:val="Hyperlink"/>
    <w:uiPriority w:val="99"/>
    <w:qFormat/>
    <w:rPr>
      <w:color w:val="0000FF"/>
      <w:u w:val="single"/>
      <w:lang w:val="fr-FR"/>
    </w:rPr>
  </w:style>
  <w:style w:type="character" w:styleId="LineNumber">
    <w:name w:val="line number"/>
    <w:rPr>
      <w:lang w:val="fr-FR"/>
    </w:rPr>
  </w:style>
  <w:style w:type="character" w:styleId="PageNumber">
    <w:name w:val="page number"/>
    <w:rPr>
      <w:lang w:val="fr-FR"/>
    </w:rPr>
  </w:style>
  <w:style w:type="character" w:styleId="Strong">
    <w:name w:val="Strong"/>
    <w:qFormat/>
    <w:rPr>
      <w:b/>
      <w:lang w:val="fr-FR"/>
    </w:rPr>
  </w:style>
  <w:style w:type="table" w:styleId="TableGrid">
    <w:name w:val="Table Grid"/>
    <w:basedOn w:val="TableNormal"/>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Heading2"/>
    <w:next w:val="Normal"/>
    <w:pPr>
      <w:numPr>
        <w:numId w:val="9"/>
      </w:numPr>
      <w:tabs>
        <w:tab w:val="clear" w:pos="540"/>
        <w:tab w:val="clear" w:pos="700"/>
        <w:tab w:val="left" w:pos="360"/>
        <w:tab w:val="left" w:pos="500"/>
        <w:tab w:val="left" w:pos="720"/>
      </w:tabs>
      <w:spacing w:before="270" w:line="270" w:lineRule="exact"/>
      <w:ind w:left="0" w:firstLine="0"/>
    </w:pPr>
    <w:rPr>
      <w:sz w:val="24"/>
    </w:rPr>
  </w:style>
  <w:style w:type="paragraph" w:customStyle="1" w:styleId="a3">
    <w:name w:val="a3"/>
    <w:basedOn w:val="Heading3"/>
    <w:next w:val="Normal"/>
    <w:qFormat/>
    <w:pPr>
      <w:numPr>
        <w:numId w:val="9"/>
      </w:numPr>
      <w:tabs>
        <w:tab w:val="clear" w:pos="660"/>
        <w:tab w:val="left" w:pos="640"/>
        <w:tab w:val="left" w:pos="720"/>
      </w:tabs>
      <w:spacing w:line="250" w:lineRule="exact"/>
      <w:ind w:left="0" w:firstLine="0"/>
    </w:pPr>
    <w:rPr>
      <w:sz w:val="22"/>
    </w:rPr>
  </w:style>
  <w:style w:type="paragraph" w:customStyle="1" w:styleId="a4">
    <w:name w:val="a4"/>
    <w:basedOn w:val="Heading4"/>
    <w:next w:val="Normal"/>
    <w:qFormat/>
    <w:pPr>
      <w:numPr>
        <w:numId w:val="9"/>
      </w:numPr>
      <w:tabs>
        <w:tab w:val="clear" w:pos="940"/>
        <w:tab w:val="clear" w:pos="1140"/>
        <w:tab w:val="clear" w:pos="1360"/>
        <w:tab w:val="left" w:pos="880"/>
        <w:tab w:val="left" w:pos="1080"/>
      </w:tabs>
      <w:ind w:left="0" w:firstLine="0"/>
    </w:pPr>
  </w:style>
  <w:style w:type="paragraph" w:customStyle="1" w:styleId="a5">
    <w:name w:val="a5"/>
    <w:basedOn w:val="Heading5"/>
    <w:next w:val="Normal"/>
    <w:qFormat/>
    <w:pPr>
      <w:numPr>
        <w:numId w:val="9"/>
      </w:numPr>
      <w:tabs>
        <w:tab w:val="left" w:pos="1080"/>
        <w:tab w:val="left" w:pos="1140"/>
        <w:tab w:val="left" w:pos="1360"/>
      </w:tabs>
    </w:pPr>
  </w:style>
  <w:style w:type="paragraph" w:customStyle="1" w:styleId="a6">
    <w:name w:val="a6"/>
    <w:basedOn w:val="Heading6"/>
    <w:next w:val="Normal"/>
    <w:pPr>
      <w:numPr>
        <w:numId w:val="9"/>
      </w:numPr>
      <w:tabs>
        <w:tab w:val="left" w:pos="1140"/>
        <w:tab w:val="left" w:pos="1360"/>
        <w:tab w:val="left" w:pos="1440"/>
      </w:tabs>
    </w:pPr>
  </w:style>
  <w:style w:type="paragraph" w:customStyle="1" w:styleId="ANNEX">
    <w:name w:val="ANNEX"/>
    <w:basedOn w:val="Normal"/>
    <w:next w:val="Normal"/>
    <w:qFormat/>
    <w:pPr>
      <w:keepNext/>
      <w:pageBreakBefore/>
      <w:numPr>
        <w:numId w:val="9"/>
      </w:numPr>
      <w:spacing w:after="760" w:line="310" w:lineRule="exact"/>
      <w:jc w:val="center"/>
      <w:outlineLvl w:val="0"/>
    </w:pPr>
    <w:rPr>
      <w:b/>
      <w:sz w:val="28"/>
    </w:rPr>
  </w:style>
  <w:style w:type="paragraph" w:customStyle="1" w:styleId="ANNEXN">
    <w:name w:val="ANNEXN"/>
    <w:basedOn w:val="ANNEX"/>
    <w:next w:val="Normal"/>
    <w:qFormat/>
    <w:pPr>
      <w:numPr>
        <w:numId w:val="0"/>
      </w:numPr>
    </w:pPr>
  </w:style>
  <w:style w:type="paragraph" w:customStyle="1" w:styleId="ANNEXZ">
    <w:name w:val="ANNEXZ"/>
    <w:basedOn w:val="ANNEX"/>
    <w:next w:val="Normal"/>
    <w:qFormat/>
    <w:pPr>
      <w:numPr>
        <w:numId w:val="0"/>
      </w:numPr>
    </w:pPr>
  </w:style>
  <w:style w:type="paragraph" w:customStyle="1" w:styleId="Bibliography1">
    <w:name w:val="Bibliography1"/>
    <w:basedOn w:val="Normal"/>
    <w:qFormat/>
    <w:pPr>
      <w:numPr>
        <w:numId w:val="3"/>
      </w:numPr>
      <w:tabs>
        <w:tab w:val="left" w:pos="432"/>
        <w:tab w:val="left" w:pos="660"/>
      </w:tabs>
    </w:pPr>
  </w:style>
  <w:style w:type="paragraph" w:customStyle="1" w:styleId="Definition">
    <w:name w:val="Definition"/>
    <w:basedOn w:val="Normal"/>
    <w:next w:val="Normal"/>
    <w:qFormat/>
  </w:style>
  <w:style w:type="character" w:customStyle="1" w:styleId="Defterms">
    <w:name w:val="Defterms"/>
    <w:qFormat/>
    <w:rPr>
      <w:color w:val="auto"/>
      <w:lang w:val="fr-FR"/>
    </w:rPr>
  </w:style>
  <w:style w:type="paragraph" w:customStyle="1" w:styleId="dl">
    <w:name w:val="dl"/>
    <w:basedOn w:val="Normal"/>
    <w:qFormat/>
    <w:pPr>
      <w:ind w:left="800" w:hanging="400"/>
    </w:pPr>
  </w:style>
  <w:style w:type="paragraph" w:customStyle="1" w:styleId="Example">
    <w:name w:val="Example"/>
    <w:basedOn w:val="Normal"/>
    <w:next w:val="Normal"/>
    <w:qFormat/>
    <w:pPr>
      <w:tabs>
        <w:tab w:val="left" w:pos="1360"/>
      </w:tabs>
      <w:spacing w:line="210" w:lineRule="atLeast"/>
    </w:pPr>
    <w:rPr>
      <w:sz w:val="18"/>
    </w:rPr>
  </w:style>
  <w:style w:type="character" w:customStyle="1" w:styleId="ExtXref">
    <w:name w:val="ExtXref"/>
    <w:rPr>
      <w:color w:val="auto"/>
      <w:lang w:val="fr-FR"/>
    </w:rPr>
  </w:style>
  <w:style w:type="paragraph" w:customStyle="1" w:styleId="Figurefootnote">
    <w:name w:val="Figure footnote"/>
    <w:basedOn w:val="Normal"/>
    <w:qFormat/>
    <w:pPr>
      <w:keepNext/>
      <w:tabs>
        <w:tab w:val="left" w:pos="340"/>
      </w:tabs>
      <w:spacing w:after="60" w:line="210" w:lineRule="atLeast"/>
    </w:pPr>
    <w:rPr>
      <w:sz w:val="18"/>
    </w:rPr>
  </w:style>
  <w:style w:type="paragraph" w:customStyle="1" w:styleId="Figuretitle">
    <w:name w:val="Figure title"/>
    <w:basedOn w:val="Normal"/>
    <w:next w:val="Normal"/>
    <w:qFormat/>
    <w:pPr>
      <w:suppressAutoHyphens/>
      <w:spacing w:before="220" w:after="220"/>
      <w:jc w:val="center"/>
    </w:pPr>
    <w:rPr>
      <w:b/>
    </w:rPr>
  </w:style>
  <w:style w:type="paragraph" w:customStyle="1" w:styleId="Foreword">
    <w:name w:val="Foreword"/>
    <w:basedOn w:val="Normal"/>
    <w:next w:val="Normal"/>
    <w:qFormat/>
    <w:rPr>
      <w:color w:val="0000FF"/>
    </w:rPr>
  </w:style>
  <w:style w:type="paragraph" w:customStyle="1" w:styleId="Formula">
    <w:name w:val="Formula"/>
    <w:basedOn w:val="Normal"/>
    <w:next w:val="Normal"/>
    <w:qFormat/>
    <w:pPr>
      <w:tabs>
        <w:tab w:val="right" w:pos="9752"/>
      </w:tabs>
      <w:spacing w:after="220"/>
      <w:ind w:left="403"/>
      <w:jc w:val="left"/>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clear" w:pos="1080"/>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customStyle="1" w:styleId="Note">
    <w:name w:val="Note"/>
    <w:basedOn w:val="Normal"/>
    <w:next w:val="Normal"/>
    <w:pPr>
      <w:tabs>
        <w:tab w:val="left" w:pos="960"/>
      </w:tabs>
      <w:spacing w:line="210" w:lineRule="atLeast"/>
    </w:pPr>
    <w:rPr>
      <w:sz w:val="18"/>
    </w:rP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paragraph" w:customStyle="1" w:styleId="RefNorm">
    <w:name w:val="RefNorm"/>
    <w:basedOn w:val="Normal"/>
    <w:next w:val="Normal"/>
  </w:style>
  <w:style w:type="paragraph" w:customStyle="1" w:styleId="Special">
    <w:name w:val="Special"/>
    <w:basedOn w:val="Normal"/>
    <w:next w:val="Normal"/>
  </w:style>
  <w:style w:type="paragraph" w:customStyle="1" w:styleId="Tablefootnote">
    <w:name w:val="Table footnote"/>
    <w:basedOn w:val="Normal"/>
    <w:pPr>
      <w:tabs>
        <w:tab w:val="left" w:pos="340"/>
      </w:tabs>
      <w:spacing w:before="60" w:after="60" w:line="190" w:lineRule="atLeast"/>
    </w:pPr>
    <w:rPr>
      <w:sz w:val="16"/>
    </w:r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Tabletext10">
    <w:name w:val="Table text (10)"/>
    <w:basedOn w:val="Normal"/>
    <w:pPr>
      <w:spacing w:before="60" w:after="60"/>
    </w:pPr>
  </w:style>
  <w:style w:type="paragraph" w:customStyle="1" w:styleId="Tabletext9">
    <w:name w:val="Table text (9)"/>
    <w:basedOn w:val="Normal"/>
    <w:uiPriority w:val="99"/>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Pr>
      <w:rFonts w:ascii="Helvetica" w:eastAsia="Times New Roman" w:hAnsi="Helvetica"/>
      <w:sz w:val="16"/>
      <w:szCs w:val="16"/>
      <w:lang w:val="en-GB" w:eastAsia="en-US"/>
    </w:rPr>
  </w:style>
  <w:style w:type="paragraph" w:customStyle="1" w:styleId="Default">
    <w:name w:val="Default"/>
    <w:pPr>
      <w:autoSpaceDE w:val="0"/>
      <w:autoSpaceDN w:val="0"/>
      <w:adjustRightInd w:val="0"/>
    </w:pPr>
    <w:rPr>
      <w:rFonts w:ascii="Arial" w:eastAsia="Times New Roman" w:hAnsi="Arial" w:cs="Arial"/>
      <w:color w:val="000000"/>
      <w:sz w:val="24"/>
      <w:szCs w:val="24"/>
      <w:lang w:val="en-US" w:eastAsia="en-US"/>
    </w:rPr>
  </w:style>
  <w:style w:type="character" w:customStyle="1" w:styleId="attr-list">
    <w:name w:val="attr-list"/>
  </w:style>
  <w:style w:type="paragraph" w:customStyle="1" w:styleId="NormalWeb1">
    <w:name w:val="Normal (Web)1"/>
    <w:basedOn w:val="Normal"/>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snapToGrid w:val="0"/>
      <w:lang w:val="en-GB" w:eastAsia="en-US"/>
    </w:rPr>
  </w:style>
  <w:style w:type="paragraph" w:customStyle="1" w:styleId="Small">
    <w:name w:val="Small"/>
    <w:basedOn w:val="Normal"/>
    <w:qFormat/>
    <w:pPr>
      <w:widowControl w:val="0"/>
      <w:spacing w:before="20" w:after="0" w:line="240" w:lineRule="auto"/>
      <w:jc w:val="left"/>
    </w:pPr>
    <w:rPr>
      <w:rFonts w:eastAsia="Times New Roman"/>
      <w:snapToGrid w:val="0"/>
      <w:sz w:val="16"/>
      <w:szCs w:val="16"/>
      <w:lang w:eastAsia="en-US"/>
    </w:rPr>
  </w:style>
  <w:style w:type="paragraph" w:customStyle="1" w:styleId="Revision1">
    <w:name w:val="Revision1"/>
    <w:hidden/>
    <w:uiPriority w:val="99"/>
    <w:semiHidden/>
    <w:rPr>
      <w:rFonts w:ascii="Arial" w:hAnsi="Arial"/>
      <w:lang w:val="en-GB" w:eastAsia="ja-JP"/>
    </w:rPr>
  </w:style>
  <w:style w:type="paragraph" w:customStyle="1" w:styleId="ListParagraph1">
    <w:name w:val="List Paragraph1"/>
    <w:basedOn w:val="Normal"/>
    <w:uiPriority w:val="34"/>
    <w:qFormat/>
    <w:pPr>
      <w:ind w:left="720"/>
    </w:pPr>
  </w:style>
  <w:style w:type="paragraph" w:customStyle="1" w:styleId="Figuretitle2">
    <w:name w:val="Figure title2"/>
    <w:basedOn w:val="Normal"/>
    <w:next w:val="Normal"/>
    <w:pPr>
      <w:suppressAutoHyphens/>
      <w:spacing w:before="220" w:after="220"/>
      <w:jc w:val="center"/>
    </w:pPr>
    <w:rPr>
      <w:b/>
      <w:lang w:val="de-DE" w:eastAsia="ar-SA"/>
    </w:rPr>
  </w:style>
  <w:style w:type="paragraph" w:customStyle="1" w:styleId="ISOComments">
    <w:name w:val="ISO_Comments"/>
    <w:basedOn w:val="Normal"/>
    <w:pPr>
      <w:spacing w:before="210" w:after="0" w:line="210" w:lineRule="exact"/>
      <w:jc w:val="left"/>
    </w:pPr>
    <w:rPr>
      <w:rFonts w:eastAsia="Times New Roman"/>
      <w:sz w:val="18"/>
      <w:lang w:eastAsia="en-US"/>
    </w:rPr>
  </w:style>
  <w:style w:type="paragraph" w:customStyle="1" w:styleId="ISOChange">
    <w:name w:val="ISO_Change"/>
    <w:basedOn w:val="Normal"/>
    <w:pPr>
      <w:spacing w:before="210" w:after="0" w:line="210" w:lineRule="exact"/>
      <w:jc w:val="left"/>
    </w:pPr>
    <w:rPr>
      <w:rFonts w:eastAsia="Times New Roman"/>
      <w:sz w:val="18"/>
      <w:lang w:eastAsia="en-US"/>
    </w:rPr>
  </w:style>
  <w:style w:type="paragraph" w:customStyle="1" w:styleId="NoSpacing1">
    <w:name w:val="No Spacing1"/>
    <w:qFormat/>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uiPriority w:val="99"/>
    <w:rPr>
      <w:rFonts w:ascii="Arial" w:hAnsi="Arial"/>
      <w:lang w:val="en-GB" w:eastAsia="ja-JP"/>
    </w:rPr>
  </w:style>
  <w:style w:type="paragraph" w:customStyle="1" w:styleId="Firstparagraph">
    <w:name w:val="First paragraph"/>
    <w:basedOn w:val="Normal"/>
    <w:next w:val="Normal"/>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pPr>
      <w:spacing w:before="210" w:after="0" w:line="210" w:lineRule="exact"/>
      <w:jc w:val="left"/>
    </w:pPr>
    <w:rPr>
      <w:rFonts w:eastAsia="Times New Roman"/>
      <w:sz w:val="18"/>
      <w:lang w:eastAsia="en-US"/>
    </w:rPr>
  </w:style>
  <w:style w:type="paragraph" w:customStyle="1" w:styleId="subpara">
    <w:name w:val="sub para"/>
    <w:basedOn w:val="Normal"/>
    <w:pPr>
      <w:spacing w:before="60" w:after="60" w:line="240" w:lineRule="auto"/>
      <w:ind w:left="1134" w:right="794" w:hanging="567"/>
    </w:pPr>
    <w:rPr>
      <w:rFonts w:ascii="Arial Narrow" w:eastAsia="Times New Roman" w:hAnsi="Arial Narrow"/>
      <w:sz w:val="22"/>
      <w:lang w:val="en-AU" w:eastAsia="en-US"/>
    </w:rPr>
  </w:style>
  <w:style w:type="character" w:customStyle="1" w:styleId="Heading3Char">
    <w:name w:val="Heading 3 Char"/>
    <w:link w:val="Heading3"/>
    <w:qFormat/>
    <w:rPr>
      <w:rFonts w:ascii="Arial" w:hAnsi="Arial"/>
      <w:b/>
      <w:bCs/>
      <w:lang w:val="en-GB" w:eastAsia="ja-JP"/>
    </w:rPr>
  </w:style>
  <w:style w:type="character" w:customStyle="1" w:styleId="Heading4Char">
    <w:name w:val="Heading 4 Char"/>
    <w:link w:val="Heading4"/>
    <w:rPr>
      <w:rFonts w:ascii="Arial" w:hAnsi="Arial"/>
      <w:b/>
      <w:bCs/>
      <w:lang w:val="en-GB" w:eastAsia="ja-JP"/>
    </w:rPr>
  </w:style>
  <w:style w:type="paragraph" w:customStyle="1" w:styleId="NoSpacing3">
    <w:name w:val="No Spacing3"/>
    <w:uiPriority w:val="1"/>
    <w:qFormat/>
    <w:pPr>
      <w:jc w:val="both"/>
    </w:pPr>
    <w:rPr>
      <w:rFonts w:ascii="Arial" w:hAnsi="Arial"/>
      <w:lang w:val="en-GB" w:eastAsia="ja-JP"/>
    </w:rPr>
  </w:style>
  <w:style w:type="paragraph" w:customStyle="1" w:styleId="TOCHeading1">
    <w:name w:val="TOC Heading1"/>
    <w:basedOn w:val="Heading1"/>
    <w:next w:val="Normal"/>
    <w:uiPriority w:val="39"/>
    <w:qFormat/>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style>
  <w:style w:type="paragraph" w:customStyle="1" w:styleId="Caption1">
    <w:name w:val="Caption1"/>
    <w:basedOn w:val="Normal"/>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pPr>
      <w:widowControl w:val="0"/>
      <w:suppressLineNumbers/>
      <w:suppressAutoHyphens/>
      <w:spacing w:after="0" w:line="240" w:lineRule="auto"/>
      <w:jc w:val="left"/>
    </w:pPr>
    <w:rPr>
      <w:rFonts w:eastAsia="Arial" w:cs="Tahoma"/>
    </w:rPr>
  </w:style>
  <w:style w:type="character" w:customStyle="1" w:styleId="Heading2Char">
    <w:name w:val="Heading 2 Char"/>
    <w:link w:val="Heading2"/>
    <w:rPr>
      <w:rFonts w:ascii="Arial" w:hAnsi="Arial"/>
      <w:b/>
      <w:bCs/>
      <w:sz w:val="22"/>
      <w:lang w:val="en-GB" w:eastAsia="ja-JP"/>
    </w:rPr>
  </w:style>
  <w:style w:type="character" w:customStyle="1" w:styleId="Heading1Char">
    <w:name w:val="Heading 1 Char"/>
    <w:link w:val="Heading1"/>
    <w:rPr>
      <w:rFonts w:ascii="Arial" w:hAnsi="Arial"/>
      <w:b/>
      <w:bCs/>
      <w:sz w:val="24"/>
      <w:lang w:val="en-GB" w:eastAsia="ja-JP"/>
    </w:rPr>
  </w:style>
  <w:style w:type="character" w:customStyle="1" w:styleId="BalloonTextChar">
    <w:name w:val="Balloon Text Char"/>
    <w:link w:val="BalloonText"/>
    <w:uiPriority w:val="99"/>
    <w:semiHidden/>
    <w:rPr>
      <w:rFonts w:ascii="Tahoma" w:hAnsi="Tahoma" w:cs="Tahoma"/>
      <w:sz w:val="16"/>
      <w:szCs w:val="16"/>
      <w:lang w:val="en-GB" w:eastAsia="ja-JP"/>
    </w:rPr>
  </w:style>
  <w:style w:type="character" w:customStyle="1" w:styleId="BodyTextIndentChar">
    <w:name w:val="Body Text Indent Char"/>
    <w:link w:val="BodyTextIndent"/>
    <w:uiPriority w:val="99"/>
    <w:rPr>
      <w:rFonts w:ascii="Arial" w:hAnsi="Arial"/>
      <w:lang w:val="en-GB" w:eastAsia="ja-JP"/>
    </w:rPr>
  </w:style>
  <w:style w:type="character" w:customStyle="1" w:styleId="HeaderChar">
    <w:name w:val="Header Char"/>
    <w:link w:val="Header"/>
    <w:uiPriority w:val="99"/>
    <w:rPr>
      <w:rFonts w:ascii="Arial" w:hAnsi="Arial"/>
      <w:b/>
      <w:sz w:val="22"/>
      <w:lang w:val="en-GB" w:eastAsia="ja-JP"/>
    </w:rPr>
  </w:style>
  <w:style w:type="character" w:customStyle="1" w:styleId="CommentSubjectChar">
    <w:name w:val="Comment Subject Char"/>
    <w:link w:val="CommentSubject"/>
    <w:uiPriority w:val="99"/>
    <w:semiHidden/>
    <w:rPr>
      <w:rFonts w:ascii="Arial" w:hAnsi="Arial"/>
      <w:b/>
      <w:bCs/>
      <w:lang w:val="en-GB" w:eastAsia="ja-JP"/>
    </w:rPr>
  </w:style>
  <w:style w:type="character" w:customStyle="1" w:styleId="BodyText2Char">
    <w:name w:val="Body Text 2 Char"/>
    <w:link w:val="BodyText2"/>
    <w:uiPriority w:val="99"/>
    <w:rPr>
      <w:rFonts w:ascii="Arial" w:hAnsi="Arial"/>
      <w:sz w:val="16"/>
      <w:lang w:val="en-GB" w:eastAsia="ja-JP"/>
    </w:rPr>
  </w:style>
  <w:style w:type="character" w:customStyle="1" w:styleId="Heading5Char">
    <w:name w:val="Heading 5 Char"/>
    <w:link w:val="Heading5"/>
    <w:rPr>
      <w:rFonts w:ascii="Arial" w:hAnsi="Arial"/>
      <w:b/>
      <w:bCs/>
      <w:lang w:val="en-GB" w:eastAsia="ja-JP"/>
    </w:rPr>
  </w:style>
  <w:style w:type="character" w:customStyle="1" w:styleId="Heading6Char">
    <w:name w:val="Heading 6 Char"/>
    <w:link w:val="Heading6"/>
    <w:rPr>
      <w:rFonts w:ascii="Arial" w:hAnsi="Arial"/>
      <w:b/>
      <w:bCs/>
      <w:lang w:val="en-GB" w:eastAsia="ja-JP"/>
    </w:rPr>
  </w:style>
  <w:style w:type="character" w:customStyle="1" w:styleId="Heading7Char">
    <w:name w:val="Heading 7 Char"/>
    <w:link w:val="Heading7"/>
    <w:rPr>
      <w:rFonts w:ascii="Arial" w:hAnsi="Arial"/>
      <w:b/>
      <w:bCs/>
      <w:lang w:val="en-GB" w:eastAsia="ja-JP"/>
    </w:rPr>
  </w:style>
  <w:style w:type="character" w:customStyle="1" w:styleId="Heading8Char">
    <w:name w:val="Heading 8 Char"/>
    <w:link w:val="Heading8"/>
    <w:rPr>
      <w:rFonts w:ascii="Arial" w:hAnsi="Arial"/>
      <w:b/>
      <w:bCs/>
      <w:lang w:val="en-GB" w:eastAsia="ja-JP"/>
    </w:rPr>
  </w:style>
  <w:style w:type="character" w:customStyle="1" w:styleId="Heading9Char">
    <w:name w:val="Heading 9 Char"/>
    <w:link w:val="Heading9"/>
    <w:rPr>
      <w:rFonts w:ascii="Arial" w:hAnsi="Arial"/>
      <w:b/>
      <w:bCs/>
      <w:lang w:val="en-GB" w:eastAsia="ja-JP"/>
    </w:rPr>
  </w:style>
  <w:style w:type="character" w:customStyle="1" w:styleId="BodyTextIndent2Char">
    <w:name w:val="Body Text Indent 2 Char"/>
    <w:link w:val="BodyTextIndent2"/>
    <w:uiPriority w:val="99"/>
    <w:rPr>
      <w:rFonts w:ascii="Arial" w:hAnsi="Arial"/>
      <w:lang w:val="en-GB" w:eastAsia="ja-JP"/>
    </w:rPr>
  </w:style>
  <w:style w:type="character" w:customStyle="1" w:styleId="BodyText3Char">
    <w:name w:val="Body Text 3 Char"/>
    <w:link w:val="BodyText3"/>
    <w:uiPriority w:val="99"/>
    <w:rPr>
      <w:rFonts w:ascii="Arial" w:hAnsi="Arial"/>
      <w:sz w:val="14"/>
      <w:lang w:val="en-GB" w:eastAsia="ja-JP"/>
    </w:rPr>
  </w:style>
  <w:style w:type="paragraph" w:customStyle="1" w:styleId="quotedtext">
    <w:name w:val="quoted text"/>
    <w:basedOn w:val="Normal"/>
    <w:pPr>
      <w:spacing w:before="60" w:after="60" w:line="240" w:lineRule="auto"/>
      <w:ind w:left="1134" w:right="1134" w:hanging="567"/>
    </w:pPr>
    <w:rPr>
      <w:rFonts w:ascii="Times New Roman" w:eastAsia="Times New Roman" w:hAnsi="Times New Roman"/>
      <w:i/>
      <w:lang w:val="en-AU" w:eastAsia="fr-FR"/>
    </w:rPr>
  </w:style>
  <w:style w:type="character" w:customStyle="1" w:styleId="FooterChar">
    <w:name w:val="Footer Char"/>
    <w:link w:val="Footer"/>
    <w:rPr>
      <w:rFonts w:ascii="Arial" w:hAnsi="Arial"/>
      <w:lang w:val="en-GB" w:eastAsia="ja-JP"/>
    </w:rPr>
  </w:style>
  <w:style w:type="character" w:customStyle="1" w:styleId="ipa1">
    <w:name w:val="ipa1"/>
    <w:rPr>
      <w:rFonts w:ascii="Arial Unicode MS" w:eastAsia="Arial Unicode MS" w:hAnsi="Arial Unicode MS" w:cs="Arial Unicode MS" w:hint="eastAsia"/>
    </w:rPr>
  </w:style>
  <w:style w:type="character" w:customStyle="1" w:styleId="apple-converted-space">
    <w:name w:val="apple-converted-space"/>
  </w:style>
  <w:style w:type="paragraph" w:customStyle="1" w:styleId="IntenseQuote1">
    <w:name w:val="Intense Quote1"/>
    <w:basedOn w:val="Normal"/>
    <w:next w:val="Normal"/>
    <w:link w:val="IntenseQuoteChar"/>
    <w:uiPriority w:val="30"/>
    <w:qFormat/>
    <w:pPr>
      <w:spacing w:after="0" w:line="240" w:lineRule="auto"/>
      <w:ind w:left="720" w:right="720"/>
      <w:jc w:val="left"/>
    </w:pPr>
    <w:rPr>
      <w:rFonts w:ascii="Cambria" w:eastAsia="Cambria" w:hAnsi="Cambria"/>
      <w:b/>
      <w:i/>
      <w:sz w:val="24"/>
      <w:szCs w:val="22"/>
      <w:lang w:val="en-US" w:eastAsia="en-US"/>
    </w:rPr>
  </w:style>
  <w:style w:type="character" w:customStyle="1" w:styleId="IntenseQuoteChar">
    <w:name w:val="Intense Quote Char"/>
    <w:link w:val="IntenseQuote1"/>
    <w:uiPriority w:val="30"/>
    <w:rPr>
      <w:rFonts w:ascii="Cambria" w:eastAsia="Cambria" w:hAnsi="Cambria"/>
      <w:b/>
      <w:i/>
      <w:sz w:val="24"/>
      <w:szCs w:val="22"/>
    </w:rPr>
  </w:style>
  <w:style w:type="paragraph" w:customStyle="1" w:styleId="ParagraphText">
    <w:name w:val="Paragraph Text"/>
    <w:basedOn w:val="Normal"/>
    <w:pPr>
      <w:suppressAutoHyphens/>
      <w:spacing w:after="62" w:line="240" w:lineRule="auto"/>
      <w:jc w:val="left"/>
    </w:pPr>
    <w:rPr>
      <w:color w:val="000000"/>
      <w:szCs w:val="16"/>
      <w:lang w:eastAsia="ar-SA"/>
    </w:rPr>
  </w:style>
  <w:style w:type="paragraph" w:customStyle="1" w:styleId="Heading2-3">
    <w:name w:val="Heading 2-3"/>
    <w:basedOn w:val="Normal"/>
    <w:next w:val="Normal"/>
    <w:pPr>
      <w:tabs>
        <w:tab w:val="left" w:pos="360"/>
      </w:tabs>
      <w:suppressAutoHyphens/>
      <w:spacing w:before="120" w:after="120" w:line="240" w:lineRule="auto"/>
      <w:ind w:left="360" w:hanging="360"/>
    </w:pPr>
    <w:rPr>
      <w:b/>
      <w:lang w:eastAsia="ar-SA"/>
    </w:rPr>
  </w:style>
  <w:style w:type="character" w:customStyle="1" w:styleId="FootnoteTextChar">
    <w:name w:val="Footnote Text Char"/>
    <w:basedOn w:val="DefaultParagraphFont"/>
    <w:link w:val="FootnoteText"/>
    <w:rPr>
      <w:rFonts w:ascii="Arial" w:hAnsi="Arial"/>
      <w:sz w:val="18"/>
      <w:lang w:val="en-GB" w:eastAsia="ja-JP"/>
    </w:rPr>
  </w:style>
  <w:style w:type="paragraph" w:customStyle="1" w:styleId="TABLE-col-heading">
    <w:name w:val="TABLE-col-heading"/>
    <w:basedOn w:val="Normal"/>
    <w:pPr>
      <w:keepLines/>
      <w:spacing w:after="0" w:line="180" w:lineRule="exact"/>
      <w:ind w:left="-57" w:right="-57"/>
      <w:jc w:val="center"/>
    </w:pPr>
    <w:rPr>
      <w:rFonts w:eastAsia="Times New Roman" w:cs="Arial"/>
      <w:b/>
      <w:sz w:val="16"/>
      <w:szCs w:val="22"/>
      <w:lang w:eastAsia="zh-CN"/>
    </w:rPr>
  </w:style>
  <w:style w:type="table" w:customStyle="1" w:styleId="TableGrid1">
    <w:name w:val="Table Grid1"/>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pPr>
      <w:widowControl w:val="0"/>
    </w:pPr>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pPr>
      <w:spacing w:after="120"/>
    </w:pPr>
    <w:rPr>
      <w:rFonts w:ascii="Arial" w:hAnsi="Arial"/>
      <w:b/>
      <w:sz w:val="22"/>
      <w:lang w:val="en-GB" w:eastAsia="ar-SA"/>
    </w:rPr>
  </w:style>
  <w:style w:type="character" w:customStyle="1" w:styleId="module">
    <w:name w:val="module"/>
  </w:style>
  <w:style w:type="character" w:customStyle="1" w:styleId="FooterChar1">
    <w:name w:val="Footer Char1"/>
    <w:uiPriority w:val="99"/>
    <w:locked/>
    <w:rPr>
      <w:sz w:val="24"/>
      <w:szCs w:val="24"/>
      <w:lang w:val="en-US" w:eastAsia="en-US" w:bidi="ar-SA"/>
    </w:rPr>
  </w:style>
  <w:style w:type="paragraph" w:styleId="Revision">
    <w:name w:val="Revision"/>
    <w:hidden/>
    <w:uiPriority w:val="99"/>
    <w:semiHidden/>
    <w:rsid w:val="000940E6"/>
    <w:pPr>
      <w:spacing w:after="0" w:line="240" w:lineRule="auto"/>
    </w:pPr>
    <w:rPr>
      <w:rFonts w:ascii="Arial" w:hAnsi="Arial"/>
      <w:lang w:val="en-GB" w:eastAsia="ja-JP"/>
    </w:rPr>
  </w:style>
  <w:style w:type="numbering" w:customStyle="1" w:styleId="Style1">
    <w:name w:val="Style1"/>
    <w:uiPriority w:val="99"/>
    <w:rsid w:val="00A16BEB"/>
    <w:pPr>
      <w:numPr>
        <w:numId w:val="16"/>
      </w:numPr>
    </w:pPr>
  </w:style>
  <w:style w:type="paragraph" w:styleId="ListParagraph">
    <w:name w:val="List Paragraph"/>
    <w:basedOn w:val="Normal"/>
    <w:uiPriority w:val="34"/>
    <w:qFormat/>
    <w:rsid w:val="007C305D"/>
    <w:pPr>
      <w:ind w:left="720"/>
    </w:pPr>
  </w:style>
  <w:style w:type="character" w:styleId="IntenseEmphasis">
    <w:name w:val="Intense Emphasis"/>
    <w:basedOn w:val="DefaultParagraphFont"/>
    <w:uiPriority w:val="21"/>
    <w:qFormat/>
    <w:rsid w:val="0031592F"/>
    <w:rPr>
      <w:i/>
      <w:iCs/>
      <w:color w:val="4F81BD" w:themeColor="accent1"/>
    </w:rPr>
  </w:style>
  <w:style w:type="paragraph" w:customStyle="1" w:styleId="Basisalinea">
    <w:name w:val="[Basisalinea]"/>
    <w:basedOn w:val="Normal"/>
    <w:uiPriority w:val="99"/>
    <w:rsid w:val="00092544"/>
    <w:pPr>
      <w:autoSpaceDE w:val="0"/>
      <w:autoSpaceDN w:val="0"/>
      <w:adjustRightInd w:val="0"/>
      <w:spacing w:after="0" w:line="288" w:lineRule="auto"/>
      <w:jc w:val="left"/>
      <w:textAlignment w:val="center"/>
    </w:pPr>
    <w:rPr>
      <w:rFonts w:ascii="Times" w:eastAsia="Calibri" w:hAnsi="Times" w:cs="Times"/>
      <w:color w:val="000000"/>
      <w:sz w:val="24"/>
      <w:szCs w:val="24"/>
      <w:lang w:val="nl-NL" w:eastAsia="en-US"/>
    </w:rPr>
  </w:style>
  <w:style w:type="paragraph" w:customStyle="1" w:styleId="Style5">
    <w:name w:val="Style5"/>
    <w:basedOn w:val="Normal"/>
    <w:rsid w:val="00E17963"/>
    <w:pPr>
      <w:numPr>
        <w:numId w:val="20"/>
      </w:numPr>
    </w:pPr>
  </w:style>
  <w:style w:type="paragraph" w:customStyle="1" w:styleId="Body">
    <w:name w:val="Body"/>
    <w:basedOn w:val="Normal"/>
    <w:rsid w:val="00374A60"/>
    <w:pPr>
      <w:suppressAutoHyphens/>
      <w:spacing w:line="100" w:lineRule="atLeast"/>
      <w:ind w:left="567"/>
    </w:pPr>
    <w:rPr>
      <w:rFonts w:eastAsia="Times New Roman"/>
      <w:color w:val="000000"/>
      <w:sz w:val="22"/>
      <w:lang w:val="en-CA" w:eastAsia="ar-SA"/>
    </w:rPr>
  </w:style>
  <w:style w:type="paragraph" w:customStyle="1" w:styleId="TableStyle1">
    <w:name w:val="Table Style 1"/>
    <w:rsid w:val="00374A60"/>
    <w:pPr>
      <w:spacing w:after="0" w:line="240" w:lineRule="auto"/>
    </w:pPr>
    <w:rPr>
      <w:rFonts w:ascii="Helvetica" w:eastAsia="Helvetica" w:hAnsi="Helvetica" w:cs="Helvetica"/>
      <w:b/>
      <w:bCs/>
      <w:color w:val="000000"/>
      <w:lang w:val="en-US" w:eastAsia="en-US"/>
    </w:rPr>
  </w:style>
  <w:style w:type="paragraph" w:customStyle="1" w:styleId="TableStyle2">
    <w:name w:val="Table Style 2"/>
    <w:rsid w:val="00374A60"/>
    <w:pPr>
      <w:spacing w:after="0" w:line="240" w:lineRule="auto"/>
    </w:pPr>
    <w:rPr>
      <w:rFonts w:ascii="Helvetica" w:eastAsia="Helvetica" w:hAnsi="Helvetica" w:cs="Helvetica"/>
      <w:color w:val="000000"/>
      <w:lang w:val="en-US" w:eastAsia="en-US"/>
    </w:rPr>
  </w:style>
  <w:style w:type="character" w:styleId="UnresolvedMention">
    <w:name w:val="Unresolved Mention"/>
    <w:basedOn w:val="DefaultParagraphFont"/>
    <w:uiPriority w:val="99"/>
    <w:semiHidden/>
    <w:unhideWhenUsed/>
    <w:rsid w:val="00DE6F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487559">
      <w:bodyDiv w:val="1"/>
      <w:marLeft w:val="0"/>
      <w:marRight w:val="0"/>
      <w:marTop w:val="0"/>
      <w:marBottom w:val="0"/>
      <w:divBdr>
        <w:top w:val="none" w:sz="0" w:space="0" w:color="auto"/>
        <w:left w:val="none" w:sz="0" w:space="0" w:color="auto"/>
        <w:bottom w:val="none" w:sz="0" w:space="0" w:color="auto"/>
        <w:right w:val="none" w:sz="0" w:space="0" w:color="auto"/>
      </w:divBdr>
    </w:div>
    <w:div w:id="17272913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wipo.int/treaties/en/ip/berne/trtdocs_wo001.html"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footer" Target="footer1.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www.epsg-registry.org/" TargetMode="External"/><Relationship Id="rId55" Type="http://schemas.openxmlformats.org/officeDocument/2006/relationships/image" Target="media/image34.png"/><Relationship Id="rId63" Type="http://schemas.openxmlformats.org/officeDocument/2006/relationships/theme" Target="theme/theme1.xml"/><Relationship Id="rId84" Type="http://schemas.microsoft.com/office/2018/08/relationships/commentsExtensible" Target="commentsExtensi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2.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3.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www.iho.int"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hyperlink" Target="mailto:info@iho.int"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www.epsg-registry.org" TargetMode="External"/><Relationship Id="rId57" Type="http://schemas.openxmlformats.org/officeDocument/2006/relationships/header" Target="header4.xml"/><Relationship Id="rId61"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hyperlink" Target="https://registry.iho.in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5de893b-c722-4ec2-8e11-ead4310e3e99">
      <Terms xmlns="http://schemas.microsoft.com/office/infopath/2007/PartnerControls"/>
    </lcf76f155ced4ddcb4097134ff3c332f>
    <TaxCatchAll xmlns="3afcca85-626d-40cf-8493-15e01d150ad7"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453E4A9CE5A3A42965B93716DE6227D" ma:contentTypeVersion="15" ma:contentTypeDescription="Create a new document." ma:contentTypeScope="" ma:versionID="d06a5bb4597991f69e0c0e7e264ace46">
  <xsd:schema xmlns:xsd="http://www.w3.org/2001/XMLSchema" xmlns:xs="http://www.w3.org/2001/XMLSchema" xmlns:p="http://schemas.microsoft.com/office/2006/metadata/properties" xmlns:ns2="a5de893b-c722-4ec2-8e11-ead4310e3e99" xmlns:ns3="3afcca85-626d-40cf-8493-15e01d150ad7" targetNamespace="http://schemas.microsoft.com/office/2006/metadata/properties" ma:root="true" ma:fieldsID="9b990f59f193ac1f49024f0dd5f1b0ec" ns2:_="" ns3:_="">
    <xsd:import namespace="a5de893b-c722-4ec2-8e11-ead4310e3e99"/>
    <xsd:import namespace="3afcca85-626d-40cf-8493-15e01d150a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e893b-c722-4ec2-8e11-ead4310e3e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c4fbc8df-06de-4fb0-805f-17327a0f991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fcca85-626d-40cf-8493-15e01d150ad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34dfe4f-8e34-4b78-acf1-1cf3c37f4fdd}" ma:internalName="TaxCatchAll" ma:showField="CatchAllData" ma:web="3afcca85-626d-40cf-8493-15e01d150ad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498684-C9CC-44F6-BFEB-9D66620C9C61}">
  <ds:schemaRefs>
    <ds:schemaRef ds:uri="http://schemas.microsoft.com/sharepoint/v3/contenttype/forms"/>
  </ds:schemaRefs>
</ds:datastoreItem>
</file>

<file path=customXml/itemProps2.xml><?xml version="1.0" encoding="utf-8"?>
<ds:datastoreItem xmlns:ds="http://schemas.openxmlformats.org/officeDocument/2006/customXml" ds:itemID="{8DC61329-B8AC-4220-848A-E13B09FE3095}">
  <ds:schemaRefs>
    <ds:schemaRef ds:uri="http://schemas.microsoft.com/office/2006/metadata/properties"/>
    <ds:schemaRef ds:uri="http://schemas.microsoft.com/office/infopath/2007/PartnerControls"/>
    <ds:schemaRef ds:uri="a5de893b-c722-4ec2-8e11-ead4310e3e99"/>
    <ds:schemaRef ds:uri="3afcca85-626d-40cf-8493-15e01d150ad7"/>
  </ds:schemaRefs>
</ds:datastoreItem>
</file>

<file path=customXml/itemProps3.xml><?xml version="1.0" encoding="utf-8"?>
<ds:datastoreItem xmlns:ds="http://schemas.openxmlformats.org/officeDocument/2006/customXml" ds:itemID="{5871EC56-FA23-463C-A247-BAD7421344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e893b-c722-4ec2-8e11-ead4310e3e99"/>
    <ds:schemaRef ds:uri="3afcca85-626d-40cf-8493-15e01d150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0D3092E3-8FF5-4B67-88A2-BE8501AE0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85</Pages>
  <Words>24599</Words>
  <Characters>140220</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ISO/IEC TC /SC  N</vt:lpstr>
    </vt:vector>
  </TitlesOfParts>
  <Company>afnor</Company>
  <LinksUpToDate>false</LinksUpToDate>
  <CharactersWithSpaces>164491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dc:description/>
  <cp:lastModifiedBy>Raphael Malyankar</cp:lastModifiedBy>
  <cp:revision>199</cp:revision>
  <cp:lastPrinted>2022-11-04T23:24:00Z</cp:lastPrinted>
  <dcterms:created xsi:type="dcterms:W3CDTF">2022-07-10T07:05:00Z</dcterms:created>
  <dcterms:modified xsi:type="dcterms:W3CDTF">2023-01-10T21:56:00Z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Notes message registered by Wootton, Jeffrey (MR)(CIMG Charting Standards &amp; Specifications) on Wednesday, 6 January 2010 10:44:06 AM</vt:lpwstr>
  </property>
  <property fmtid="{D5CDD505-2E9C-101B-9397-08002B2CF9AE}" pid="3" name="Objective-CreationStamp">
    <vt:filetime>2010-01-06T10:44:30Z</vt:filetime>
  </property>
  <property fmtid="{D5CDD505-2E9C-101B-9397-08002B2CF9AE}" pid="4" name="Objective-Id">
    <vt:lpwstr>AA447525</vt:lpwstr>
  </property>
  <property fmtid="{D5CDD505-2E9C-101B-9397-08002B2CF9AE}" pid="5" name="Objective-IsApproved">
    <vt:lpwstr>No</vt:lpwstr>
  </property>
  <property fmtid="{D5CDD505-2E9C-101B-9397-08002B2CF9AE}" pid="6" name="Objective-IsPublished">
    <vt:lpwstr>Yes</vt:lpwstr>
  </property>
  <property fmtid="{D5CDD505-2E9C-101B-9397-08002B2CF9AE}" pid="7" name="Objective-DatePublished">
    <vt:filetime>2010-01-06T00:00:00Z</vt:filetime>
  </property>
  <property fmtid="{D5CDD505-2E9C-101B-9397-08002B2CF9AE}" pid="8" name="Objective-ModificationStamp">
    <vt:filetime>2010-01-11T08:53:39Z</vt:filetime>
  </property>
  <property fmtid="{D5CDD505-2E9C-101B-9397-08002B2CF9AE}" pid="9" name="Objective-Owner">
    <vt:lpwstr>Wootton, Jeffrey (MR)(CIMG Charting Standards &amp; Specifications)</vt:lpwstr>
  </property>
  <property fmtid="{D5CDD505-2E9C-101B-9397-08002B2CF9AE}" pid="10" name="Objective-Path">
    <vt:lpwstr>DRMS Global Folder - PROD:Defence Business Units:Navy:Strategic Command:Hydrography and Metoc Branch:HM BRANCH : Hydrography and Metoc Branch:01 HM Branch Corporate Files:4. Military and Maritime Geospatial Information Management:Charting Standards &amp; Spec</vt:lpwstr>
  </property>
  <property fmtid="{D5CDD505-2E9C-101B-9397-08002B2CF9AE}" pid="11" name="Objective-Parent">
    <vt:lpwstr>20100105 S-101 Product Specification 0.1_From Julia</vt:lpwstr>
  </property>
  <property fmtid="{D5CDD505-2E9C-101B-9397-08002B2CF9AE}" pid="12" name="Objective-State">
    <vt:lpwstr>Published</vt:lpwstr>
  </property>
  <property fmtid="{D5CDD505-2E9C-101B-9397-08002B2CF9AE}" pid="13" name="Objective-Title">
    <vt:lpwstr>20100105_5 S-101 ENC Product Specification draft 0.1 Dec 2009</vt:lpwstr>
  </property>
  <property fmtid="{D5CDD505-2E9C-101B-9397-08002B2CF9AE}" pid="14" name="Objective-Version">
    <vt:lpwstr>1.0</vt:lpwstr>
  </property>
  <property fmtid="{D5CDD505-2E9C-101B-9397-08002B2CF9AE}" pid="15" name="Objective-VersionComment">
    <vt:lpwstr>First version</vt:lpwstr>
  </property>
  <property fmtid="{D5CDD505-2E9C-101B-9397-08002B2CF9AE}" pid="16" name="Objective-VersionNumber">
    <vt:i4>1</vt:i4>
  </property>
  <property fmtid="{D5CDD505-2E9C-101B-9397-08002B2CF9AE}" pid="17" name="Objective-FileNumber">
    <vt:lpwstr>2007/2500278</vt:lpwstr>
  </property>
  <property fmtid="{D5CDD505-2E9C-101B-9397-08002B2CF9AE}" pid="18" name="Objective-Classification">
    <vt:lpwstr>Not classified</vt:lpwstr>
  </property>
  <property fmtid="{D5CDD505-2E9C-101B-9397-08002B2CF9AE}" pid="19" name="Objective-Caveats">
    <vt:lpwstr/>
  </property>
  <property fmtid="{D5CDD505-2E9C-101B-9397-08002B2CF9AE}" pid="20" name="KSOProductBuildVer">
    <vt:lpwstr>1033-10.2.0.5965</vt:lpwstr>
  </property>
  <property fmtid="{D5CDD505-2E9C-101B-9397-08002B2CF9AE}" pid="21" name="ContentTypeId">
    <vt:lpwstr>0x0101005453E4A9CE5A3A42965B93716DE6227D</vt:lpwstr>
  </property>
  <property fmtid="{D5CDD505-2E9C-101B-9397-08002B2CF9AE}" pid="22" name="MediaServiceImageTags">
    <vt:lpwstr/>
  </property>
</Properties>
</file>